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47B57" w14:textId="33005823" w:rsidR="004476F8" w:rsidRDefault="004476F8" w:rsidP="0007444A">
      <w:pPr>
        <w:spacing w:after="0" w:line="240" w:lineRule="auto"/>
        <w:ind w:right="-23"/>
        <w:jc w:val="center"/>
        <w:rPr>
          <w:ins w:id="1" w:author="Shaker Meguid" w:date="2018-12-23T12:55:00Z"/>
          <w:rFonts w:cs="Times New Roman"/>
          <w:b/>
          <w:color w:val="000000" w:themeColor="text1"/>
          <w:sz w:val="28"/>
          <w:szCs w:val="28"/>
          <w:shd w:val="clear" w:color="auto" w:fill="FFFFFF"/>
          <w:lang w:eastAsia="en-CA"/>
        </w:rPr>
      </w:pPr>
      <w:bookmarkStart w:id="2" w:name="_Hlk532287147"/>
      <w:bookmarkStart w:id="3" w:name="_Hlk534152477"/>
      <w:ins w:id="4" w:author="Shaker Meguid" w:date="2018-12-23T12:55:00Z">
        <w:r w:rsidRPr="004476F8">
          <w:rPr>
            <w:rFonts w:cs="Times New Roman"/>
            <w:b/>
            <w:color w:val="000000" w:themeColor="text1"/>
            <w:sz w:val="28"/>
            <w:szCs w:val="28"/>
            <w:highlight w:val="yellow"/>
            <w:shd w:val="clear" w:color="auto" w:fill="FFFFFF"/>
            <w:lang w:eastAsia="en-CA"/>
            <w:rPrChange w:id="5" w:author="Shaker Meguid" w:date="2018-12-23T12:59:00Z">
              <w:rPr>
                <w:rFonts w:cs="Times New Roman"/>
                <w:b/>
                <w:color w:val="000000" w:themeColor="text1"/>
                <w:sz w:val="28"/>
                <w:szCs w:val="28"/>
                <w:shd w:val="clear" w:color="auto" w:fill="FFFFFF"/>
                <w:lang w:eastAsia="en-CA"/>
              </w:rPr>
            </w:rPrChange>
          </w:rPr>
          <w:t>This paper is very confusing and requires major input</w:t>
        </w:r>
      </w:ins>
      <w:ins w:id="6" w:author="Shaker Meguid" w:date="2018-12-23T12:59:00Z">
        <w:r>
          <w:rPr>
            <w:rFonts w:cs="Times New Roman"/>
            <w:b/>
            <w:color w:val="000000" w:themeColor="text1"/>
            <w:sz w:val="28"/>
            <w:szCs w:val="28"/>
            <w:highlight w:val="yellow"/>
            <w:shd w:val="clear" w:color="auto" w:fill="FFFFFF"/>
            <w:lang w:eastAsia="en-CA"/>
          </w:rPr>
          <w:t xml:space="preserve"> from the two of you</w:t>
        </w:r>
      </w:ins>
      <w:ins w:id="7" w:author="Shaker Meguid" w:date="2018-12-23T12:55:00Z">
        <w:r w:rsidRPr="004476F8">
          <w:rPr>
            <w:rFonts w:cs="Times New Roman"/>
            <w:b/>
            <w:color w:val="000000" w:themeColor="text1"/>
            <w:sz w:val="28"/>
            <w:szCs w:val="28"/>
            <w:highlight w:val="yellow"/>
            <w:shd w:val="clear" w:color="auto" w:fill="FFFFFF"/>
            <w:lang w:eastAsia="en-CA"/>
            <w:rPrChange w:id="8" w:author="Shaker Meguid" w:date="2018-12-23T12:59:00Z">
              <w:rPr>
                <w:rFonts w:cs="Times New Roman"/>
                <w:b/>
                <w:color w:val="000000" w:themeColor="text1"/>
                <w:sz w:val="28"/>
                <w:szCs w:val="28"/>
                <w:shd w:val="clear" w:color="auto" w:fill="FFFFFF"/>
                <w:lang w:eastAsia="en-CA"/>
              </w:rPr>
            </w:rPrChange>
          </w:rPr>
          <w:t>.</w:t>
        </w:r>
      </w:ins>
      <w:ins w:id="9" w:author="Shaker Meguid" w:date="2018-12-23T12:56:00Z">
        <w:r w:rsidRPr="004476F8">
          <w:rPr>
            <w:rFonts w:cs="Times New Roman"/>
            <w:b/>
            <w:color w:val="000000" w:themeColor="text1"/>
            <w:sz w:val="28"/>
            <w:szCs w:val="28"/>
            <w:highlight w:val="yellow"/>
            <w:shd w:val="clear" w:color="auto" w:fill="FFFFFF"/>
            <w:lang w:eastAsia="en-CA"/>
            <w:rPrChange w:id="10" w:author="Shaker Meguid" w:date="2018-12-23T12:59:00Z">
              <w:rPr>
                <w:rFonts w:cs="Times New Roman"/>
                <w:b/>
                <w:color w:val="000000" w:themeColor="text1"/>
                <w:sz w:val="28"/>
                <w:szCs w:val="28"/>
                <w:shd w:val="clear" w:color="auto" w:fill="FFFFFF"/>
                <w:lang w:eastAsia="en-CA"/>
              </w:rPr>
            </w:rPrChange>
          </w:rPr>
          <w:t xml:space="preserve"> It lack in rigor. Please address the 3 main</w:t>
        </w:r>
        <w:r w:rsidRPr="004476F8">
          <w:rPr>
            <w:rFonts w:cs="Times New Roman"/>
            <w:b/>
            <w:color w:val="000000" w:themeColor="text1"/>
            <w:sz w:val="28"/>
            <w:szCs w:val="28"/>
            <w:highlight w:val="yellow"/>
            <w:shd w:val="clear" w:color="auto" w:fill="FFFFFF"/>
            <w:lang w:eastAsia="en-CA"/>
            <w:rPrChange w:id="11" w:author="Shaker Meguid" w:date="2018-12-23T12:59:00Z">
              <w:rPr>
                <w:rFonts w:cs="Times New Roman"/>
                <w:b/>
                <w:color w:val="000000" w:themeColor="text1"/>
                <w:sz w:val="28"/>
                <w:szCs w:val="28"/>
                <w:shd w:val="clear" w:color="auto" w:fill="FFFFFF"/>
                <w:lang w:eastAsia="en-CA"/>
              </w:rPr>
            </w:rPrChange>
          </w:rPr>
          <w:t xml:space="preserve"> objective of the work as described by my comments near end of paper. </w:t>
        </w:r>
      </w:ins>
      <w:ins w:id="12" w:author="Shaker Meguid" w:date="2018-12-23T12:57:00Z">
        <w:r w:rsidRPr="004476F8">
          <w:rPr>
            <w:rFonts w:cs="Times New Roman"/>
            <w:b/>
            <w:color w:val="000000" w:themeColor="text1"/>
            <w:sz w:val="28"/>
            <w:szCs w:val="28"/>
            <w:highlight w:val="yellow"/>
            <w:shd w:val="clear" w:color="auto" w:fill="FFFFFF"/>
            <w:lang w:eastAsia="en-CA"/>
            <w:rPrChange w:id="13" w:author="Shaker Meguid" w:date="2018-12-23T12:59:00Z">
              <w:rPr>
                <w:rFonts w:cs="Times New Roman"/>
                <w:b/>
                <w:color w:val="000000" w:themeColor="text1"/>
                <w:sz w:val="28"/>
                <w:szCs w:val="28"/>
                <w:shd w:val="clear" w:color="auto" w:fill="FFFFFF"/>
                <w:lang w:eastAsia="en-CA"/>
              </w:rPr>
            </w:rPrChange>
          </w:rPr>
          <w:t xml:space="preserve">You seem to use bold whenever you feel like </w:t>
        </w:r>
        <w:r w:rsidRPr="004476F8">
          <w:rPr>
            <w:rFonts w:cs="Times New Roman"/>
            <w:b/>
            <w:color w:val="000000" w:themeColor="text1"/>
            <w:sz w:val="28"/>
            <w:szCs w:val="28"/>
            <w:highlight w:val="yellow"/>
            <w:shd w:val="clear" w:color="auto" w:fill="FFFFFF"/>
            <w:lang w:eastAsia="en-CA"/>
            <w:rPrChange w:id="14" w:author="Shaker Meguid" w:date="2018-12-23T13:00:00Z">
              <w:rPr>
                <w:rFonts w:cs="Times New Roman"/>
                <w:b/>
                <w:color w:val="000000" w:themeColor="text1"/>
                <w:sz w:val="28"/>
                <w:szCs w:val="28"/>
                <w:shd w:val="clear" w:color="auto" w:fill="FFFFFF"/>
                <w:lang w:eastAsia="en-CA"/>
              </w:rPr>
            </w:rPrChange>
          </w:rPr>
          <w:t xml:space="preserve">it. </w:t>
        </w:r>
      </w:ins>
      <w:ins w:id="15" w:author="Shaker Meguid" w:date="2018-12-23T12:58:00Z">
        <w:r w:rsidRPr="004476F8">
          <w:rPr>
            <w:rFonts w:cs="Times New Roman"/>
            <w:b/>
            <w:color w:val="000000" w:themeColor="text1"/>
            <w:sz w:val="28"/>
            <w:szCs w:val="28"/>
            <w:highlight w:val="yellow"/>
            <w:shd w:val="clear" w:color="auto" w:fill="FFFFFF"/>
            <w:lang w:eastAsia="en-CA"/>
            <w:rPrChange w:id="16" w:author="Shaker Meguid" w:date="2018-12-23T13:00:00Z">
              <w:rPr>
                <w:rFonts w:cs="Times New Roman"/>
                <w:b/>
                <w:color w:val="000000" w:themeColor="text1"/>
                <w:sz w:val="28"/>
                <w:szCs w:val="28"/>
                <w:shd w:val="clear" w:color="auto" w:fill="FFFFFF"/>
                <w:lang w:eastAsia="en-CA"/>
              </w:rPr>
            </w:rPrChange>
          </w:rPr>
          <w:t xml:space="preserve">At the sametime, you using bold to define stress vectors and element stiffness matrices. You cannot use bold to define a diameter D or volume fraction Vf. </w:t>
        </w:r>
      </w:ins>
      <w:ins w:id="17" w:author="Shaker Meguid" w:date="2018-12-23T12:59:00Z">
        <w:r w:rsidRPr="004476F8">
          <w:rPr>
            <w:rFonts w:cs="Times New Roman"/>
            <w:b/>
            <w:color w:val="000000" w:themeColor="text1"/>
            <w:sz w:val="28"/>
            <w:szCs w:val="28"/>
            <w:highlight w:val="yellow"/>
            <w:shd w:val="clear" w:color="auto" w:fill="FFFFFF"/>
            <w:lang w:eastAsia="en-CA"/>
            <w:rPrChange w:id="18" w:author="Shaker Meguid" w:date="2018-12-23T13:00:00Z">
              <w:rPr>
                <w:rFonts w:cs="Times New Roman"/>
                <w:b/>
                <w:color w:val="000000" w:themeColor="text1"/>
                <w:sz w:val="28"/>
                <w:szCs w:val="28"/>
                <w:shd w:val="clear" w:color="auto" w:fill="FFFFFF"/>
                <w:lang w:eastAsia="en-CA"/>
              </w:rPr>
            </w:rPrChange>
          </w:rPr>
          <w:t xml:space="preserve">The figures are very poor and unfit for a scientific paper. </w:t>
        </w:r>
      </w:ins>
      <w:ins w:id="19" w:author="Shaker Meguid" w:date="2018-12-23T13:00:00Z">
        <w:r w:rsidRPr="004476F8">
          <w:rPr>
            <w:rFonts w:cs="Times New Roman"/>
            <w:b/>
            <w:color w:val="000000" w:themeColor="text1"/>
            <w:sz w:val="28"/>
            <w:szCs w:val="28"/>
            <w:highlight w:val="yellow"/>
            <w:shd w:val="clear" w:color="auto" w:fill="FFFFFF"/>
            <w:lang w:eastAsia="en-CA"/>
            <w:rPrChange w:id="20" w:author="Shaker Meguid" w:date="2018-12-23T13:00:00Z">
              <w:rPr>
                <w:rFonts w:cs="Times New Roman"/>
                <w:b/>
                <w:color w:val="000000" w:themeColor="text1"/>
                <w:sz w:val="28"/>
                <w:szCs w:val="28"/>
                <w:shd w:val="clear" w:color="auto" w:fill="FFFFFF"/>
                <w:lang w:eastAsia="en-CA"/>
              </w:rPr>
            </w:rPrChange>
          </w:rPr>
          <w:t>Redo!</w:t>
        </w:r>
      </w:ins>
    </w:p>
    <w:p w14:paraId="035F87C4" w14:textId="77777777" w:rsidR="004476F8" w:rsidRDefault="004476F8" w:rsidP="0007444A">
      <w:pPr>
        <w:spacing w:after="0" w:line="240" w:lineRule="auto"/>
        <w:ind w:right="-23"/>
        <w:jc w:val="center"/>
        <w:rPr>
          <w:ins w:id="21" w:author="Shaker Meguid" w:date="2018-12-23T12:55:00Z"/>
          <w:rFonts w:cs="Times New Roman"/>
          <w:b/>
          <w:color w:val="000000" w:themeColor="text1"/>
          <w:sz w:val="28"/>
          <w:szCs w:val="28"/>
          <w:shd w:val="clear" w:color="auto" w:fill="FFFFFF"/>
          <w:lang w:eastAsia="en-CA"/>
        </w:rPr>
      </w:pPr>
    </w:p>
    <w:p w14:paraId="463BCC7C" w14:textId="59F38AC1" w:rsidR="00676382" w:rsidRPr="00AC715E" w:rsidRDefault="00676382" w:rsidP="0007444A">
      <w:pPr>
        <w:spacing w:after="0" w:line="240" w:lineRule="auto"/>
        <w:ind w:right="-23"/>
        <w:jc w:val="center"/>
        <w:rPr>
          <w:rFonts w:cs="Times New Roman"/>
          <w:b/>
          <w:color w:val="000000" w:themeColor="text1"/>
          <w:sz w:val="28"/>
          <w:szCs w:val="28"/>
          <w:shd w:val="clear" w:color="auto" w:fill="FFFFFF"/>
          <w:lang w:eastAsia="en-CA"/>
        </w:rPr>
      </w:pPr>
      <w:r w:rsidRPr="00AC715E">
        <w:rPr>
          <w:rFonts w:cs="Times New Roman"/>
          <w:b/>
          <w:color w:val="000000" w:themeColor="text1"/>
          <w:sz w:val="28"/>
          <w:szCs w:val="28"/>
          <w:shd w:val="clear" w:color="auto" w:fill="FFFFFF"/>
          <w:lang w:eastAsia="en-CA"/>
        </w:rPr>
        <w:t xml:space="preserve">Realistic Modeling of the Complex Morphology of CNT-Reinforced Nanocomposite using Immersed Finite Element </w:t>
      </w:r>
    </w:p>
    <w:bookmarkEnd w:id="2"/>
    <w:p w14:paraId="7F209107" w14:textId="77777777" w:rsidR="00676382" w:rsidRPr="00AC715E" w:rsidRDefault="00676382" w:rsidP="0007444A">
      <w:pPr>
        <w:spacing w:before="240" w:after="0" w:line="360" w:lineRule="auto"/>
        <w:ind w:right="-23"/>
        <w:jc w:val="center"/>
        <w:rPr>
          <w:rFonts w:cs="Times New Roman"/>
          <w:b/>
          <w:szCs w:val="24"/>
        </w:rPr>
      </w:pPr>
      <w:r w:rsidRPr="00AC715E">
        <w:rPr>
          <w:rFonts w:cs="Times New Roman"/>
          <w:b/>
          <w:szCs w:val="24"/>
        </w:rPr>
        <w:t>X. Chen, A.R. Alian and S.A. Meguid*</w:t>
      </w:r>
    </w:p>
    <w:p w14:paraId="3EFC426B" w14:textId="55636CA3" w:rsidR="00DB178B" w:rsidRPr="00AC715E" w:rsidRDefault="00676382" w:rsidP="0007444A">
      <w:pPr>
        <w:spacing w:after="120"/>
        <w:ind w:right="-23"/>
        <w:jc w:val="center"/>
        <w:rPr>
          <w:rFonts w:cs="Times New Roman"/>
          <w:b/>
          <w:iCs/>
          <w:szCs w:val="24"/>
        </w:rPr>
      </w:pPr>
      <w:r w:rsidRPr="00AC715E">
        <w:rPr>
          <w:rFonts w:cs="Times New Roman"/>
          <w:b/>
          <w:iCs/>
          <w:szCs w:val="24"/>
        </w:rPr>
        <w:t xml:space="preserve">Department of Mechanical &amp; Industrial Engineering </w:t>
      </w:r>
    </w:p>
    <w:p w14:paraId="1F68AD89" w14:textId="2B74E830" w:rsidR="00676382" w:rsidRPr="00AC715E" w:rsidRDefault="00676382" w:rsidP="0007444A">
      <w:pPr>
        <w:spacing w:after="120"/>
        <w:ind w:right="-23"/>
        <w:jc w:val="center"/>
        <w:rPr>
          <w:rFonts w:cs="Times New Roman"/>
          <w:b/>
          <w:szCs w:val="24"/>
        </w:rPr>
      </w:pPr>
      <w:r w:rsidRPr="00AC715E">
        <w:rPr>
          <w:rFonts w:cs="Times New Roman"/>
          <w:b/>
          <w:iCs/>
          <w:szCs w:val="24"/>
        </w:rPr>
        <w:t xml:space="preserve">University of Toronto, Toronto, Canada </w:t>
      </w:r>
    </w:p>
    <w:p w14:paraId="0DD61B24" w14:textId="77777777" w:rsidR="00676382" w:rsidRPr="00AC715E" w:rsidRDefault="00676382" w:rsidP="0007444A">
      <w:pPr>
        <w:spacing w:before="240" w:after="240" w:line="240" w:lineRule="auto"/>
        <w:ind w:right="-23"/>
        <w:rPr>
          <w:rFonts w:asciiTheme="majorBidi" w:hAnsiTheme="majorBidi" w:cstheme="majorBidi"/>
          <w:b/>
          <w:bCs/>
          <w:szCs w:val="24"/>
        </w:rPr>
      </w:pPr>
      <w:r w:rsidRPr="00AC715E">
        <w:rPr>
          <w:rFonts w:asciiTheme="majorBidi" w:hAnsiTheme="majorBidi" w:cstheme="majorBidi"/>
          <w:b/>
          <w:bCs/>
          <w:szCs w:val="24"/>
        </w:rPr>
        <w:t xml:space="preserve">Abstract </w:t>
      </w:r>
    </w:p>
    <w:p w14:paraId="6705CC5B" w14:textId="7836447D" w:rsidR="0007444A" w:rsidRPr="0058051C" w:rsidRDefault="002A1AB9" w:rsidP="0007444A">
      <w:pPr>
        <w:spacing w:line="480" w:lineRule="auto"/>
        <w:ind w:right="-23"/>
        <w:jc w:val="both"/>
        <w:rPr>
          <w:rFonts w:asciiTheme="majorBidi" w:hAnsiTheme="majorBidi" w:cstheme="majorBidi"/>
          <w:szCs w:val="24"/>
        </w:rPr>
      </w:pPr>
      <w:r w:rsidRPr="0095398A">
        <w:rPr>
          <w:rFonts w:asciiTheme="majorBidi" w:hAnsiTheme="majorBidi" w:cstheme="majorBidi"/>
          <w:szCs w:val="24"/>
        </w:rPr>
        <w:t xml:space="preserve"> </w:t>
      </w:r>
      <w:r w:rsidR="002F67CD" w:rsidRPr="0095398A">
        <w:rPr>
          <w:rFonts w:asciiTheme="majorBidi" w:hAnsiTheme="majorBidi" w:cstheme="majorBidi"/>
          <w:szCs w:val="24"/>
        </w:rPr>
        <w:t xml:space="preserve">In this article, </w:t>
      </w:r>
      <w:r w:rsidR="00016C21">
        <w:rPr>
          <w:rFonts w:asciiTheme="majorBidi" w:hAnsiTheme="majorBidi" w:cstheme="majorBidi"/>
          <w:szCs w:val="24"/>
        </w:rPr>
        <w:t xml:space="preserve">we </w:t>
      </w:r>
      <w:r w:rsidR="00B13870" w:rsidRPr="00964ABA">
        <w:rPr>
          <w:rFonts w:asciiTheme="majorBidi" w:hAnsiTheme="majorBidi" w:cstheme="majorBidi"/>
          <w:szCs w:val="24"/>
        </w:rPr>
        <w:t xml:space="preserve">overcome the limitations of traditional finite element method </w:t>
      </w:r>
      <w:r w:rsidR="00B13870" w:rsidRPr="00521EE4">
        <w:rPr>
          <w:rFonts w:asciiTheme="majorBidi" w:hAnsiTheme="majorBidi" w:cstheme="majorBidi"/>
          <w:szCs w:val="24"/>
        </w:rPr>
        <w:t>(FEM) by providing</w:t>
      </w:r>
      <w:r w:rsidR="002F67CD" w:rsidRPr="00521EE4">
        <w:rPr>
          <w:rFonts w:asciiTheme="majorBidi" w:hAnsiTheme="majorBidi" w:cstheme="majorBidi"/>
          <w:szCs w:val="24"/>
        </w:rPr>
        <w:t xml:space="preserve"> </w:t>
      </w:r>
      <w:r w:rsidR="00B13870" w:rsidRPr="00521EE4">
        <w:rPr>
          <w:rFonts w:asciiTheme="majorBidi" w:hAnsiTheme="majorBidi" w:cstheme="majorBidi"/>
          <w:szCs w:val="24"/>
        </w:rPr>
        <w:t>a</w:t>
      </w:r>
      <w:r w:rsidR="002F67CD" w:rsidRPr="00521EE4">
        <w:rPr>
          <w:rFonts w:asciiTheme="majorBidi" w:hAnsiTheme="majorBidi" w:cstheme="majorBidi"/>
          <w:szCs w:val="24"/>
        </w:rPr>
        <w:t xml:space="preserve"> more appropriate </w:t>
      </w:r>
      <w:r w:rsidR="00AE622A" w:rsidRPr="00521EE4">
        <w:rPr>
          <w:rFonts w:asciiTheme="majorBidi" w:hAnsiTheme="majorBidi" w:cstheme="majorBidi"/>
          <w:szCs w:val="24"/>
        </w:rPr>
        <w:t xml:space="preserve">and computationally efficient </w:t>
      </w:r>
      <w:r w:rsidR="00B13870" w:rsidRPr="00521EE4">
        <w:rPr>
          <w:rFonts w:asciiTheme="majorBidi" w:hAnsiTheme="majorBidi" w:cstheme="majorBidi"/>
          <w:szCs w:val="24"/>
        </w:rPr>
        <w:t>approach for</w:t>
      </w:r>
      <w:r w:rsidR="002F67CD" w:rsidRPr="00521EE4">
        <w:rPr>
          <w:rFonts w:asciiTheme="majorBidi" w:hAnsiTheme="majorBidi" w:cstheme="majorBidi"/>
          <w:szCs w:val="24"/>
        </w:rPr>
        <w:t xml:space="preserve"> treating CNT </w:t>
      </w:r>
      <w:r w:rsidR="00AE622A" w:rsidRPr="00521EE4">
        <w:rPr>
          <w:rFonts w:asciiTheme="majorBidi" w:hAnsiTheme="majorBidi" w:cstheme="majorBidi"/>
          <w:szCs w:val="24"/>
        </w:rPr>
        <w:t>reinforced nano</w:t>
      </w:r>
      <w:r w:rsidR="002F67CD" w:rsidRPr="00521EE4">
        <w:rPr>
          <w:rFonts w:asciiTheme="majorBidi" w:hAnsiTheme="majorBidi" w:cstheme="majorBidi"/>
          <w:szCs w:val="24"/>
        </w:rPr>
        <w:t>composites</w:t>
      </w:r>
      <w:r w:rsidR="00756B34" w:rsidRPr="00521EE4">
        <w:rPr>
          <w:rFonts w:asciiTheme="majorBidi" w:hAnsiTheme="majorBidi" w:cstheme="majorBidi"/>
          <w:szCs w:val="24"/>
        </w:rPr>
        <w:t xml:space="preserve">. </w:t>
      </w:r>
      <w:r w:rsidR="00521EE4" w:rsidRPr="00AC715E">
        <w:rPr>
          <w:rFonts w:cs="Times New Roman"/>
          <w:szCs w:val="24"/>
        </w:rPr>
        <w:t xml:space="preserve">It allows us to discretize </w:t>
      </w:r>
      <w:r w:rsidR="00521EE4" w:rsidRPr="00AC715E">
        <w:rPr>
          <w:rFonts w:cs="Times New Roman" w:hint="eastAsia"/>
          <w:color w:val="555555"/>
          <w:szCs w:val="24"/>
          <w:shd w:val="clear" w:color="auto" w:fill="FFFFFF"/>
        </w:rPr>
        <w:t>each continuum in its most suitable reference frame</w:t>
      </w:r>
      <w:r w:rsidR="00016C21">
        <w:rPr>
          <w:rFonts w:cs="Times New Roman"/>
          <w:color w:val="555555"/>
          <w:szCs w:val="24"/>
          <w:shd w:val="clear" w:color="auto" w:fill="FFFFFF"/>
        </w:rPr>
        <w:t>.</w:t>
      </w:r>
      <w:r w:rsidR="00016C21">
        <w:rPr>
          <w:rFonts w:ascii="Source Sans Pro" w:hAnsi="Source Sans Pro"/>
          <w:color w:val="555555"/>
          <w:sz w:val="27"/>
          <w:szCs w:val="27"/>
          <w:shd w:val="clear" w:color="auto" w:fill="FFFFFF"/>
        </w:rPr>
        <w:t xml:space="preserve"> </w:t>
      </w:r>
      <w:r w:rsidR="00756B34" w:rsidRPr="00521EE4">
        <w:rPr>
          <w:rFonts w:asciiTheme="majorBidi" w:hAnsiTheme="majorBidi" w:cstheme="majorBidi"/>
          <w:szCs w:val="24"/>
        </w:rPr>
        <w:t xml:space="preserve">Specifically, </w:t>
      </w:r>
      <w:r w:rsidR="00B13870" w:rsidRPr="00521EE4">
        <w:rPr>
          <w:rFonts w:asciiTheme="majorBidi" w:hAnsiTheme="majorBidi" w:cstheme="majorBidi"/>
          <w:szCs w:val="24"/>
        </w:rPr>
        <w:t xml:space="preserve">the focus of our work is in </w:t>
      </w:r>
      <w:r w:rsidRPr="00521EE4">
        <w:rPr>
          <w:rFonts w:asciiTheme="majorBidi" w:hAnsiTheme="majorBidi" w:cstheme="majorBidi"/>
          <w:szCs w:val="24"/>
        </w:rPr>
        <w:t>model</w:t>
      </w:r>
      <w:r w:rsidR="00B13870" w:rsidRPr="00521EE4">
        <w:rPr>
          <w:rFonts w:asciiTheme="majorBidi" w:hAnsiTheme="majorBidi" w:cstheme="majorBidi"/>
          <w:szCs w:val="24"/>
        </w:rPr>
        <w:t>ing</w:t>
      </w:r>
      <w:r w:rsidRPr="00521EE4">
        <w:rPr>
          <w:rFonts w:asciiTheme="majorBidi" w:hAnsiTheme="majorBidi" w:cstheme="majorBidi"/>
          <w:szCs w:val="24"/>
        </w:rPr>
        <w:t xml:space="preserve"> the behavior of nanocomposites cont</w:t>
      </w:r>
      <w:r w:rsidR="00B13870" w:rsidRPr="00521EE4">
        <w:rPr>
          <w:rFonts w:asciiTheme="majorBidi" w:hAnsiTheme="majorBidi" w:cstheme="majorBidi"/>
          <w:szCs w:val="24"/>
        </w:rPr>
        <w:t xml:space="preserve">aining high volume fractions and complex </w:t>
      </w:r>
      <w:r w:rsidR="00AE622A" w:rsidRPr="00521EE4">
        <w:rPr>
          <w:rFonts w:asciiTheme="majorBidi" w:hAnsiTheme="majorBidi" w:cstheme="majorBidi"/>
          <w:szCs w:val="24"/>
        </w:rPr>
        <w:t>morphologies</w:t>
      </w:r>
      <w:r w:rsidR="00B13870" w:rsidRPr="00521EE4">
        <w:rPr>
          <w:rFonts w:asciiTheme="majorBidi" w:hAnsiTheme="majorBidi" w:cstheme="majorBidi"/>
          <w:szCs w:val="24"/>
        </w:rPr>
        <w:t xml:space="preserve"> of CNTs</w:t>
      </w:r>
      <w:r w:rsidR="00AE622A" w:rsidRPr="00521EE4">
        <w:rPr>
          <w:rFonts w:asciiTheme="majorBidi" w:hAnsiTheme="majorBidi" w:cstheme="majorBidi"/>
          <w:szCs w:val="24"/>
        </w:rPr>
        <w:t xml:space="preserve"> </w:t>
      </w:r>
      <w:r w:rsidR="00756B34" w:rsidRPr="00521EE4">
        <w:rPr>
          <w:rFonts w:asciiTheme="majorBidi" w:hAnsiTheme="majorBidi" w:cstheme="majorBidi"/>
          <w:szCs w:val="24"/>
        </w:rPr>
        <w:t xml:space="preserve">without </w:t>
      </w:r>
      <w:r w:rsidR="00B13870" w:rsidRPr="00521EE4">
        <w:rPr>
          <w:rFonts w:asciiTheme="majorBidi" w:hAnsiTheme="majorBidi" w:cstheme="majorBidi"/>
          <w:szCs w:val="24"/>
        </w:rPr>
        <w:t xml:space="preserve">applying </w:t>
      </w:r>
      <w:r w:rsidR="00756B34" w:rsidRPr="00521EE4">
        <w:rPr>
          <w:rFonts w:asciiTheme="majorBidi" w:hAnsiTheme="majorBidi" w:cstheme="majorBidi"/>
          <w:szCs w:val="24"/>
        </w:rPr>
        <w:t>gross simplifying assumptions</w:t>
      </w:r>
      <w:r w:rsidR="0058051C">
        <w:rPr>
          <w:rFonts w:asciiTheme="majorBidi" w:hAnsiTheme="majorBidi" w:cstheme="majorBidi"/>
          <w:szCs w:val="24"/>
        </w:rPr>
        <w:t xml:space="preserve"> and/or </w:t>
      </w:r>
      <w:r w:rsidR="00016C21" w:rsidRPr="00D315B8">
        <w:rPr>
          <w:rFonts w:ascii="Source Sans Pro" w:hAnsi="Source Sans Pro" w:hint="eastAsia"/>
          <w:szCs w:val="24"/>
          <w:shd w:val="clear" w:color="auto" w:fill="FFFFFF"/>
        </w:rPr>
        <w:t>costly re-meshing</w:t>
      </w:r>
      <w:r w:rsidR="00756B34" w:rsidRPr="00AC715E">
        <w:rPr>
          <w:rFonts w:asciiTheme="majorBidi" w:hAnsiTheme="majorBidi" w:cstheme="majorBidi"/>
          <w:szCs w:val="24"/>
        </w:rPr>
        <w:t>.</w:t>
      </w:r>
      <w:r w:rsidR="00756B34" w:rsidRPr="00521EE4">
        <w:rPr>
          <w:rFonts w:asciiTheme="majorBidi" w:hAnsiTheme="majorBidi" w:cstheme="majorBidi"/>
          <w:szCs w:val="24"/>
        </w:rPr>
        <w:t xml:space="preserve"> Our </w:t>
      </w:r>
      <w:commentRangeStart w:id="22"/>
      <w:commentRangeStart w:id="23"/>
      <w:r w:rsidR="00756B34" w:rsidRPr="00AC715E">
        <w:rPr>
          <w:rFonts w:asciiTheme="majorBidi" w:hAnsiTheme="majorBidi" w:cstheme="majorBidi"/>
          <w:szCs w:val="24"/>
          <w:highlight w:val="yellow"/>
        </w:rPr>
        <w:t>newly</w:t>
      </w:r>
      <w:commentRangeEnd w:id="22"/>
      <w:r w:rsidR="00B13870" w:rsidRPr="00AC715E">
        <w:rPr>
          <w:rStyle w:val="af"/>
          <w:sz w:val="24"/>
          <w:szCs w:val="24"/>
        </w:rPr>
        <w:commentReference w:id="22"/>
      </w:r>
      <w:commentRangeEnd w:id="23"/>
      <w:r w:rsidR="00AC715E">
        <w:rPr>
          <w:rStyle w:val="af"/>
        </w:rPr>
        <w:commentReference w:id="23"/>
      </w:r>
      <w:r w:rsidR="00756B34" w:rsidRPr="0095398A">
        <w:rPr>
          <w:rFonts w:asciiTheme="majorBidi" w:hAnsiTheme="majorBidi" w:cstheme="majorBidi"/>
          <w:szCs w:val="24"/>
        </w:rPr>
        <w:t xml:space="preserve"> devised approach relies on the use of</w:t>
      </w:r>
      <w:r w:rsidR="00676382" w:rsidRPr="0095398A">
        <w:rPr>
          <w:rFonts w:asciiTheme="majorBidi" w:hAnsiTheme="majorBidi" w:cstheme="majorBidi"/>
          <w:szCs w:val="24"/>
        </w:rPr>
        <w:t xml:space="preserve"> unmatched meshing in</w:t>
      </w:r>
      <w:r w:rsidR="00756B34" w:rsidRPr="00D315B8">
        <w:rPr>
          <w:rFonts w:asciiTheme="majorBidi" w:hAnsiTheme="majorBidi" w:cstheme="majorBidi"/>
          <w:szCs w:val="24"/>
        </w:rPr>
        <w:t xml:space="preserve"> </w:t>
      </w:r>
      <w:r w:rsidR="00D315B8" w:rsidRPr="00D315B8">
        <w:rPr>
          <w:rFonts w:asciiTheme="majorBidi" w:hAnsiTheme="majorBidi" w:cstheme="majorBidi"/>
          <w:szCs w:val="24"/>
        </w:rPr>
        <w:t xml:space="preserve">an </w:t>
      </w:r>
      <w:r w:rsidR="00D315B8" w:rsidRPr="00D315B8">
        <w:rPr>
          <w:rFonts w:asciiTheme="majorBidi" w:hAnsiTheme="majorBidi" w:cstheme="majorBidi"/>
          <w:i/>
          <w:szCs w:val="24"/>
        </w:rPr>
        <w:t>immersed</w:t>
      </w:r>
      <w:r w:rsidR="00D315B8" w:rsidRPr="00D315B8">
        <w:rPr>
          <w:rFonts w:asciiTheme="majorBidi" w:hAnsiTheme="majorBidi" w:cstheme="majorBidi"/>
          <w:szCs w:val="24"/>
        </w:rPr>
        <w:t xml:space="preserve"> FEM type algorithm</w:t>
      </w:r>
      <w:r w:rsidR="00676382" w:rsidRPr="00521EE4">
        <w:rPr>
          <w:rFonts w:asciiTheme="majorBidi" w:hAnsiTheme="majorBidi" w:cstheme="majorBidi"/>
          <w:szCs w:val="24"/>
        </w:rPr>
        <w:t xml:space="preserve"> in which the composite constituents are </w:t>
      </w:r>
      <w:r w:rsidR="00B13870" w:rsidRPr="00521EE4">
        <w:rPr>
          <w:rFonts w:asciiTheme="majorBidi" w:hAnsiTheme="majorBidi" w:cstheme="majorBidi"/>
          <w:szCs w:val="24"/>
        </w:rPr>
        <w:t xml:space="preserve">discritized </w:t>
      </w:r>
      <w:r w:rsidR="00676382" w:rsidRPr="00521EE4">
        <w:rPr>
          <w:rFonts w:asciiTheme="majorBidi" w:hAnsiTheme="majorBidi" w:cstheme="majorBidi"/>
          <w:szCs w:val="24"/>
        </w:rPr>
        <w:t>independently</w:t>
      </w:r>
      <w:r w:rsidR="0058051C">
        <w:rPr>
          <w:rFonts w:asciiTheme="majorBidi" w:hAnsiTheme="majorBidi" w:cstheme="majorBidi"/>
          <w:szCs w:val="24"/>
        </w:rPr>
        <w:t>,</w:t>
      </w:r>
      <w:r w:rsidR="00676382" w:rsidRPr="00521EE4">
        <w:rPr>
          <w:rFonts w:asciiTheme="majorBidi" w:hAnsiTheme="majorBidi" w:cstheme="majorBidi"/>
          <w:szCs w:val="24"/>
        </w:rPr>
        <w:t xml:space="preserve"> but simulated as a coupled system. The most important advantage of the newly developed </w:t>
      </w:r>
      <w:r w:rsidR="00B13870" w:rsidRPr="00521EE4">
        <w:rPr>
          <w:rFonts w:asciiTheme="majorBidi" w:hAnsiTheme="majorBidi" w:cstheme="majorBidi"/>
          <w:szCs w:val="24"/>
        </w:rPr>
        <w:t xml:space="preserve">approach </w:t>
      </w:r>
      <w:r w:rsidR="00676382" w:rsidRPr="00521EE4">
        <w:rPr>
          <w:rFonts w:asciiTheme="majorBidi" w:hAnsiTheme="majorBidi" w:cstheme="majorBidi"/>
          <w:szCs w:val="24"/>
        </w:rPr>
        <w:t>is that the polymer can always be discretized as a regular grid, irrespective of the complex nature of the CNT network</w:t>
      </w:r>
      <w:r w:rsidR="0095398A" w:rsidRPr="00521EE4">
        <w:rPr>
          <w:rFonts w:asciiTheme="majorBidi" w:hAnsiTheme="majorBidi" w:cstheme="majorBidi"/>
          <w:szCs w:val="24"/>
        </w:rPr>
        <w:t xml:space="preserve">. In this approach, </w:t>
      </w:r>
      <w:r w:rsidR="00676382" w:rsidRPr="00521EE4">
        <w:rPr>
          <w:rFonts w:asciiTheme="majorBidi" w:hAnsiTheme="majorBidi" w:cstheme="majorBidi"/>
          <w:szCs w:val="24"/>
        </w:rPr>
        <w:t xml:space="preserve"> </w:t>
      </w:r>
      <w:r w:rsidR="0095398A" w:rsidRPr="00521EE4">
        <w:rPr>
          <w:rFonts w:asciiTheme="majorBidi" w:hAnsiTheme="majorBidi" w:cstheme="majorBidi"/>
          <w:szCs w:val="24"/>
        </w:rPr>
        <w:t>the fully bonded CNTs and the polymeric matrix</w:t>
      </w:r>
      <w:r w:rsidR="0095398A" w:rsidRPr="00521EE4" w:rsidDel="0095398A">
        <w:rPr>
          <w:rFonts w:asciiTheme="majorBidi" w:hAnsiTheme="majorBidi" w:cstheme="majorBidi"/>
          <w:szCs w:val="24"/>
        </w:rPr>
        <w:t xml:space="preserve"> </w:t>
      </w:r>
      <w:r w:rsidR="00676382" w:rsidRPr="00016C21">
        <w:rPr>
          <w:rFonts w:asciiTheme="majorBidi" w:hAnsiTheme="majorBidi" w:cstheme="majorBidi"/>
          <w:szCs w:val="24"/>
        </w:rPr>
        <w:t>strictly obey the equilibrium equations of</w:t>
      </w:r>
      <w:r w:rsidR="0095398A" w:rsidRPr="00016C21">
        <w:rPr>
          <w:rFonts w:asciiTheme="majorBidi" w:hAnsiTheme="majorBidi" w:cstheme="majorBidi"/>
          <w:szCs w:val="24"/>
        </w:rPr>
        <w:t xml:space="preserve"> the system.</w:t>
      </w:r>
      <w:r w:rsidR="00676382" w:rsidRPr="00016C21">
        <w:rPr>
          <w:rFonts w:asciiTheme="majorBidi" w:hAnsiTheme="majorBidi" w:cstheme="majorBidi"/>
          <w:szCs w:val="24"/>
        </w:rPr>
        <w:t xml:space="preserve">. The developed modeling approach allowed us to simulate realistic representative volume elements </w:t>
      </w:r>
      <w:r w:rsidR="008377CA" w:rsidRPr="00016C21">
        <w:rPr>
          <w:rFonts w:asciiTheme="majorBidi" w:hAnsiTheme="majorBidi" w:cstheme="majorBidi"/>
          <w:szCs w:val="24"/>
        </w:rPr>
        <w:t>containing</w:t>
      </w:r>
      <w:r w:rsidR="00676382" w:rsidRPr="00016C21">
        <w:rPr>
          <w:rFonts w:asciiTheme="majorBidi" w:hAnsiTheme="majorBidi" w:cstheme="majorBidi"/>
          <w:szCs w:val="24"/>
        </w:rPr>
        <w:t xml:space="preserve"> randomly dispersed CNTs of different </w:t>
      </w:r>
      <w:r w:rsidR="00E232B4" w:rsidRPr="00016C21">
        <w:rPr>
          <w:rFonts w:asciiTheme="majorBidi" w:hAnsiTheme="majorBidi" w:cstheme="majorBidi" w:hint="eastAsia"/>
          <w:szCs w:val="24"/>
          <w:lang w:eastAsia="zh-CN"/>
        </w:rPr>
        <w:t>mo</w:t>
      </w:r>
      <w:r w:rsidR="00E232B4" w:rsidRPr="00016C21">
        <w:rPr>
          <w:rFonts w:asciiTheme="majorBidi" w:hAnsiTheme="majorBidi" w:cstheme="majorBidi"/>
          <w:szCs w:val="24"/>
        </w:rPr>
        <w:t xml:space="preserve">rphologies, </w:t>
      </w:r>
      <w:r w:rsidR="00676382" w:rsidRPr="00016C21">
        <w:rPr>
          <w:rFonts w:asciiTheme="majorBidi" w:hAnsiTheme="majorBidi" w:cstheme="majorBidi"/>
          <w:szCs w:val="24"/>
        </w:rPr>
        <w:t>curvatures, orientations, aspect ratios</w:t>
      </w:r>
      <w:r w:rsidR="0095398A" w:rsidRPr="00016C21">
        <w:rPr>
          <w:rFonts w:asciiTheme="majorBidi" w:hAnsiTheme="majorBidi" w:cstheme="majorBidi"/>
          <w:szCs w:val="24"/>
        </w:rPr>
        <w:t xml:space="preserve"> </w:t>
      </w:r>
      <w:r w:rsidR="0095398A" w:rsidRPr="00FD42AB">
        <w:rPr>
          <w:rFonts w:asciiTheme="majorBidi" w:hAnsiTheme="majorBidi" w:cstheme="majorBidi"/>
          <w:szCs w:val="24"/>
          <w:highlight w:val="green"/>
        </w:rPr>
        <w:t>and large volume fractions that are 10 times some of the existing efforts in the literature</w:t>
      </w:r>
      <w:r w:rsidR="00676382" w:rsidRPr="00FD42AB">
        <w:rPr>
          <w:rFonts w:asciiTheme="majorBidi" w:hAnsiTheme="majorBidi" w:cstheme="majorBidi"/>
          <w:szCs w:val="24"/>
          <w:highlight w:val="green"/>
        </w:rPr>
        <w:t>.</w:t>
      </w:r>
      <w:r w:rsidR="00676382" w:rsidRPr="00016C21">
        <w:rPr>
          <w:rFonts w:asciiTheme="majorBidi" w:hAnsiTheme="majorBidi" w:cstheme="majorBidi"/>
          <w:szCs w:val="24"/>
        </w:rPr>
        <w:t xml:space="preserve"> </w:t>
      </w:r>
      <w:r w:rsidR="0095398A" w:rsidRPr="0058051C">
        <w:rPr>
          <w:rFonts w:asciiTheme="majorBidi" w:hAnsiTheme="majorBidi" w:cstheme="majorBidi"/>
          <w:szCs w:val="24"/>
        </w:rPr>
        <w:t>T</w:t>
      </w:r>
      <w:r w:rsidR="008377CA" w:rsidRPr="0058051C">
        <w:rPr>
          <w:rFonts w:asciiTheme="majorBidi" w:hAnsiTheme="majorBidi" w:cstheme="majorBidi"/>
          <w:szCs w:val="24"/>
        </w:rPr>
        <w:t>he newly</w:t>
      </w:r>
      <w:r w:rsidR="00676382" w:rsidRPr="0058051C">
        <w:rPr>
          <w:rFonts w:asciiTheme="majorBidi" w:hAnsiTheme="majorBidi" w:cstheme="majorBidi"/>
          <w:szCs w:val="24"/>
        </w:rPr>
        <w:t xml:space="preserve"> developed </w:t>
      </w:r>
      <w:r w:rsidR="0095398A" w:rsidRPr="0058051C">
        <w:rPr>
          <w:rFonts w:asciiTheme="majorBidi" w:hAnsiTheme="majorBidi" w:cstheme="majorBidi"/>
          <w:szCs w:val="24"/>
        </w:rPr>
        <w:lastRenderedPageBreak/>
        <w:t xml:space="preserve">approach </w:t>
      </w:r>
      <w:r w:rsidR="00676382" w:rsidRPr="0058051C">
        <w:rPr>
          <w:rFonts w:asciiTheme="majorBidi" w:hAnsiTheme="majorBidi" w:cstheme="majorBidi"/>
          <w:szCs w:val="24"/>
        </w:rPr>
        <w:t xml:space="preserve">is used to determine the effect of CNT </w:t>
      </w:r>
      <w:r w:rsidR="00E232B4" w:rsidRPr="0058051C">
        <w:rPr>
          <w:rFonts w:asciiTheme="majorBidi" w:hAnsiTheme="majorBidi" w:cstheme="majorBidi"/>
          <w:szCs w:val="24"/>
        </w:rPr>
        <w:t>waviness</w:t>
      </w:r>
      <w:r w:rsidR="00676382" w:rsidRPr="0058051C">
        <w:rPr>
          <w:rFonts w:asciiTheme="majorBidi" w:hAnsiTheme="majorBidi" w:cstheme="majorBidi"/>
          <w:szCs w:val="24"/>
        </w:rPr>
        <w:t xml:space="preserve"> and volume fraction on the mechanical properties of </w:t>
      </w:r>
      <w:r w:rsidR="0095398A" w:rsidRPr="0058051C">
        <w:rPr>
          <w:rFonts w:asciiTheme="majorBidi" w:hAnsiTheme="majorBidi" w:cstheme="majorBidi"/>
          <w:szCs w:val="24"/>
        </w:rPr>
        <w:t xml:space="preserve">a </w:t>
      </w:r>
      <w:r w:rsidR="00676382" w:rsidRPr="0058051C">
        <w:rPr>
          <w:rFonts w:asciiTheme="majorBidi" w:hAnsiTheme="majorBidi" w:cstheme="majorBidi"/>
          <w:szCs w:val="24"/>
        </w:rPr>
        <w:t>polymeric nanocomposite.</w:t>
      </w:r>
      <w:r w:rsidR="002146FF" w:rsidRPr="0058051C">
        <w:rPr>
          <w:rFonts w:asciiTheme="majorBidi" w:hAnsiTheme="majorBidi" w:cstheme="majorBidi"/>
          <w:szCs w:val="24"/>
        </w:rPr>
        <w:t xml:space="preserve"> </w:t>
      </w:r>
      <w:r w:rsidR="004056E4">
        <w:rPr>
          <w:rFonts w:asciiTheme="majorBidi" w:hAnsiTheme="majorBidi" w:cstheme="majorBidi"/>
          <w:szCs w:val="24"/>
        </w:rPr>
        <w:t>O</w:t>
      </w:r>
      <w:r w:rsidR="004056E4" w:rsidRPr="004056E4">
        <w:rPr>
          <w:rFonts w:asciiTheme="majorBidi" w:hAnsiTheme="majorBidi" w:cstheme="majorBidi"/>
          <w:szCs w:val="24"/>
        </w:rPr>
        <w:t>ur results are in excellent quantitative agreement with the corresponding reported data in the literature which are based on different simulation platform</w:t>
      </w:r>
      <w:r w:rsidR="004056E4">
        <w:rPr>
          <w:rFonts w:asciiTheme="majorBidi" w:hAnsiTheme="majorBidi" w:cstheme="majorBidi"/>
          <w:szCs w:val="24"/>
        </w:rPr>
        <w:t>.</w:t>
      </w:r>
    </w:p>
    <w:p w14:paraId="372C0348" w14:textId="27CA6C59" w:rsidR="0095398A" w:rsidRDefault="00676382" w:rsidP="0095398A">
      <w:pPr>
        <w:spacing w:line="480" w:lineRule="auto"/>
        <w:ind w:left="1418" w:right="-23" w:hanging="1418"/>
        <w:jc w:val="both"/>
        <w:rPr>
          <w:ins w:id="24" w:author="Shaker Meguid" w:date="2018-12-22T16:35:00Z"/>
          <w:rFonts w:asciiTheme="majorBidi" w:hAnsiTheme="majorBidi" w:cstheme="majorBidi"/>
          <w:szCs w:val="24"/>
        </w:rPr>
      </w:pPr>
      <w:r w:rsidRPr="00D315B8">
        <w:rPr>
          <w:rFonts w:asciiTheme="majorBidi" w:hAnsiTheme="majorBidi" w:cstheme="majorBidi"/>
          <w:b/>
          <w:bCs/>
          <w:szCs w:val="24"/>
        </w:rPr>
        <w:t xml:space="preserve">Keywords: </w:t>
      </w:r>
      <w:r w:rsidRPr="00D315B8">
        <w:rPr>
          <w:rFonts w:asciiTheme="majorBidi" w:hAnsiTheme="majorBidi" w:cstheme="majorBidi"/>
          <w:szCs w:val="24"/>
        </w:rPr>
        <w:t>I</w:t>
      </w:r>
      <w:r w:rsidRPr="0095398A">
        <w:rPr>
          <w:rFonts w:asciiTheme="majorBidi" w:hAnsiTheme="majorBidi" w:cstheme="majorBidi"/>
          <w:szCs w:val="24"/>
        </w:rPr>
        <w:t xml:space="preserve">mmersed </w:t>
      </w:r>
      <w:r w:rsidR="005B639F" w:rsidRPr="0095398A">
        <w:rPr>
          <w:rFonts w:asciiTheme="majorBidi" w:hAnsiTheme="majorBidi" w:cstheme="majorBidi"/>
          <w:szCs w:val="24"/>
        </w:rPr>
        <w:t>f</w:t>
      </w:r>
      <w:r w:rsidRPr="0095398A">
        <w:rPr>
          <w:rFonts w:asciiTheme="majorBidi" w:hAnsiTheme="majorBidi" w:cstheme="majorBidi"/>
          <w:szCs w:val="24"/>
        </w:rPr>
        <w:t xml:space="preserve">inite </w:t>
      </w:r>
      <w:r w:rsidR="005B639F" w:rsidRPr="0095398A">
        <w:rPr>
          <w:rFonts w:asciiTheme="majorBidi" w:hAnsiTheme="majorBidi" w:cstheme="majorBidi"/>
          <w:szCs w:val="24"/>
        </w:rPr>
        <w:t>e</w:t>
      </w:r>
      <w:r w:rsidRPr="0095398A">
        <w:rPr>
          <w:rFonts w:asciiTheme="majorBidi" w:hAnsiTheme="majorBidi" w:cstheme="majorBidi"/>
          <w:szCs w:val="24"/>
        </w:rPr>
        <w:t xml:space="preserve">lement method, mechanical properties, </w:t>
      </w:r>
      <w:r w:rsidR="00C81136" w:rsidRPr="0095398A">
        <w:rPr>
          <w:rFonts w:asciiTheme="majorBidi" w:hAnsiTheme="majorBidi" w:cstheme="majorBidi"/>
          <w:szCs w:val="24"/>
        </w:rPr>
        <w:t>CNT</w:t>
      </w:r>
      <w:r w:rsidR="00C81136" w:rsidRPr="00141658">
        <w:rPr>
          <w:rFonts w:asciiTheme="majorBidi" w:hAnsiTheme="majorBidi" w:cstheme="majorBidi"/>
          <w:szCs w:val="24"/>
        </w:rPr>
        <w:t xml:space="preserve">, </w:t>
      </w:r>
      <w:r w:rsidR="00C81136" w:rsidRPr="00964ABA">
        <w:rPr>
          <w:rFonts w:asciiTheme="majorBidi" w:hAnsiTheme="majorBidi" w:cstheme="majorBidi"/>
          <w:szCs w:val="24"/>
        </w:rPr>
        <w:t>polymer</w:t>
      </w:r>
      <w:r w:rsidRPr="00F465C0">
        <w:rPr>
          <w:rFonts w:asciiTheme="majorBidi" w:hAnsiTheme="majorBidi" w:cstheme="majorBidi"/>
          <w:szCs w:val="24"/>
        </w:rPr>
        <w:t>, nanocomposites</w:t>
      </w:r>
      <w:r w:rsidR="00407B2F" w:rsidRPr="00F465C0">
        <w:rPr>
          <w:rFonts w:asciiTheme="majorBidi" w:hAnsiTheme="majorBidi" w:cstheme="majorBidi"/>
          <w:szCs w:val="24"/>
        </w:rPr>
        <w:t>, morphology.</w:t>
      </w:r>
    </w:p>
    <w:p w14:paraId="6B40648D" w14:textId="77777777" w:rsidR="0095398A" w:rsidRDefault="0095398A">
      <w:pPr>
        <w:rPr>
          <w:ins w:id="25" w:author="Shaker Meguid" w:date="2018-12-22T16:35:00Z"/>
          <w:rFonts w:asciiTheme="majorBidi" w:hAnsiTheme="majorBidi" w:cstheme="majorBidi"/>
          <w:szCs w:val="24"/>
        </w:rPr>
      </w:pPr>
      <w:ins w:id="26" w:author="Shaker Meguid" w:date="2018-12-22T16:35:00Z">
        <w:r>
          <w:rPr>
            <w:rFonts w:asciiTheme="majorBidi" w:hAnsiTheme="majorBidi" w:cstheme="majorBidi"/>
            <w:szCs w:val="24"/>
          </w:rPr>
          <w:br w:type="page"/>
        </w:r>
      </w:ins>
    </w:p>
    <w:p w14:paraId="5FDB7F87" w14:textId="77777777" w:rsidR="00676382" w:rsidRPr="00D315B8" w:rsidRDefault="00676382" w:rsidP="0007444A">
      <w:pPr>
        <w:pStyle w:val="1"/>
        <w:ind w:left="284" w:right="-23" w:hanging="284"/>
        <w:rPr>
          <w:sz w:val="24"/>
        </w:rPr>
      </w:pPr>
      <w:r w:rsidRPr="00D315B8">
        <w:rPr>
          <w:sz w:val="24"/>
        </w:rPr>
        <w:lastRenderedPageBreak/>
        <w:t>Introduction</w:t>
      </w:r>
    </w:p>
    <w:p w14:paraId="02B83C3B" w14:textId="61F0BCBF" w:rsidR="00676382" w:rsidRPr="0095398A" w:rsidRDefault="00802955" w:rsidP="0007444A">
      <w:pPr>
        <w:spacing w:before="120" w:line="360" w:lineRule="auto"/>
        <w:ind w:right="-23"/>
        <w:jc w:val="both"/>
        <w:rPr>
          <w:rFonts w:asciiTheme="majorBidi" w:hAnsiTheme="majorBidi" w:cstheme="majorBidi"/>
          <w:szCs w:val="24"/>
        </w:rPr>
      </w:pPr>
      <w:r w:rsidRPr="0095398A">
        <w:rPr>
          <w:rFonts w:asciiTheme="majorBidi" w:hAnsiTheme="majorBidi" w:cstheme="majorBidi"/>
          <w:szCs w:val="24"/>
        </w:rPr>
        <w:t>C</w:t>
      </w:r>
      <w:r w:rsidR="00676382" w:rsidRPr="0095398A">
        <w:rPr>
          <w:rFonts w:asciiTheme="majorBidi" w:hAnsiTheme="majorBidi" w:cstheme="majorBidi"/>
          <w:szCs w:val="24"/>
        </w:rPr>
        <w:t>arbon nanotubes (CNTs) have attracted considerable interest due to their remarkable mechanical</w:t>
      </w:r>
      <w:r w:rsidR="00066678" w:rsidRPr="0095398A">
        <w:rPr>
          <w:rFonts w:asciiTheme="majorBidi" w:hAnsiTheme="majorBidi" w:cstheme="majorBidi"/>
          <w:szCs w:val="24"/>
        </w:rPr>
        <w:t xml:space="preserve"> </w:t>
      </w:r>
      <w:r w:rsidR="0006667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lUmQXlsC","properties":{"formattedCitation":"[1\\uc0\\u8211{}4]","plainCitation":"[1–4]","noteIndex":0},"citationItems":[{"id":"R6q3pB8V/YgsL0bhE","uris":["http://zotero.org/users/2762625/items/394HWV9D"],"uri":["http://zotero.org/users/2762625/items/394HWV9D"],"itemData":{"id":23,"type":"article-journal","title":"Young’s modulus of single-walled nanotubes","container-title":"Physical Review B","page":"14013-14019","volume":"58","issue":"20","source":"CrossRef","DOI":"10.1103/PhysRevB.58.14013","ISSN":"0163-1829, 1095-3795","language":"en","author":[{"family":"Krishnan","given":"A."},{"family":"Dujardin","given":"E."},{"family":"Ebbesen","given":"T. W."},{"family":"Yianilos","given":"P. N."},{"family":"Treacy","given":"M. M. J."}],"issued":{"date-parts":[["1998",11,15]]}}},{"id":"R6q3pB8V/TICAsKB1","uris":["http://zotero.org/users/2762625/items/6DHUU7ZP"],"uri":["http://zotero.org/users/2762625/items/6DHUU7ZP"],"itemData":{"id":875,"type":"article-journal","title":"Nanomechanics of Carbon Tubes: Instabilities beyond Linear Response","container-title":"Physical Review Letters","page":"2511-2514","volume":"76","issue":"14","source":"CrossRef","DOI":"10.1103/PhysRevLett.76.2511","ISSN":"0031-9007, 1079-7114","shortTitle":"Nanomechanics of Carbon Tubes","language":"en","author":[{"family":"Yakobson","given":"B. I."},{"family":"Brabec","given":"C. J."},{"family":"Bernholc","given":"J."}],"issued":{"date-parts":[["1996",4,1]]}}},{"id":"R6q3pB8V/KaJSiLPi","uris":["http://zotero.org/users/2762625/items/74EM3FPM"],"uri":["http://zotero.org/users/2762625/items/74EM3FPM"],"itemData":{"id":876,"type":"article-journal","title":"Nanobeam Mechanics: Elasticity, Strength, and Toughness of Nanorods and Nanotubes","container-title":"Science","page":"1971-1975","volume":"277","issue":"5334","source":"CrossRef","DOI":"10.1126/science.277.5334.1971","ISSN":"00368075, 10959203","shortTitle":"Nanobeam Mechanics","author":[{"family":"Wong","given":"E. W."}],"issued":{"date-parts":[["1997",9,26]]}}},{"id":"R6q3pB8V/8q2eWFJn","uris":["http://zotero.org/users/2762625/items/JC7ZQKF8"],"uri":["http://zotero.org/users/2762625/items/JC7ZQKF8"],"itemData":{"id":227,"type":"article-journal","title":"Exceptionally high Young's modulus observed for individual carbon nanotubes","container-title":"Nature","page":"678-680","volume":"381","issue":"6584","source":"CrossRef","DOI":"10.1038/381678a0","ISSN":"0028-0836","author":[{"family":"Treacy","given":"M. M. J."},{"family":"Ebbesen","given":"T. W."},{"family":"Gibson","given":"J. M."}],"issued":{"date-parts":[["1996",6,20]]}}}],"schema":"https://github.com/citation-style-language/schema/raw/master/csl-citation.json"} </w:instrText>
      </w:r>
      <w:r w:rsidR="00066678" w:rsidRPr="0095398A">
        <w:rPr>
          <w:rFonts w:asciiTheme="majorBidi" w:hAnsiTheme="majorBidi" w:cstheme="majorBidi"/>
          <w:szCs w:val="24"/>
        </w:rPr>
        <w:fldChar w:fldCharType="separate"/>
      </w:r>
      <w:r w:rsidR="00066678" w:rsidRPr="0095398A">
        <w:rPr>
          <w:rFonts w:asciiTheme="majorBidi" w:hAnsiTheme="majorBidi" w:cstheme="majorBidi"/>
          <w:szCs w:val="24"/>
        </w:rPr>
        <w:t>[1–4]</w:t>
      </w:r>
      <w:r w:rsidR="00066678" w:rsidRPr="0095398A">
        <w:rPr>
          <w:rFonts w:asciiTheme="majorBidi" w:hAnsiTheme="majorBidi" w:cstheme="majorBidi"/>
          <w:szCs w:val="24"/>
        </w:rPr>
        <w:fldChar w:fldCharType="end"/>
      </w:r>
      <w:r w:rsidRPr="0095398A">
        <w:rPr>
          <w:rFonts w:asciiTheme="majorBidi" w:hAnsiTheme="majorBidi" w:cstheme="majorBidi"/>
          <w:szCs w:val="24"/>
        </w:rPr>
        <w:t>, electrical</w:t>
      </w:r>
      <w:r w:rsidR="00066678" w:rsidRPr="0095398A">
        <w:rPr>
          <w:rFonts w:asciiTheme="majorBidi" w:hAnsiTheme="majorBidi" w:cstheme="majorBidi"/>
          <w:szCs w:val="24"/>
        </w:rPr>
        <w:t xml:space="preserve"> </w:t>
      </w:r>
      <w:r w:rsidR="0006667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15437naL","properties":{"formattedCitation":"[5\\uc0\\u8211{}7]","plainCitation":"[5–7]","noteIndex":0},"citationItems":[{"id":"R6q3pB8V/dsfELsx5","uris":["http://zotero.org/users/2762625/items/7AJ98WXB"],"uri":["http://zotero.org/users/2762625/items/7AJ98WXB"],"itemData":{"id":73,"type":"article-journal","title":"Thermal conductivity of single-walled carbon nanotubes","container-title":"Physical Review B","page":"2514-2516","volume":"59","issue":"4","source":"CrossRef","DOI":"10.1103/PhysRevB.59.R2514","ISSN":"0163-1829, 1095-3795","language":"en","author":[{"family":"Hone","given":"J."},{"family":"Whitney","given":"M."},{"family":"Piskoti","given":"C."},{"family":"Zettl","given":"A."}],"issued":{"date-parts":[["1999",1,15]]}}},{"id":"R6q3pB8V/ZthVxqWH","uris":["http://zotero.org/users/2762625/items/LPZGPRCL"],"uri":["http://zotero.org/users/2762625/items/LPZGPRCL"],"itemData":{"id":1432,"type":"article-journal","title":"Individual single-wall carbon nanotubes as quantum wires","container-title":"Nature","page":"474","volume":"386","journalAbbreviation":"Nature","author":[{"family":"Tans","given":"Sander J."},{"family":"Devoret","given":"Michel H."},{"family":"Dai","given":"Hongjie"},{"family":"Thess","given":"Andreas"},{"family":"Smalley","given":"Richard E."},{"family":"Geerligs","given":"L. J."},{"family":"Dekker","given":"Cees"}],"issued":{"date-parts":[["1997",4,3]]}}},{"id":"R6q3pB8V/4aofbZpG","uris":["http://zotero.org/users/2762625/items/HG75WP5B"],"uri":["http://zotero.org/users/2762625/items/HG75WP5B"],"itemData":{"id":1425,"type":"article-journal","title":"Atomic structure and electronic properties of single-walled carbon nanotubes","container-title":"Nature","page":"62","volume":"391","journalAbbreviation":"Nature","author":[{"family":"Odom","given":"Teri Wang"},{"family":"Huang","given":"Jin-Lin"},{"family":"Kim","given":"Philip"},{"family":"Lieber","given":"Charles M."}],"issued":{"date-parts":[["1998",1,1]]}}}],"schema":"https://github.com/citation-style-language/schema/raw/master/csl-citation.json"} </w:instrText>
      </w:r>
      <w:r w:rsidR="00066678" w:rsidRPr="0095398A">
        <w:rPr>
          <w:rFonts w:asciiTheme="majorBidi" w:hAnsiTheme="majorBidi" w:cstheme="majorBidi"/>
          <w:szCs w:val="24"/>
        </w:rPr>
        <w:fldChar w:fldCharType="separate"/>
      </w:r>
      <w:r w:rsidR="00066678" w:rsidRPr="0095398A">
        <w:rPr>
          <w:rFonts w:asciiTheme="majorBidi" w:hAnsiTheme="majorBidi" w:cstheme="majorBidi"/>
          <w:szCs w:val="24"/>
        </w:rPr>
        <w:t>[5–7]</w:t>
      </w:r>
      <w:r w:rsidR="00066678" w:rsidRPr="0095398A">
        <w:rPr>
          <w:rFonts w:asciiTheme="majorBidi" w:hAnsiTheme="majorBidi" w:cstheme="majorBidi"/>
          <w:szCs w:val="24"/>
        </w:rPr>
        <w:fldChar w:fldCharType="end"/>
      </w:r>
      <w:r w:rsidRPr="0095398A">
        <w:rPr>
          <w:rFonts w:asciiTheme="majorBidi" w:hAnsiTheme="majorBidi" w:cstheme="majorBidi"/>
          <w:szCs w:val="24"/>
        </w:rPr>
        <w:t xml:space="preserve">, </w:t>
      </w:r>
      <w:r w:rsidR="00676382" w:rsidRPr="0095398A">
        <w:rPr>
          <w:rFonts w:asciiTheme="majorBidi" w:hAnsiTheme="majorBidi" w:cstheme="majorBidi"/>
          <w:szCs w:val="24"/>
        </w:rPr>
        <w:t xml:space="preserve">and </w:t>
      </w:r>
      <w:r w:rsidRPr="0095398A">
        <w:rPr>
          <w:rFonts w:asciiTheme="majorBidi" w:hAnsiTheme="majorBidi" w:cstheme="majorBidi"/>
          <w:szCs w:val="24"/>
        </w:rPr>
        <w:t xml:space="preserve">thermal </w:t>
      </w:r>
      <w:r w:rsidR="00676382" w:rsidRPr="0095398A">
        <w:rPr>
          <w:rFonts w:asciiTheme="majorBidi" w:hAnsiTheme="majorBidi" w:cstheme="majorBidi"/>
          <w:szCs w:val="24"/>
        </w:rPr>
        <w:t>properties</w:t>
      </w:r>
      <w:r w:rsidR="00066678" w:rsidRPr="0095398A">
        <w:rPr>
          <w:rFonts w:asciiTheme="majorBidi" w:hAnsiTheme="majorBidi" w:cstheme="majorBidi"/>
          <w:szCs w:val="24"/>
        </w:rPr>
        <w:t xml:space="preserve"> </w:t>
      </w:r>
      <w:r w:rsidR="0006667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N8toj4O8","properties":{"formattedCitation":"[5,8]","plainCitation":"[5,8]","noteIndex":0},"citationItems":[{"id":"R6q3pB8V/dsfELsx5","uris":["http://zotero.org/users/2762625/items/7AJ98WXB"],"uri":["http://zotero.org/users/2762625/items/7AJ98WXB"],"itemData":{"id":73,"type":"article-journal","title":"Thermal conductivity of single-walled carbon nanotubes","container-title":"Physical Review B","page":"2514-2516","volume":"59","issue":"4","source":"CrossRef","DOI":"10.1103/PhysRevB.59.R2514","ISSN":"0163-1829, 1095-3795","language":"en","author":[{"family":"Hone","given":"J."},{"family":"Whitney","given":"M."},{"family":"Piskoti","given":"C."},{"family":"Zettl","given":"A."}],"issued":{"date-parts":[["1999",1,15]]}}},{"id":"R6q3pB8V/9f4wtv1q","uris":["http://zotero.org/users/2762625/items/S954P9HI"],"uri":["http://zotero.org/users/2762625/items/S954P9HI"],"itemData":{"id":307,"type":"article-journal","title":"Unusually High Thermal Conductivity of Carbon Nanotubes","container-title":"Physical Review Letters","page":"4613-4616","volume":"84","issue":"20","source":"CrossRef","DOI":"10.1103/PhysRevLett.84.4613","ISSN":"0031-9007, 1079-7114","language":"en","author":[{"family":"Berber","given":"Savas"},{"family":"Kwon","given":"Young-Kyun"},{"family":"Tománek","given":"David"}],"issued":{"date-parts":[["2000",5,15]]}}}],"schema":"https://github.com/citation-style-language/schema/raw/master/csl-citation.json"} </w:instrText>
      </w:r>
      <w:r w:rsidR="00066678" w:rsidRPr="0095398A">
        <w:rPr>
          <w:rFonts w:asciiTheme="majorBidi" w:hAnsiTheme="majorBidi" w:cstheme="majorBidi"/>
          <w:szCs w:val="24"/>
        </w:rPr>
        <w:fldChar w:fldCharType="separate"/>
      </w:r>
      <w:r w:rsidR="00066678" w:rsidRPr="0095398A">
        <w:rPr>
          <w:rFonts w:asciiTheme="majorBidi" w:hAnsiTheme="majorBidi" w:cstheme="majorBidi"/>
          <w:szCs w:val="24"/>
        </w:rPr>
        <w:t>[5,8]</w:t>
      </w:r>
      <w:r w:rsidR="00066678" w:rsidRPr="0095398A">
        <w:rPr>
          <w:rFonts w:asciiTheme="majorBidi" w:hAnsiTheme="majorBidi" w:cstheme="majorBidi"/>
          <w:szCs w:val="24"/>
        </w:rPr>
        <w:fldChar w:fldCharType="end"/>
      </w:r>
      <w:r w:rsidR="007962D7" w:rsidRPr="0095398A">
        <w:rPr>
          <w:rFonts w:asciiTheme="majorBidi" w:hAnsiTheme="majorBidi" w:cstheme="majorBidi"/>
          <w:szCs w:val="24"/>
        </w:rPr>
        <w:t xml:space="preserve">. </w:t>
      </w:r>
      <w:r w:rsidR="00066678" w:rsidRPr="0095398A">
        <w:rPr>
          <w:rFonts w:asciiTheme="majorBidi" w:hAnsiTheme="majorBidi" w:cstheme="majorBidi"/>
          <w:szCs w:val="24"/>
        </w:rPr>
        <w:t xml:space="preserve">These </w:t>
      </w:r>
      <w:r w:rsidR="008B7908" w:rsidRPr="0095398A">
        <w:rPr>
          <w:rFonts w:asciiTheme="majorBidi" w:hAnsiTheme="majorBidi" w:cstheme="majorBidi"/>
          <w:szCs w:val="24"/>
        </w:rPr>
        <w:t xml:space="preserve">superior </w:t>
      </w:r>
      <w:r w:rsidR="00066678" w:rsidRPr="0095398A">
        <w:rPr>
          <w:rFonts w:asciiTheme="majorBidi" w:hAnsiTheme="majorBidi" w:cstheme="majorBidi"/>
          <w:szCs w:val="24"/>
        </w:rPr>
        <w:t xml:space="preserve">properties make CNTs </w:t>
      </w:r>
      <w:r w:rsidR="007962D7" w:rsidRPr="0095398A">
        <w:rPr>
          <w:rFonts w:asciiTheme="majorBidi" w:hAnsiTheme="majorBidi" w:cstheme="majorBidi"/>
          <w:szCs w:val="24"/>
        </w:rPr>
        <w:t>ideal</w:t>
      </w:r>
      <w:r w:rsidR="00066678" w:rsidRPr="0095398A">
        <w:rPr>
          <w:rFonts w:asciiTheme="majorBidi" w:hAnsiTheme="majorBidi" w:cstheme="majorBidi"/>
          <w:szCs w:val="24"/>
        </w:rPr>
        <w:t xml:space="preserve"> choice </w:t>
      </w:r>
      <w:r w:rsidR="007962D7" w:rsidRPr="00141658">
        <w:rPr>
          <w:rFonts w:asciiTheme="majorBidi" w:hAnsiTheme="majorBidi" w:cstheme="majorBidi"/>
          <w:szCs w:val="24"/>
        </w:rPr>
        <w:t xml:space="preserve">as </w:t>
      </w:r>
      <w:r w:rsidR="007962D7" w:rsidRPr="00964ABA">
        <w:rPr>
          <w:rFonts w:asciiTheme="majorBidi" w:hAnsiTheme="majorBidi" w:cstheme="majorBidi"/>
          <w:szCs w:val="24"/>
        </w:rPr>
        <w:t>reinforcement</w:t>
      </w:r>
      <w:r w:rsidR="00C222BD" w:rsidRPr="00521EE4">
        <w:rPr>
          <w:rFonts w:asciiTheme="majorBidi" w:hAnsiTheme="majorBidi" w:cstheme="majorBidi"/>
          <w:szCs w:val="24"/>
        </w:rPr>
        <w:t>s</w:t>
      </w:r>
      <w:r w:rsidR="00C222BD" w:rsidRPr="004056E4">
        <w:rPr>
          <w:rFonts w:asciiTheme="majorBidi" w:hAnsiTheme="majorBidi" w:cstheme="majorBidi"/>
          <w:szCs w:val="24"/>
        </w:rPr>
        <w:t xml:space="preserve"> and tailoring of properties</w:t>
      </w:r>
      <w:r w:rsidR="007962D7" w:rsidRPr="00450BD1">
        <w:rPr>
          <w:rFonts w:asciiTheme="majorBidi" w:hAnsiTheme="majorBidi" w:cstheme="majorBidi"/>
          <w:szCs w:val="24"/>
        </w:rPr>
        <w:t xml:space="preserve"> for</w:t>
      </w:r>
      <w:r w:rsidR="00066678" w:rsidRPr="00F465C0">
        <w:rPr>
          <w:rFonts w:asciiTheme="majorBidi" w:hAnsiTheme="majorBidi" w:cstheme="majorBidi"/>
          <w:szCs w:val="24"/>
        </w:rPr>
        <w:t xml:space="preserve"> multifunctional</w:t>
      </w:r>
      <w:r w:rsidR="00C222BD" w:rsidRPr="00F465C0">
        <w:rPr>
          <w:rFonts w:asciiTheme="majorBidi" w:hAnsiTheme="majorBidi" w:cstheme="majorBidi"/>
          <w:szCs w:val="24"/>
        </w:rPr>
        <w:t>ity</w:t>
      </w:r>
      <w:r w:rsidR="00066678" w:rsidRPr="000F191A">
        <w:rPr>
          <w:rFonts w:asciiTheme="majorBidi" w:hAnsiTheme="majorBidi" w:cstheme="majorBidi"/>
          <w:szCs w:val="24"/>
        </w:rPr>
        <w:t xml:space="preserve"> </w:t>
      </w:r>
      <w:r w:rsidR="00ED66A3"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MGbU59yH","properties":{"formattedCitation":"[9,10]","plainCitation":"[9,10]","noteIndex":0},"citationItems":[{"id":"R6q3pB8V/oYsdab5j","uris":["http://zotero.org/users/2762625/items/E9WFAUP7"],"uri":["http://zotero.org/users/2762625/items/E9WFAUP7"],"itemData":{"id":887,"type":"article-journal","title":"Small but strong: A review of the mechanical properties of carbon nanotube–polymer composites","container-title":"Carbon","page":"1624-1652","volume":"44","issue":"9","source":"CrossRef","DOI":"10.1016/j.carbon.2006.02.038","ISSN":"00086223","shortTitle":"Small but strong","language":"en","author":[{"family":"Coleman","given":"Jonathan N."},{"family":"Khan","given":"Umar"},{"family":"Blau","given":"Werner J."},{"family":"Gun’ko","given":"Yurii K."}],"issued":{"date-parts":[["2006",8]]}}},{"id":"R6q3pB8V/83qt7Fay","uris":["http://zotero.org/users/2762625/items/2AHAJ44W"],"uri":["http://zotero.org/users/2762625/items/2AHAJ44W"],"itemData":{"id":10,"type":"article-journal","title":"Carbon Nanotubes: Present and Future Commercial Applications","container-title":"Science","page":"535-539","volume":"339","issue":"6119","source":"www.sciencemag.org","abstract":"Worldwide commercial interest in carbon nanotubes (CNTs) is reflected in a production capacity that presently exceeds several thousand tons per year. Currently, bulk CNT powders are incorporated in diverse commercial products ranging from rechargeable batteries, automotive parts, and sporting goods to boat hulls and water filters. Advances in CNT synthesis, purification, and chemical modification are enabling integration of CNTs in thin-film electronics and large-area coatings. Although not yet providing compelling mechanical strength or electrical or thermal conductivities for many applications, CNT yarns and sheets already have promising performance for applications including supercapacitors, actuators, and lightweight electromagnetic shields.","DOI":"10.1126/science.1222453","ISSN":"0036-8075, 1095-9203","note":"PMID: 23372006","shortTitle":"Carbon Nanotubes","journalAbbreviation":"Science","language":"en","author":[{"family":"Volder","given":"Michael F. L. De"},{"family":"Tawfick","given":"Sameh H."},{"family":"Baughman","given":"Ray H."},{"family":"Hart","given":"A. John"}],"issued":{"date-parts":[["2013",2,1]]}}}],"schema":"https://github.com/citation-style-language/schema/raw/master/csl-citation.json"} </w:instrText>
      </w:r>
      <w:r w:rsidR="00ED66A3" w:rsidRPr="0095398A">
        <w:rPr>
          <w:rFonts w:asciiTheme="majorBidi" w:hAnsiTheme="majorBidi" w:cstheme="majorBidi"/>
          <w:szCs w:val="24"/>
        </w:rPr>
        <w:fldChar w:fldCharType="separate"/>
      </w:r>
      <w:r w:rsidR="00ED66A3" w:rsidRPr="0095398A">
        <w:rPr>
          <w:rFonts w:asciiTheme="majorBidi" w:hAnsiTheme="majorBidi" w:cstheme="majorBidi"/>
          <w:szCs w:val="24"/>
        </w:rPr>
        <w:t>[9,10]</w:t>
      </w:r>
      <w:r w:rsidR="00ED66A3" w:rsidRPr="0095398A">
        <w:rPr>
          <w:rFonts w:asciiTheme="majorBidi" w:hAnsiTheme="majorBidi" w:cstheme="majorBidi"/>
          <w:szCs w:val="24"/>
        </w:rPr>
        <w:fldChar w:fldCharType="end"/>
      </w:r>
      <w:r w:rsidR="00066678" w:rsidRPr="0095398A">
        <w:rPr>
          <w:rFonts w:asciiTheme="majorBidi" w:hAnsiTheme="majorBidi" w:cstheme="majorBidi"/>
          <w:szCs w:val="24"/>
        </w:rPr>
        <w:t>.</w:t>
      </w:r>
      <w:r w:rsidR="008B7908" w:rsidRPr="0095398A">
        <w:rPr>
          <w:rFonts w:asciiTheme="majorBidi" w:hAnsiTheme="majorBidi" w:cstheme="majorBidi"/>
          <w:szCs w:val="24"/>
        </w:rPr>
        <w:t xml:space="preserve"> </w:t>
      </w:r>
      <w:r w:rsidR="00C222BD" w:rsidRPr="0095398A">
        <w:rPr>
          <w:rFonts w:asciiTheme="majorBidi" w:hAnsiTheme="majorBidi" w:cstheme="majorBidi"/>
          <w:szCs w:val="24"/>
        </w:rPr>
        <w:t>As consequence of their importance, i</w:t>
      </w:r>
      <w:r w:rsidR="00676382" w:rsidRPr="0095398A">
        <w:rPr>
          <w:rFonts w:asciiTheme="majorBidi" w:hAnsiTheme="majorBidi" w:cstheme="majorBidi"/>
          <w:szCs w:val="24"/>
        </w:rPr>
        <w:t>ntensive attention</w:t>
      </w:r>
      <w:r w:rsidR="00676382" w:rsidRPr="00141658">
        <w:rPr>
          <w:rFonts w:asciiTheme="majorBidi" w:hAnsiTheme="majorBidi" w:cstheme="majorBidi"/>
          <w:szCs w:val="24"/>
        </w:rPr>
        <w:t xml:space="preserve"> </w:t>
      </w:r>
      <w:r w:rsidR="00C222BD" w:rsidRPr="00964ABA">
        <w:rPr>
          <w:rFonts w:asciiTheme="majorBidi" w:hAnsiTheme="majorBidi" w:cstheme="majorBidi"/>
          <w:szCs w:val="24"/>
        </w:rPr>
        <w:t xml:space="preserve">has been </w:t>
      </w:r>
      <w:r w:rsidR="00676382" w:rsidRPr="00F465C0">
        <w:rPr>
          <w:rFonts w:asciiTheme="majorBidi" w:hAnsiTheme="majorBidi" w:cstheme="majorBidi"/>
          <w:szCs w:val="24"/>
        </w:rPr>
        <w:t>paid</w:t>
      </w:r>
      <w:r w:rsidR="0093590A" w:rsidRPr="00F465C0">
        <w:rPr>
          <w:rFonts w:asciiTheme="majorBidi" w:hAnsiTheme="majorBidi" w:cstheme="majorBidi"/>
          <w:szCs w:val="24"/>
        </w:rPr>
        <w:t xml:space="preserve"> by the scientific community</w:t>
      </w:r>
      <w:r w:rsidR="00676382" w:rsidRPr="000F191A">
        <w:rPr>
          <w:rFonts w:asciiTheme="majorBidi" w:hAnsiTheme="majorBidi" w:cstheme="majorBidi"/>
          <w:szCs w:val="24"/>
        </w:rPr>
        <w:t xml:space="preserve"> to understand the</w:t>
      </w:r>
      <w:r w:rsidR="0093590A" w:rsidRPr="0036143C">
        <w:rPr>
          <w:rFonts w:asciiTheme="majorBidi" w:hAnsiTheme="majorBidi" w:cstheme="majorBidi"/>
          <w:szCs w:val="24"/>
        </w:rPr>
        <w:t>ir</w:t>
      </w:r>
      <w:r w:rsidR="00676382" w:rsidRPr="0036143C">
        <w:rPr>
          <w:rFonts w:asciiTheme="majorBidi" w:hAnsiTheme="majorBidi" w:cstheme="majorBidi"/>
          <w:szCs w:val="24"/>
        </w:rPr>
        <w:t xml:space="preserve"> mechanical behavior </w:t>
      </w:r>
      <w:r w:rsidR="00676382" w:rsidRPr="00086BEB">
        <w:rPr>
          <w:rFonts w:asciiTheme="majorBidi" w:hAnsiTheme="majorBidi" w:cstheme="majorBidi"/>
          <w:szCs w:val="24"/>
        </w:rPr>
        <w:t>experimental</w:t>
      </w:r>
      <w:r w:rsidR="0093590A" w:rsidRPr="00086BEB">
        <w:rPr>
          <w:rFonts w:asciiTheme="majorBidi" w:hAnsiTheme="majorBidi" w:cstheme="majorBidi"/>
          <w:szCs w:val="24"/>
        </w:rPr>
        <w:t>ly</w:t>
      </w:r>
      <w:r w:rsidR="00676382" w:rsidRPr="00705971">
        <w:rPr>
          <w:rFonts w:asciiTheme="majorBidi" w:hAnsiTheme="majorBidi" w:cstheme="majorBidi"/>
          <w:szCs w:val="24"/>
        </w:rPr>
        <w:t xml:space="preserve"> </w:t>
      </w:r>
      <w:r w:rsidR="005E185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4YwIy6vZ","properties":{"formattedCitation":"[7,11,12]","plainCitation":"[7,11,12]","noteIndex":0},"citationItems":[{"id":"R6q3pB8V/4aofbZpG","uris":["http://zotero.org/users/2762625/items/HG75WP5B"],"uri":["http://zotero.org/users/2762625/items/HG75WP5B"],"itemData":{"id":1425,"type":"article-journal","title":"Atomic structure and electronic properties of single-walled carbon nanotubes","container-title":"Nature","page":"62","volume":"391","journalAbbreviation":"Nature","author":[{"family":"Odom","given":"Teri Wang"},{"family":"Huang","given":"Jin-Lin"},{"family":"Kim","given":"Philip"},{"family":"Lieber","given":"Charles M."}],"issued":{"date-parts":[["1998",1,1]]}}},{"id":"R6q3pB8V/Mo4jUi7w","uris":["http://zotero.org/users/2762625/items/QQ3YMPK2"],"uri":["http://zotero.org/users/2762625/items/QQ3YMPK2"],"itemData":{"id":1437,"type":"article-journal","title":"Correlation between interfacial molecular structure and mechanics in CNT/epoxy nano-composites","container-title":"Composites Part A: Applied Science and Manufacturing","page":"1093-1098","volume":"41","issue":"9","source":"Crossref","DOI":"10.1016/j.compositesa.2009.08.023","ISSN":"1359835X","language":"en","author":[{"family":"Lachman","given":"Noa"},{"family":"Daniel Wagner","given":"H."}],"issued":{"date-parts":[["2010",9]]}}},{"id":"R6q3pB8V/O2OnqJFf","uris":["http://zotero.org/users/2762625/items/IBA6AFFA"],"uri":["http://zotero.org/users/2762625/items/IBA6AFFA"],"itemData":{"id":1434,"type":"article-journal","title":"Effect of multi-walled carbon nanotube reinforcement on the fracture behavior of a tetrafunctional epoxy","container-title":"Journal of Materials Science","page":"3593-3595","volume":"40","issue":"13","source":"Crossref","DOI":"10.1007/s10853-005-2891-x","ISSN":"0022-2461, 1573-4803","language":"en","author":[{"family":"Ganguli","given":"S."},{"family":"Bhuyan","given":"M."},{"family":"Allie","given":"L."},{"family":"Aglan","given":"H."}],"issued":{"date-parts":[["2005",7]]}}}],"schema":"https://github.com/citation-style-language/schema/raw/master/csl-citation.json"} </w:instrText>
      </w:r>
      <w:r w:rsidR="005E1858" w:rsidRPr="0095398A">
        <w:rPr>
          <w:rFonts w:asciiTheme="majorBidi" w:hAnsiTheme="majorBidi" w:cstheme="majorBidi"/>
          <w:szCs w:val="24"/>
        </w:rPr>
        <w:fldChar w:fldCharType="separate"/>
      </w:r>
      <w:r w:rsidR="00ED66A3" w:rsidRPr="0095398A">
        <w:rPr>
          <w:rFonts w:asciiTheme="majorBidi" w:hAnsiTheme="majorBidi" w:cstheme="majorBidi"/>
          <w:szCs w:val="24"/>
        </w:rPr>
        <w:t>[7,11,12]</w:t>
      </w:r>
      <w:r w:rsidR="005E1858" w:rsidRPr="0095398A">
        <w:rPr>
          <w:rFonts w:asciiTheme="majorBidi" w:hAnsiTheme="majorBidi" w:cstheme="majorBidi"/>
          <w:szCs w:val="24"/>
        </w:rPr>
        <w:fldChar w:fldCharType="end"/>
      </w:r>
      <w:r w:rsidR="00676382" w:rsidRPr="0095398A">
        <w:rPr>
          <w:rFonts w:asciiTheme="majorBidi" w:hAnsiTheme="majorBidi" w:cstheme="majorBidi"/>
          <w:szCs w:val="24"/>
        </w:rPr>
        <w:t>, analytical</w:t>
      </w:r>
      <w:r w:rsidR="0093590A" w:rsidRPr="0095398A">
        <w:rPr>
          <w:rFonts w:asciiTheme="majorBidi" w:hAnsiTheme="majorBidi" w:cstheme="majorBidi"/>
          <w:szCs w:val="24"/>
        </w:rPr>
        <w:t>ly</w:t>
      </w:r>
      <w:r w:rsidR="00676382" w:rsidRPr="0095398A">
        <w:rPr>
          <w:rFonts w:asciiTheme="majorBidi" w:hAnsiTheme="majorBidi" w:cstheme="majorBidi"/>
          <w:szCs w:val="24"/>
        </w:rPr>
        <w:t xml:space="preserve"> </w:t>
      </w:r>
      <w:r w:rsidR="00C20B60"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qRcs6Rlo","properties":{"formattedCitation":"[13\\uc0\\u8211{}15]","plainCitation":"[13–15]","noteIndex":0},"citationItems":[{"id":"R6q3pB8V/Rp92FMRl","uris":["http://zotero.org/users/2762625/items/CMCEZCSE"],"uri":["http://zotero.org/users/2762625/items/CMCEZCSE"],"itemData":{"id":150,"type":"article-journal","title":"Micromechanical modeling of nanocomposites considering debonding and waviness of reinforcements","container-title":"Composite Structures","page":"1-6","volume":"110","source":"CrossRef","DOI":"10.1016/j.compstruct.2013.11.017","ISSN":"02638223","language":"en","author":[{"family":"Nafar Dastgerdi","given":"J."},{"family":"Marquis","given":"G."},{"family":"Salimi","given":"M."}],"issued":{"date-parts":[["2014",4]]}}},{"id":"R6q3pB8V/YjXtpeii","uris":["http://zotero.org/users/2762625/items/XVN4WK77"],"uri":["http://zotero.org/users/2762625/items/XVN4WK77"],"itemData":{"id":1440,"type":"article-journal","title":"Prediction of effective moduli of carbon nanotube–reinforced composites with waviness and debonding","container-title":"Composite Structures","page":"274-281","volume":"87","issue":"3","source":"Crossref","DOI":"10.1016/j.compstruct.2008.02.011","ISSN":"02638223","language":"en","author":[{"family":"Shao","given":"L.H."},{"family":"Luo","given":"R.Y."},{"family":"Bai","given":"S.L."},{"family":"Wang","given":"J."}],"issued":{"date-parts":[["2009",2]]}}},{"id":"R6q3pB8V/dABsIMSq","uris":["http://zotero.org/users/2762625/items/BSWQQQGC"],"uri":["http://zotero.org/users/2762625/items/BSWQQQGC"],"itemData":{"id":137,"type":"article-journal","title":"On the elastic properties of carbon nanotube-based composites: modelling and characterization","container-title":"Journal of Physics D: Applied Physics","page":"573-582","volume":"36","issue":"5","source":"CrossRef","DOI":"10.1088/0022-3727/36/5/323","ISSN":"0022-3727","shortTitle":"On the elastic properties of carbon nanotube-based composites","author":[{"family":"Thostenson","given":"Erik T"},{"family":"Chou","given":"Tsu-Wei"}],"issued":{"date-parts":[["2003",3,7]]}}}],"schema":"https://github.com/citation-style-language/schema/raw/master/csl-citation.json"} </w:instrText>
      </w:r>
      <w:r w:rsidR="00C20B60" w:rsidRPr="0095398A">
        <w:rPr>
          <w:rFonts w:asciiTheme="majorBidi" w:hAnsiTheme="majorBidi" w:cstheme="majorBidi"/>
          <w:szCs w:val="24"/>
        </w:rPr>
        <w:fldChar w:fldCharType="separate"/>
      </w:r>
      <w:r w:rsidR="00ED66A3" w:rsidRPr="0095398A">
        <w:rPr>
          <w:rFonts w:asciiTheme="majorBidi" w:hAnsiTheme="majorBidi" w:cstheme="majorBidi"/>
          <w:szCs w:val="24"/>
        </w:rPr>
        <w:t>[13–15]</w:t>
      </w:r>
      <w:r w:rsidR="00C20B60" w:rsidRPr="0095398A">
        <w:rPr>
          <w:rFonts w:asciiTheme="majorBidi" w:hAnsiTheme="majorBidi" w:cstheme="majorBidi"/>
          <w:szCs w:val="24"/>
        </w:rPr>
        <w:fldChar w:fldCharType="end"/>
      </w:r>
      <w:r w:rsidR="00676382" w:rsidRPr="0095398A">
        <w:rPr>
          <w:rFonts w:asciiTheme="majorBidi" w:hAnsiTheme="majorBidi" w:cstheme="majorBidi"/>
          <w:szCs w:val="24"/>
        </w:rPr>
        <w:t xml:space="preserve"> and numerical</w:t>
      </w:r>
      <w:r w:rsidR="0093590A" w:rsidRPr="0095398A">
        <w:rPr>
          <w:rFonts w:asciiTheme="majorBidi" w:hAnsiTheme="majorBidi" w:cstheme="majorBidi"/>
          <w:szCs w:val="24"/>
        </w:rPr>
        <w:t>ly</w:t>
      </w:r>
      <w:r w:rsidR="00676382" w:rsidRPr="0095398A">
        <w:rPr>
          <w:rFonts w:asciiTheme="majorBidi" w:hAnsiTheme="majorBidi" w:cstheme="majorBidi"/>
          <w:szCs w:val="24"/>
        </w:rPr>
        <w:t xml:space="preserve">  </w:t>
      </w:r>
      <w:r w:rsidR="00DA1CAE"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CTdUuyOr","properties":{"formattedCitation":"[16\\uc0\\u8211{}19]","plainCitation":"[16–19]","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id":"R6q3pB8V/RIyTGOQV","uris":["http://zotero.org/users/2762625/items/YMIGJ4KU"],"uri":["http://zotero.org/users/2762625/items/YMIGJ4KU"],"itemData":{"id":934,"type":"article-journal","title":"Molecular dynamics simulations of the elastic moduli of polymer–carbon nanotube composites","container-title":"Computer Methods in Applied Mechanics and Engineering","page":"1773-1788","volume":"193","issue":"17-20","source":"CrossRef","DOI":"10.1016/j.cma.2003.12.025","ISSN":"00457825","language":"en","author":[{"family":"Griebel","given":"Michael"},{"family":"Hamaekers","given":"Jan"}],"issued":{"date-parts":[["2004",5]]}}},{"id":"R6q3pB8V/6lZrCeCo","uris":["http://zotero.org/users/2762625/items/Q2TN7QP7"],"uri":["http://zotero.org/users/2762625/items/Q2TN7QP7"],"itemData":{"id":280,"type":"article-journal","title":"Computer simulation of carbon nanotube pull-out from polymer by the molecular dynamics method","container-title":"Composites Part A: Applied Science and Manufacturing","page":"747-754","volume":"38","issue":"3","source":"CrossRef","DOI":"10.1016/j.compositesa.2006.09.011","ISSN":"1359835X","language":"en","author":[{"family":"Chowdhury","given":"S.C."},{"family":"Okabe","given":"T."}],"issued":{"date-parts":[["2007",3]]}}},{"id":"R6q3pB8V/SAh0cEel","uris":["http://zotero.org/users/2762625/items/2KJ3PP4P"],"uri":["http://zotero.org/users/2762625/items/2KJ3PP4P"],"itemData":{"id":13,"type":"article-journal","title":"The stress–strain behavior of polymer–nanotube composites from molecular dynamics simulation","container-title":"Composites Science and Technology","page":"1655-1661","volume":"63","issue":"11","source":"CrossRef","DOI":"10.1016/S0266-3538(03)00059-9","ISSN":"02663538","language":"en","author":[{"family":"Frankland","given":"S"}],"issued":{"date-parts":[["2003",8]]}}}],"schema":"https://github.com/citation-style-language/schema/raw/master/csl-citation.json"} </w:instrText>
      </w:r>
      <w:r w:rsidR="00DA1CAE" w:rsidRPr="0095398A">
        <w:rPr>
          <w:rFonts w:asciiTheme="majorBidi" w:hAnsiTheme="majorBidi" w:cstheme="majorBidi"/>
          <w:szCs w:val="24"/>
        </w:rPr>
        <w:fldChar w:fldCharType="separate"/>
      </w:r>
      <w:r w:rsidR="00ED66A3" w:rsidRPr="0095398A">
        <w:rPr>
          <w:rFonts w:asciiTheme="majorBidi" w:hAnsiTheme="majorBidi" w:cstheme="majorBidi"/>
          <w:szCs w:val="24"/>
        </w:rPr>
        <w:t>[16–19]</w:t>
      </w:r>
      <w:r w:rsidR="00DA1CAE" w:rsidRPr="0095398A">
        <w:rPr>
          <w:rFonts w:asciiTheme="majorBidi" w:hAnsiTheme="majorBidi" w:cstheme="majorBidi"/>
          <w:szCs w:val="24"/>
        </w:rPr>
        <w:fldChar w:fldCharType="end"/>
      </w:r>
      <w:r w:rsidR="00676382" w:rsidRPr="0095398A">
        <w:rPr>
          <w:rFonts w:asciiTheme="majorBidi" w:hAnsiTheme="majorBidi" w:cstheme="majorBidi"/>
          <w:szCs w:val="24"/>
        </w:rPr>
        <w:t xml:space="preserve">. </w:t>
      </w:r>
    </w:p>
    <w:p w14:paraId="0E04342A" w14:textId="06E30F66" w:rsidR="00B06711" w:rsidRPr="0095398A" w:rsidRDefault="00676382" w:rsidP="0007444A">
      <w:pPr>
        <w:spacing w:line="360" w:lineRule="auto"/>
        <w:ind w:right="-23" w:firstLine="360"/>
        <w:jc w:val="both"/>
        <w:rPr>
          <w:rFonts w:asciiTheme="majorBidi" w:hAnsiTheme="majorBidi" w:cstheme="majorBidi"/>
          <w:szCs w:val="24"/>
          <w:rtl/>
        </w:rPr>
      </w:pPr>
      <w:r w:rsidRPr="00964ABA">
        <w:rPr>
          <w:rFonts w:asciiTheme="majorBidi" w:hAnsiTheme="majorBidi" w:cstheme="majorBidi"/>
          <w:szCs w:val="24"/>
        </w:rPr>
        <w:t>Numerical simulation</w:t>
      </w:r>
      <w:r w:rsidR="0093590A" w:rsidRPr="00964ABA">
        <w:rPr>
          <w:rFonts w:asciiTheme="majorBidi" w:hAnsiTheme="majorBidi" w:cstheme="majorBidi"/>
          <w:szCs w:val="24"/>
        </w:rPr>
        <w:t>s</w:t>
      </w:r>
      <w:r w:rsidRPr="00521EE4">
        <w:rPr>
          <w:rFonts w:asciiTheme="majorBidi" w:hAnsiTheme="majorBidi" w:cstheme="majorBidi"/>
          <w:szCs w:val="24"/>
        </w:rPr>
        <w:t xml:space="preserve"> </w:t>
      </w:r>
      <w:r w:rsidR="0093590A" w:rsidRPr="00450BD1">
        <w:rPr>
          <w:rFonts w:asciiTheme="majorBidi" w:hAnsiTheme="majorBidi" w:cstheme="majorBidi"/>
          <w:szCs w:val="24"/>
        </w:rPr>
        <w:t xml:space="preserve">are </w:t>
      </w:r>
      <w:r w:rsidRPr="00F465C0">
        <w:rPr>
          <w:rFonts w:asciiTheme="majorBidi" w:hAnsiTheme="majorBidi" w:cstheme="majorBidi"/>
          <w:szCs w:val="24"/>
        </w:rPr>
        <w:t>widely used in studying the mechanical properties of nanocomposites and a variety of modeling methods are developed for different scale</w:t>
      </w:r>
      <w:r w:rsidR="0077771A" w:rsidRPr="00F465C0">
        <w:rPr>
          <w:rFonts w:asciiTheme="majorBidi" w:hAnsiTheme="majorBidi" w:cstheme="majorBidi"/>
          <w:szCs w:val="24"/>
        </w:rPr>
        <w:t>s</w:t>
      </w:r>
      <w:r w:rsidRPr="000F191A">
        <w:rPr>
          <w:rFonts w:asciiTheme="majorBidi" w:hAnsiTheme="majorBidi" w:cstheme="majorBidi"/>
          <w:szCs w:val="24"/>
        </w:rPr>
        <w:t xml:space="preserve"> of interest</w:t>
      </w:r>
      <w:r w:rsidR="0077771A" w:rsidRPr="0036143C">
        <w:rPr>
          <w:rFonts w:asciiTheme="majorBidi" w:hAnsiTheme="majorBidi" w:cstheme="majorBidi"/>
          <w:szCs w:val="24"/>
        </w:rPr>
        <w:t>; see, e.g., Refs.</w:t>
      </w:r>
      <w:r w:rsidR="00BE5F09" w:rsidRPr="0036143C">
        <w:rPr>
          <w:rFonts w:asciiTheme="majorBidi" w:hAnsiTheme="majorBidi" w:cstheme="majorBidi"/>
          <w:szCs w:val="24"/>
        </w:rPr>
        <w:t xml:space="preserve"> </w:t>
      </w:r>
      <w:r w:rsidR="00356316" w:rsidRPr="0095398A">
        <w:rPr>
          <w:rFonts w:asciiTheme="majorBidi" w:hAnsiTheme="majorBidi" w:cstheme="majorBidi"/>
          <w:color w:val="000000" w:themeColor="text1"/>
          <w:szCs w:val="24"/>
        </w:rPr>
        <w:fldChar w:fldCharType="begin"/>
      </w:r>
      <w:r w:rsidR="009A308A" w:rsidRPr="0095398A">
        <w:rPr>
          <w:rFonts w:asciiTheme="majorBidi" w:hAnsiTheme="majorBidi" w:cstheme="majorBidi"/>
          <w:color w:val="000000" w:themeColor="text1"/>
          <w:szCs w:val="24"/>
        </w:rPr>
        <w:instrText xml:space="preserve"> ADDIN ZOTERO_ITEM CSL_CITATION {"citationID":"Xcmr0B2y","properties":{"formattedCitation":"[20\\uc0\\u8211{}23]","plainCitation":"[20–23]","noteIndex":0},"citationItems":[{"id":"R6q3pB8V/0as1fhD0","uris":["http://zotero.org/users/2762625/items/QFJ5362R"],"uri":["http://zotero.org/users/2762625/items/QFJ5362R"],"itemData":{"id":286,"type":"chapter","title":"Multiscale Modeling of Nanoreinforced Composites","container-title":"Advances in Nanocomposites","publisher":"Springer International Publishing","publisher-place":"Cham","page":"1-39","source":"CrossRef","event-place":"Cham","URL":"http://link.springer.com/10.1007/978-3-319-31662-8_1","ISBN":"978-3-319-31660-4","language":"en","editor":[{"family":"Meguid","given":"Shaker A."}],"author":[{"family":"Alian","given":"Ahmed R."},{"family":"Meguid","given":"Shaker A."}],"issued":{"date-parts":[["2016"]]},"accessed":{"date-parts":[["2016",6,23]]}}},{"id":"R6q3pB8V/4pV3PHxr","uris":["http://zotero.org/users/2762625/items/7RHMRD29"],"uri":["http://zotero.org/users/2762625/items/7RHMRD29"],"itemData":{"id":81,"type":"article-journal","title":"Molecular dynamics simulations of the elastic properties of polymer/carbon nanotube composites","container-title":"Computational Materials Science","page":"315-323","volume":"39","issue":"2","source":"CrossRef","DOI":"10.1016/j.commatsci.2006.06.011","ISSN":"09270256","language":"en","author":[{"family":"Han","given":"Yue"},{"family":"Elliott","given":"James"}],"issued":{"date-parts":[["2007",4]]}}},{"id":"R6q3pB8V/tMLvCrPr","uris":["http://zotero.org/users/2762625/items/UGBXEMCW"],"uri":["http://zotero.org/users/2762625/items/UGBXEMCW"],"itemData":{"id":338,"type":"article-journal","title":"The stress–strain behavior of polymer–nanotube composites from molecular dynamics simulation","container-title":"Composites Science and Technology","page":"1655-1661","volume":"63","issue":"11","source":"CrossRef","DOI":"10.1016/S0266-3538(03)00059-9","ISSN":"02663538","language":"en","author":[{"family":"Frankland","given":"S"}],"issued":{"date-parts":[["2003",8]]}}},{"id":"R6q3pB8V/AnXs6YkT","uris":["http://zotero.org/users/2762625/items/N2CWR8E3"],"uri":["http://zotero.org/users/2762625/items/N2CWR8E3"],"itemData":{"id":530,"type":"article-journal","title":"Micromechanical analysis of the effective elastic properties of carbon nanotube reinforced composites","container-title":"Mechanics of Materials","page":"884-907","volume":"38","issue":"8-10","source":"CrossRef","DOI":"10.1016/j.mechmat.2005.06.029","ISSN":"01676636","language":"en","author":[{"family":"Seidel","given":"Gary D."},{"family":"Lagoudas","given":"Dimitris C."}],"issued":{"date-parts":[["2006",8]]}}}],"schema":"https://github.com/citation-style-language/schema/raw/master/csl-citation.json"} </w:instrText>
      </w:r>
      <w:r w:rsidR="00356316" w:rsidRPr="0095398A">
        <w:rPr>
          <w:rFonts w:asciiTheme="majorBidi" w:hAnsiTheme="majorBidi" w:cstheme="majorBidi"/>
          <w:color w:val="000000" w:themeColor="text1"/>
          <w:szCs w:val="24"/>
        </w:rPr>
        <w:fldChar w:fldCharType="separate"/>
      </w:r>
      <w:r w:rsidR="00356316" w:rsidRPr="0095398A">
        <w:rPr>
          <w:rFonts w:asciiTheme="majorBidi" w:hAnsiTheme="majorBidi" w:cstheme="majorBidi"/>
          <w:szCs w:val="24"/>
        </w:rPr>
        <w:t>[20–23]</w:t>
      </w:r>
      <w:r w:rsidR="00356316" w:rsidRPr="0095398A">
        <w:rPr>
          <w:rFonts w:asciiTheme="majorBidi" w:hAnsiTheme="majorBidi" w:cstheme="majorBidi"/>
          <w:color w:val="000000" w:themeColor="text1"/>
          <w:szCs w:val="24"/>
        </w:rPr>
        <w:fldChar w:fldCharType="end"/>
      </w:r>
      <w:r w:rsidRPr="0095398A">
        <w:rPr>
          <w:rFonts w:asciiTheme="majorBidi" w:hAnsiTheme="majorBidi" w:cstheme="majorBidi"/>
          <w:szCs w:val="24"/>
        </w:rPr>
        <w:t xml:space="preserve">. Molecular </w:t>
      </w:r>
      <w:r w:rsidR="00F361E2" w:rsidRPr="0095398A">
        <w:rPr>
          <w:rFonts w:asciiTheme="majorBidi" w:hAnsiTheme="majorBidi" w:cstheme="majorBidi"/>
          <w:szCs w:val="24"/>
        </w:rPr>
        <w:t>d</w:t>
      </w:r>
      <w:r w:rsidRPr="0095398A">
        <w:rPr>
          <w:rFonts w:asciiTheme="majorBidi" w:hAnsiTheme="majorBidi" w:cstheme="majorBidi"/>
          <w:szCs w:val="24"/>
        </w:rPr>
        <w:t xml:space="preserve">ynamics (MD) is </w:t>
      </w:r>
      <w:r w:rsidR="00F361E2" w:rsidRPr="0095398A">
        <w:rPr>
          <w:rFonts w:asciiTheme="majorBidi" w:hAnsiTheme="majorBidi" w:cstheme="majorBidi"/>
          <w:szCs w:val="24"/>
        </w:rPr>
        <w:t>suited</w:t>
      </w:r>
      <w:r w:rsidRPr="00141658">
        <w:rPr>
          <w:rFonts w:asciiTheme="majorBidi" w:hAnsiTheme="majorBidi" w:cstheme="majorBidi"/>
          <w:szCs w:val="24"/>
        </w:rPr>
        <w:t xml:space="preserve"> for </w:t>
      </w:r>
      <w:r w:rsidR="00F361E2" w:rsidRPr="00964ABA">
        <w:rPr>
          <w:rFonts w:asciiTheme="majorBidi" w:hAnsiTheme="majorBidi" w:cstheme="majorBidi"/>
          <w:szCs w:val="24"/>
        </w:rPr>
        <w:t>investigating the</w:t>
      </w:r>
      <w:r w:rsidRPr="00964ABA">
        <w:rPr>
          <w:rFonts w:asciiTheme="majorBidi" w:hAnsiTheme="majorBidi" w:cstheme="majorBidi"/>
          <w:szCs w:val="24"/>
        </w:rPr>
        <w:t xml:space="preserve"> nanoscale </w:t>
      </w:r>
      <w:r w:rsidR="00F361E2" w:rsidRPr="00521EE4">
        <w:rPr>
          <w:rFonts w:asciiTheme="majorBidi" w:hAnsiTheme="majorBidi" w:cstheme="majorBidi"/>
          <w:szCs w:val="24"/>
        </w:rPr>
        <w:t xml:space="preserve">properties </w:t>
      </w:r>
      <w:r w:rsidR="00F361E2"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hO5q2GLh","properties":{"formattedCitation":"[24]","plainCitation":"[24]","noteIndex":0},"citationItems":[{"id":"R6q3pB8V/YYO0LrKG","uris":["http://zotero.org/users/2762625/items/LZU7VCD5"],"uri":["http://zotero.org/users/2762625/items/LZU7VCD5"],"itemData":{"id":1114,"type":"book","title":"Molecular dynamics simulation: elementary methods","publisher":"Wiley","publisher-place":"New York","number-of-pages":"489","source":"Library of Congress ISBN","event-place":"New York","ISBN":"978-0-471-81966-0","call-number":"QC168.7 .H35 1992","shortTitle":"Molecular dynamics simulation","author":[{"family":"Haile","given":"J. M."}],"issued":{"date-parts":[["1992"]]}}}],"schema":"https://github.com/citation-style-language/schema/raw/master/csl-citation.json"} </w:instrText>
      </w:r>
      <w:r w:rsidR="00F361E2" w:rsidRPr="0095398A">
        <w:rPr>
          <w:rFonts w:asciiTheme="majorBidi" w:hAnsiTheme="majorBidi" w:cstheme="majorBidi"/>
          <w:szCs w:val="24"/>
        </w:rPr>
        <w:fldChar w:fldCharType="separate"/>
      </w:r>
      <w:r w:rsidR="00F361E2" w:rsidRPr="0095398A">
        <w:rPr>
          <w:rFonts w:asciiTheme="majorBidi" w:hAnsiTheme="majorBidi" w:cstheme="majorBidi"/>
          <w:szCs w:val="24"/>
        </w:rPr>
        <w:t>[24]</w:t>
      </w:r>
      <w:r w:rsidR="00F361E2" w:rsidRPr="0095398A">
        <w:rPr>
          <w:rFonts w:asciiTheme="majorBidi" w:hAnsiTheme="majorBidi" w:cstheme="majorBidi"/>
          <w:szCs w:val="24"/>
        </w:rPr>
        <w:fldChar w:fldCharType="end"/>
      </w:r>
      <w:r w:rsidR="00510905" w:rsidRPr="0095398A">
        <w:rPr>
          <w:rFonts w:asciiTheme="majorBidi" w:hAnsiTheme="majorBidi" w:cstheme="majorBidi"/>
          <w:szCs w:val="24"/>
        </w:rPr>
        <w:t>, where t</w:t>
      </w:r>
      <w:r w:rsidRPr="0095398A">
        <w:rPr>
          <w:rFonts w:asciiTheme="majorBidi" w:hAnsiTheme="majorBidi" w:cstheme="majorBidi"/>
          <w:szCs w:val="24"/>
        </w:rPr>
        <w:t xml:space="preserve">he constitutive relations </w:t>
      </w:r>
      <w:r w:rsidR="00510905" w:rsidRPr="0095398A">
        <w:rPr>
          <w:rFonts w:asciiTheme="majorBidi" w:hAnsiTheme="majorBidi" w:cstheme="majorBidi"/>
          <w:szCs w:val="24"/>
        </w:rPr>
        <w:t xml:space="preserve">are governed by </w:t>
      </w:r>
      <w:r w:rsidRPr="0095398A">
        <w:rPr>
          <w:rFonts w:asciiTheme="majorBidi" w:hAnsiTheme="majorBidi" w:cstheme="majorBidi"/>
          <w:szCs w:val="24"/>
        </w:rPr>
        <w:t>interatomic potential</w:t>
      </w:r>
      <w:r w:rsidR="0093590A" w:rsidRPr="0095398A">
        <w:rPr>
          <w:rFonts w:asciiTheme="majorBidi" w:hAnsiTheme="majorBidi" w:cstheme="majorBidi"/>
          <w:szCs w:val="24"/>
        </w:rPr>
        <w:t>s</w:t>
      </w:r>
      <w:r w:rsidR="00510905" w:rsidRPr="0095398A">
        <w:rPr>
          <w:rFonts w:asciiTheme="majorBidi" w:hAnsiTheme="majorBidi" w:cstheme="majorBidi"/>
          <w:szCs w:val="24"/>
        </w:rPr>
        <w:t xml:space="preserve"> </w:t>
      </w:r>
      <w:r w:rsidR="00510905"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riZFWPs2","properties":{"formattedCitation":"[25]","plainCitation":"[25]","noteIndex":0},"citationItems":[{"id":"R6q3pB8V/kKWApthi","uris":["http://zotero.org/users/2762625/items/JXQH2KU9"],"uri":["http://zotero.org/users/2762625/items/JXQH2KU9"],"itemData":{"id":1453,"type":"article-journal","title":"Interfacial and mechanical properties of epoxy nanocomposites using different multiscale modeling schemes","container-title":"Composite Structures","page":"545-555","volume":"131","source":"Crossref","DOI":"10.1016/j.compstruct.2015.06.014","ISSN":"02638223","language":"en","author":[{"family":"Alian","given":"A.R."},{"family":"Kundalwal","given":"S.I."},{"family":"Meguid","given":"S.A."}],"issued":{"date-parts":[["2015",11]]}}}],"schema":"https://github.com/citation-style-language/schema/raw/master/csl-citation.json"} </w:instrText>
      </w:r>
      <w:r w:rsidR="00510905" w:rsidRPr="0095398A">
        <w:rPr>
          <w:rFonts w:asciiTheme="majorBidi" w:hAnsiTheme="majorBidi" w:cstheme="majorBidi"/>
          <w:szCs w:val="24"/>
        </w:rPr>
        <w:fldChar w:fldCharType="separate"/>
      </w:r>
      <w:r w:rsidR="00510905" w:rsidRPr="0095398A">
        <w:rPr>
          <w:rFonts w:asciiTheme="majorBidi" w:hAnsiTheme="majorBidi" w:cstheme="majorBidi"/>
          <w:szCs w:val="24"/>
        </w:rPr>
        <w:t>[25]</w:t>
      </w:r>
      <w:r w:rsidR="00510905" w:rsidRPr="0095398A">
        <w:rPr>
          <w:rFonts w:asciiTheme="majorBidi" w:hAnsiTheme="majorBidi" w:cstheme="majorBidi"/>
          <w:szCs w:val="24"/>
        </w:rPr>
        <w:fldChar w:fldCharType="end"/>
      </w:r>
      <w:r w:rsidRPr="0095398A">
        <w:rPr>
          <w:rFonts w:asciiTheme="majorBidi" w:hAnsiTheme="majorBidi" w:cstheme="majorBidi"/>
          <w:szCs w:val="24"/>
        </w:rPr>
        <w:t xml:space="preserve">. MD </w:t>
      </w:r>
      <w:r w:rsidR="00510905" w:rsidRPr="0095398A">
        <w:rPr>
          <w:rFonts w:asciiTheme="majorBidi" w:hAnsiTheme="majorBidi" w:cstheme="majorBidi"/>
          <w:szCs w:val="24"/>
        </w:rPr>
        <w:t>simulations can</w:t>
      </w:r>
      <w:r w:rsidRPr="0095398A">
        <w:rPr>
          <w:rFonts w:asciiTheme="majorBidi" w:hAnsiTheme="majorBidi" w:cstheme="majorBidi"/>
          <w:szCs w:val="24"/>
        </w:rPr>
        <w:t xml:space="preserve"> </w:t>
      </w:r>
      <w:r w:rsidR="00510905" w:rsidRPr="0095398A">
        <w:rPr>
          <w:rFonts w:asciiTheme="majorBidi" w:hAnsiTheme="majorBidi" w:cstheme="majorBidi"/>
          <w:szCs w:val="24"/>
        </w:rPr>
        <w:t xml:space="preserve">monitor </w:t>
      </w:r>
      <w:r w:rsidRPr="0095398A">
        <w:rPr>
          <w:rFonts w:asciiTheme="majorBidi" w:hAnsiTheme="majorBidi" w:cstheme="majorBidi"/>
          <w:szCs w:val="24"/>
        </w:rPr>
        <w:t xml:space="preserve">the details of </w:t>
      </w:r>
      <w:r w:rsidR="0077771A" w:rsidRPr="0095398A">
        <w:rPr>
          <w:rFonts w:asciiTheme="majorBidi" w:hAnsiTheme="majorBidi" w:cstheme="majorBidi"/>
          <w:szCs w:val="24"/>
        </w:rPr>
        <w:t>individual</w:t>
      </w:r>
      <w:r w:rsidR="0077771A" w:rsidRPr="00141658">
        <w:rPr>
          <w:rFonts w:asciiTheme="majorBidi" w:hAnsiTheme="majorBidi" w:cstheme="majorBidi"/>
          <w:szCs w:val="24"/>
        </w:rPr>
        <w:t xml:space="preserve"> </w:t>
      </w:r>
      <w:r w:rsidRPr="00964ABA">
        <w:rPr>
          <w:rFonts w:asciiTheme="majorBidi" w:hAnsiTheme="majorBidi" w:cstheme="majorBidi"/>
          <w:szCs w:val="24"/>
        </w:rPr>
        <w:t>atom</w:t>
      </w:r>
      <w:r w:rsidR="0077771A" w:rsidRPr="00964ABA">
        <w:rPr>
          <w:rFonts w:asciiTheme="majorBidi" w:hAnsiTheme="majorBidi" w:cstheme="majorBidi"/>
          <w:szCs w:val="24"/>
        </w:rPr>
        <w:t>s</w:t>
      </w:r>
      <w:r w:rsidRPr="00521EE4">
        <w:rPr>
          <w:rFonts w:asciiTheme="majorBidi" w:hAnsiTheme="majorBidi" w:cstheme="majorBidi"/>
          <w:szCs w:val="24"/>
        </w:rPr>
        <w:t xml:space="preserve">, </w:t>
      </w:r>
      <w:r w:rsidR="00465998" w:rsidRPr="004056E4">
        <w:rPr>
          <w:rFonts w:asciiTheme="majorBidi" w:hAnsiTheme="majorBidi" w:cstheme="majorBidi"/>
          <w:szCs w:val="24"/>
        </w:rPr>
        <w:t xml:space="preserve">allowing </w:t>
      </w:r>
      <w:r w:rsidR="0093590A" w:rsidRPr="00F465C0">
        <w:rPr>
          <w:rFonts w:asciiTheme="majorBidi" w:hAnsiTheme="majorBidi" w:cstheme="majorBidi"/>
          <w:szCs w:val="24"/>
        </w:rPr>
        <w:t xml:space="preserve">us </w:t>
      </w:r>
      <w:r w:rsidR="00465998" w:rsidRPr="00F465C0">
        <w:rPr>
          <w:rFonts w:asciiTheme="majorBidi" w:hAnsiTheme="majorBidi" w:cstheme="majorBidi"/>
          <w:szCs w:val="24"/>
        </w:rPr>
        <w:t>to study complex</w:t>
      </w:r>
      <w:r w:rsidRPr="000F191A">
        <w:rPr>
          <w:rFonts w:asciiTheme="majorBidi" w:hAnsiTheme="majorBidi" w:cstheme="majorBidi"/>
          <w:szCs w:val="24"/>
        </w:rPr>
        <w:t xml:space="preserve"> phenomena such as </w:t>
      </w:r>
      <w:r w:rsidR="0093590A" w:rsidRPr="0036143C">
        <w:rPr>
          <w:rFonts w:asciiTheme="majorBidi" w:hAnsiTheme="majorBidi" w:cstheme="majorBidi"/>
          <w:szCs w:val="24"/>
        </w:rPr>
        <w:t xml:space="preserve">mechanical and </w:t>
      </w:r>
      <w:r w:rsidRPr="0036143C">
        <w:rPr>
          <w:rFonts w:asciiTheme="majorBidi" w:hAnsiTheme="majorBidi" w:cstheme="majorBidi"/>
          <w:szCs w:val="24"/>
        </w:rPr>
        <w:t xml:space="preserve">interfacial properties </w:t>
      </w:r>
      <w:r w:rsidR="0093590A" w:rsidRPr="00086BEB">
        <w:rPr>
          <w:rFonts w:asciiTheme="majorBidi" w:hAnsiTheme="majorBidi" w:cstheme="majorBidi"/>
          <w:szCs w:val="24"/>
        </w:rPr>
        <w:t xml:space="preserve">of </w:t>
      </w:r>
      <w:r w:rsidR="006E4B35" w:rsidRPr="00086BEB">
        <w:rPr>
          <w:rFonts w:asciiTheme="majorBidi" w:hAnsiTheme="majorBidi" w:cstheme="majorBidi"/>
          <w:szCs w:val="24"/>
        </w:rPr>
        <w:t>a single nanotube</w:t>
      </w:r>
      <w:r w:rsidRPr="00705971">
        <w:rPr>
          <w:rFonts w:asciiTheme="majorBidi" w:hAnsiTheme="majorBidi" w:cstheme="majorBidi"/>
          <w:szCs w:val="24"/>
        </w:rPr>
        <w:t xml:space="preserve"> </w:t>
      </w:r>
      <w:r w:rsidR="0093590A" w:rsidRPr="004476F8">
        <w:rPr>
          <w:rFonts w:asciiTheme="majorBidi" w:hAnsiTheme="majorBidi" w:cstheme="majorBidi"/>
          <w:szCs w:val="24"/>
        </w:rPr>
        <w:t>surrounded by a polym</w:t>
      </w:r>
      <w:r w:rsidR="0093590A" w:rsidRPr="0095398A">
        <w:rPr>
          <w:rFonts w:asciiTheme="majorBidi" w:hAnsiTheme="majorBidi" w:cstheme="majorBidi"/>
          <w:szCs w:val="24"/>
        </w:rPr>
        <w:t>eric matrix</w:t>
      </w:r>
      <w:r w:rsidR="006E4B35" w:rsidRPr="0095398A">
        <w:rPr>
          <w:rFonts w:asciiTheme="majorBidi" w:hAnsiTheme="majorBidi" w:cstheme="majorBidi"/>
          <w:szCs w:val="24"/>
        </w:rPr>
        <w:t xml:space="preserve"> </w:t>
      </w:r>
      <w:r w:rsidR="00162585"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00bWsB1Z","properties":{"formattedCitation":"[25\\uc0\\u8211{}27]","plainCitation":"[25–27]","noteIndex":0},"citationItems":[{"id":"R6q3pB8V/kKWApthi","uris":["http://zotero.org/users/2762625/items/JXQH2KU9"],"uri":["http://zotero.org/users/2762625/items/JXQH2KU9"],"itemData":{"id":1453,"type":"article-journal","title":"Interfacial and mechanical properties of epoxy nanocomposites using different multiscale modeling schemes","container-title":"Composite Structures","page":"545-555","volume":"131","source":"Crossref","DOI":"10.1016/j.compstruct.2015.06.014","ISSN":"02638223","language":"en","author":[{"family":"Alian","given":"A.R."},{"family":"Kundalwal","given":"S.I."},{"family":"Meguid","given":"S.A."}],"issued":{"date-parts":[["2015",11]]}}},{"id":"R6q3pB8V/TWBMpi3i","uris":["http://zotero.org/users/2762625/items/ZYZBR7BV"],"uri":["http://zotero.org/users/2762625/items/ZYZBR7BV"],"itemData":{"id":1445,"type":"article-journal","title":"Influence of Nanotube Chirality, Temperature, and Chemical Modification on the Interfacial Bonding between Carbon Nanotubes and Polyphenylacetylene","container-title":"The Journal of Physical Chemistry C","page":"16514-16520","volume":"112","issue":"42","source":"Crossref","DOI":"10.1021/jp803615v","ISSN":"1932-7447, 1932-7455","language":"en","author":[{"family":"Chen","given":"Huijuan"},{"family":"Xue","given":"Qingzhong"},{"family":"Zheng","given":"Qingbin"},{"family":"Xie","given":"Jie"},{"family":"Yan","given":"Keyou"}],"issued":{"date-parts":[["2008",10,23]]}}},{"id":"R6q3pB8V/atZws5cX","uris":["http://zotero.org/users/2762625/items/F56CWKQY"],"uri":["http://zotero.org/users/2762625/items/F56CWKQY"],"itemData":{"id":1428,"type":"article-journal","title":"A nonlinear pullout model for unidirectional carbon nanotube-reinforced composites","container-title":"Composites Part B: Engineering","page":"211-217","volume":"35","issue":"3","source":"Crossref","DOI":"10.1016/j.compositesb.2003.08.001","ISSN":"13598368","language":"en","author":[{"family":"Xiao","given":"Tan"},{"family":"Liao","given":"Kin"}],"issued":{"date-parts":[["2004",1]]}}}],"schema":"https://github.com/citation-style-language/schema/raw/master/csl-citation.json"} </w:instrText>
      </w:r>
      <w:r w:rsidR="00162585" w:rsidRPr="0095398A">
        <w:rPr>
          <w:rFonts w:asciiTheme="majorBidi" w:hAnsiTheme="majorBidi" w:cstheme="majorBidi"/>
          <w:szCs w:val="24"/>
        </w:rPr>
        <w:fldChar w:fldCharType="separate"/>
      </w:r>
      <w:r w:rsidR="00F361E2" w:rsidRPr="0095398A">
        <w:rPr>
          <w:rFonts w:asciiTheme="majorBidi" w:hAnsiTheme="majorBidi" w:cstheme="majorBidi"/>
          <w:szCs w:val="24"/>
        </w:rPr>
        <w:t>[25–27]</w:t>
      </w:r>
      <w:r w:rsidR="00162585" w:rsidRPr="0095398A">
        <w:rPr>
          <w:rFonts w:asciiTheme="majorBidi" w:hAnsiTheme="majorBidi" w:cstheme="majorBidi"/>
          <w:szCs w:val="24"/>
        </w:rPr>
        <w:fldChar w:fldCharType="end"/>
      </w:r>
      <w:r w:rsidRPr="0095398A">
        <w:rPr>
          <w:rFonts w:asciiTheme="majorBidi" w:hAnsiTheme="majorBidi" w:cstheme="majorBidi"/>
          <w:szCs w:val="24"/>
        </w:rPr>
        <w:t xml:space="preserve">, effect of chemical functionalization on </w:t>
      </w:r>
      <w:r w:rsidR="0093590A" w:rsidRPr="0095398A">
        <w:rPr>
          <w:rFonts w:asciiTheme="majorBidi" w:hAnsiTheme="majorBidi" w:cstheme="majorBidi"/>
          <w:szCs w:val="24"/>
        </w:rPr>
        <w:t xml:space="preserve">the </w:t>
      </w:r>
      <w:r w:rsidR="006E4B35" w:rsidRPr="0095398A">
        <w:rPr>
          <w:rFonts w:asciiTheme="majorBidi" w:hAnsiTheme="majorBidi" w:cstheme="majorBidi"/>
          <w:szCs w:val="24"/>
        </w:rPr>
        <w:t>structural stability and strength of CNTs</w:t>
      </w:r>
      <w:r w:rsidRPr="0095398A">
        <w:rPr>
          <w:rFonts w:asciiTheme="majorBidi" w:hAnsiTheme="majorBidi" w:cstheme="majorBidi"/>
          <w:szCs w:val="24"/>
        </w:rPr>
        <w:t xml:space="preserve"> </w:t>
      </w:r>
      <w:r w:rsidR="00DA3622"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X5DOmxXU","properties":{"formattedCitation":"[28,29]","plainCitation":"[28,29]","noteIndex":0},"citationItems":[{"id":"R6q3pB8V/z1idexlZ","uris":["http://zotero.org/users/2762625/items/JSDWDSSP"],"uri":["http://zotero.org/users/2762625/items/JSDWDSSP"],"itemData":{"id":1431,"type":"article-journal","title":"Molecular Simulation of the Influence of Chemical Cross-Links on the Shear Strength of Carbon Nanotube−Polymer Interfaces","container-title":"The Journal of Physical Chemistry B","page":"3046-3048","volume":"106","issue":"12","source":"ACS Publications","abstract":"The influence of chemical cross-links between a single-walled fullerene nanotube and a polymer matrix on the matrix−nanotube shear strength has been studied using molecular dynamics simulations. A (10,10) nanotube embedded in either a crystalline or amorphous polyethylene matrix is used as a model for a nonbonded interface (in the absence of cross-links). The simulations predict that shear strengths and critical lengths required for load transfer can be enhanced and decreased, respectively, by over an order of magnitude with the formation of cross-links involving less than 1% of the nanotube carbon atoms. At this level of chemical functionalization, calculations also predict that there is a negligible change in tensile modulus for a (10,10) nanotube.","DOI":"10.1021/jp015591+","ISSN":"1520-6106","journalAbbreviation":"J. Phys. Chem. B","author":[{"family":"Frankland","given":"S. J. V."},{"family":"Caglar","given":"A."},{"family":"Brenner","given":"D. W."},{"family":"Griebel","given":"M."}],"issued":{"date-parts":[["2002",3,1]]}}},{"id":"R6q3pB8V/YfA9IbAg","uris":["http://zotero.org/users/2762625/items/8CTIAFJQ"],"uri":["http://zotero.org/users/2762625/items/8CTIAFJQ"],"itemData":{"id":96,"type":"article-journal","title":"Molecular mechanics of binding in carbon-nanotube–polymer composites","container-title":"Journal of Materials Research","page":"2770-2779","volume":"15","issue":"12","source":"CrossRef","DOI":"10.1557/JMR.2000.0396","ISSN":"0884-2914, 2044-5326","language":"en","author":[{"family":"Lordi","given":"Vincenzo"},{"family":"Yao","given":"Nan"}],"issued":{"date-parts":[["2000",12]]}}}],"schema":"https://github.com/citation-style-language/schema/raw/master/csl-citation.json"} </w:instrText>
      </w:r>
      <w:r w:rsidR="00DA3622" w:rsidRPr="0095398A">
        <w:rPr>
          <w:rFonts w:asciiTheme="majorBidi" w:hAnsiTheme="majorBidi" w:cstheme="majorBidi"/>
          <w:szCs w:val="24"/>
        </w:rPr>
        <w:fldChar w:fldCharType="separate"/>
      </w:r>
      <w:r w:rsidR="00F361E2" w:rsidRPr="0095398A">
        <w:rPr>
          <w:rFonts w:asciiTheme="majorBidi" w:hAnsiTheme="majorBidi" w:cstheme="majorBidi"/>
          <w:szCs w:val="24"/>
        </w:rPr>
        <w:t>[28,29]</w:t>
      </w:r>
      <w:r w:rsidR="00DA3622" w:rsidRPr="0095398A">
        <w:rPr>
          <w:rFonts w:asciiTheme="majorBidi" w:hAnsiTheme="majorBidi" w:cstheme="majorBidi"/>
          <w:szCs w:val="24"/>
        </w:rPr>
        <w:fldChar w:fldCharType="end"/>
      </w:r>
      <w:r w:rsidR="006E4B35" w:rsidRPr="0095398A">
        <w:rPr>
          <w:rFonts w:asciiTheme="majorBidi" w:hAnsiTheme="majorBidi" w:cstheme="majorBidi"/>
          <w:szCs w:val="24"/>
        </w:rPr>
        <w:t>,</w:t>
      </w:r>
      <w:r w:rsidRPr="0095398A">
        <w:rPr>
          <w:rFonts w:asciiTheme="majorBidi" w:hAnsiTheme="majorBidi" w:cstheme="majorBidi"/>
          <w:szCs w:val="24"/>
        </w:rPr>
        <w:t xml:space="preserve"> and influence of defect</w:t>
      </w:r>
      <w:r w:rsidR="006E4B35" w:rsidRPr="0095398A">
        <w:rPr>
          <w:rFonts w:asciiTheme="majorBidi" w:hAnsiTheme="majorBidi" w:cstheme="majorBidi"/>
          <w:szCs w:val="24"/>
        </w:rPr>
        <w:t>s on</w:t>
      </w:r>
      <w:r w:rsidRPr="0095398A">
        <w:rPr>
          <w:rFonts w:asciiTheme="majorBidi" w:hAnsiTheme="majorBidi" w:cstheme="majorBidi"/>
          <w:szCs w:val="24"/>
        </w:rPr>
        <w:t xml:space="preserve"> CNT </w:t>
      </w:r>
      <w:r w:rsidR="006E4B35" w:rsidRPr="0095398A">
        <w:rPr>
          <w:rFonts w:asciiTheme="majorBidi" w:hAnsiTheme="majorBidi" w:cstheme="majorBidi"/>
          <w:szCs w:val="24"/>
        </w:rPr>
        <w:t xml:space="preserve">properties </w:t>
      </w:r>
      <w:r w:rsidR="008D11F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HRBf75uk","properties":{"formattedCitation":"[18,30]","plainCitation":"[18,30]","noteIndex":0},"citationItems":[{"id":"R6q3pB8V/6lZrCeCo","uris":["http://zotero.org/users/2762625/items/Q2TN7QP7"],"uri":["http://zotero.org/users/2762625/items/Q2TN7QP7"],"itemData":{"id":280,"type":"article-journal","title":"Computer simulation of carbon nanotube pull-out from polymer by the molecular dynamics method","container-title":"Composites Part A: Applied Science and Manufacturing","page":"747-754","volume":"38","issue":"3","source":"CrossRef","DOI":"10.1016/j.compositesa.2006.09.011","ISSN":"1359835X","language":"en","author":[{"family":"Chowdhury","given":"S.C."},{"family":"Okabe","given":"T."}],"issued":{"date-parts":[["2007",3]]}}},{"id":"R6q3pB8V/IqoaLwcv","uris":["http://zotero.org/users/2762625/items/R78JM9JL"],"uri":["http://zotero.org/users/2762625/items/R78JM9JL"],"itemData":{"id":1449,"type":"article-journal","title":"Multiscale Analysis of Fracture of Carbon Nanotubes Embedded in Composites","container-title":"International Journal of Fracture","page":"369-386","volume":"134","issue":"3-4","source":"Crossref","DOI":"10.1007/s10704-005-3073-1","ISSN":"0376-9429, 1573-2673","language":"en","author":[{"family":"Shi","given":"Dong-Li"},{"family":"Feng","given":"Xi-Qiao"},{"family":"Jiang","given":"Hanqing"},{"family":"Huang","given":"Yonggang Y."},{"family":"Hwang","given":"Keh-Chih"}],"issued":{"date-parts":[["2005",8]]}}}],"schema":"https://github.com/citation-style-language/schema/raw/master/csl-citation.json"} </w:instrText>
      </w:r>
      <w:r w:rsidR="008D11F9" w:rsidRPr="0095398A">
        <w:rPr>
          <w:rFonts w:asciiTheme="majorBidi" w:hAnsiTheme="majorBidi" w:cstheme="majorBidi"/>
          <w:szCs w:val="24"/>
        </w:rPr>
        <w:fldChar w:fldCharType="separate"/>
      </w:r>
      <w:r w:rsidR="00F361E2" w:rsidRPr="0095398A">
        <w:rPr>
          <w:rFonts w:asciiTheme="majorBidi" w:hAnsiTheme="majorBidi" w:cstheme="majorBidi"/>
          <w:szCs w:val="24"/>
        </w:rPr>
        <w:t>[18,30]</w:t>
      </w:r>
      <w:r w:rsidR="008D11F9" w:rsidRPr="0095398A">
        <w:rPr>
          <w:rFonts w:asciiTheme="majorBidi" w:hAnsiTheme="majorBidi" w:cstheme="majorBidi"/>
          <w:szCs w:val="24"/>
        </w:rPr>
        <w:fldChar w:fldCharType="end"/>
      </w:r>
      <w:r w:rsidRPr="0095398A">
        <w:rPr>
          <w:rFonts w:asciiTheme="majorBidi" w:hAnsiTheme="majorBidi" w:cstheme="majorBidi"/>
          <w:szCs w:val="24"/>
        </w:rPr>
        <w:t xml:space="preserve">. </w:t>
      </w:r>
      <w:r w:rsidR="00B06711" w:rsidRPr="0095398A">
        <w:rPr>
          <w:rFonts w:asciiTheme="majorBidi" w:hAnsiTheme="majorBidi" w:cstheme="majorBidi"/>
          <w:szCs w:val="24"/>
        </w:rPr>
        <w:t xml:space="preserve">Several </w:t>
      </w:r>
      <w:r w:rsidR="00351614" w:rsidRPr="0095398A">
        <w:rPr>
          <w:rFonts w:asciiTheme="majorBidi" w:hAnsiTheme="majorBidi" w:cstheme="majorBidi"/>
          <w:szCs w:val="24"/>
        </w:rPr>
        <w:t>studies</w:t>
      </w:r>
      <w:r w:rsidR="00B06711" w:rsidRPr="0095398A">
        <w:rPr>
          <w:rFonts w:asciiTheme="majorBidi" w:hAnsiTheme="majorBidi" w:cstheme="majorBidi"/>
          <w:szCs w:val="24"/>
        </w:rPr>
        <w:t xml:space="preserve"> </w:t>
      </w:r>
      <w:r w:rsidR="0077771A" w:rsidRPr="0095398A">
        <w:rPr>
          <w:rFonts w:asciiTheme="majorBidi" w:hAnsiTheme="majorBidi" w:cstheme="majorBidi"/>
          <w:szCs w:val="24"/>
        </w:rPr>
        <w:t xml:space="preserve">attempted </w:t>
      </w:r>
      <w:r w:rsidR="00B06711" w:rsidRPr="00141658">
        <w:rPr>
          <w:rFonts w:asciiTheme="majorBidi" w:hAnsiTheme="majorBidi" w:cstheme="majorBidi"/>
          <w:szCs w:val="24"/>
        </w:rPr>
        <w:t xml:space="preserve">to </w:t>
      </w:r>
      <w:r w:rsidR="004617EC" w:rsidRPr="00964ABA">
        <w:rPr>
          <w:rFonts w:asciiTheme="majorBidi" w:hAnsiTheme="majorBidi" w:cstheme="majorBidi"/>
          <w:szCs w:val="24"/>
        </w:rPr>
        <w:t>utilize</w:t>
      </w:r>
      <w:r w:rsidR="00B06711" w:rsidRPr="00521EE4">
        <w:rPr>
          <w:rFonts w:asciiTheme="majorBidi" w:hAnsiTheme="majorBidi" w:cstheme="majorBidi"/>
          <w:szCs w:val="24"/>
        </w:rPr>
        <w:t xml:space="preserve"> the increasing computational resources to conduct large atomistic simulations of </w:t>
      </w:r>
      <w:r w:rsidR="007951BC" w:rsidRPr="004056E4">
        <w:rPr>
          <w:rFonts w:asciiTheme="majorBidi" w:hAnsiTheme="majorBidi" w:cstheme="majorBidi"/>
          <w:szCs w:val="24"/>
        </w:rPr>
        <w:t>composite systems</w:t>
      </w:r>
      <w:r w:rsidR="00216DFF" w:rsidRPr="00450BD1">
        <w:rPr>
          <w:rFonts w:asciiTheme="majorBidi" w:hAnsiTheme="majorBidi" w:cstheme="majorBidi"/>
          <w:szCs w:val="24"/>
        </w:rPr>
        <w:t xml:space="preserve"> </w:t>
      </w:r>
      <w:r w:rsidR="00DA2620"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SCIPO3OG","properties":{"formattedCitation":"[16,31,32]","plainCitation":"[16,31,32]","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id":"R6q3pB8V/REkhyMTu","uris":["http://zotero.org/users/2762625/items/NKG6T397"],"uri":["http://zotero.org/users/2762625/items/NKG6T397"],"itemData":{"id":510,"type":"article-journal","title":"Effect of Carbon Nanotube Dispersion on Glass Transition in Cross-Linked Epoxy–Carbon Nanotube Nanocomposites: Role of Interfacial Interactions","container-title":"The Journal of Physical Chemistry B","page":"7444-7454","volume":"117","issue":"24","source":"CrossRef","DOI":"10.1021/jp401614p","ISSN":"1520-6106, 1520-5207","shortTitle":"Effect of Carbon Nanotube Dispersion on Glass Transition in Cross-Linked Epoxy–Carbon Nanotube Nanocomposites","language":"en","author":[{"family":"Khare","given":"Ketan S."},{"family":"Khare","given":"Rajesh"}],"issued":{"date-parts":[["2013",6,20]]}}},{"id":"R6q3pB8V/B2FFPli6","uris":["http://zotero.org/users/2762625/items/WRWNHBZC"],"uri":["http://zotero.org/users/2762625/items/WRWNHBZC"],"itemData":{"id":526,"type":"article-journal","title":"Molecular dynamics simulations of the effect of the volume fraction on unidirectional polyimide–carbon nanotube nanocomposites","container-title":"Carbon","page":"440-448","volume":"67","source":"CrossRef","DOI":"10.1016/j.carbon.2013.10.016","ISSN":"00086223","language":"en","author":[{"family":"Jiang","given":"Qian"},{"family":"Tallury","given":"Syamal S."},{"family":"Qiu","given":"Yiping"},{"family":"Pasquinelli","given":"Melissa A."}],"issued":{"date-parts":[["2014",2]]}}}],"schema":"https://github.com/citation-style-language/schema/raw/master/csl-citation.json"} </w:instrText>
      </w:r>
      <w:r w:rsidR="00DA2620" w:rsidRPr="0095398A">
        <w:rPr>
          <w:rFonts w:asciiTheme="majorBidi" w:hAnsiTheme="majorBidi" w:cstheme="majorBidi"/>
          <w:szCs w:val="24"/>
        </w:rPr>
        <w:fldChar w:fldCharType="separate"/>
      </w:r>
      <w:r w:rsidR="00216DFF" w:rsidRPr="0095398A">
        <w:rPr>
          <w:rFonts w:asciiTheme="majorBidi" w:hAnsiTheme="majorBidi" w:cstheme="majorBidi"/>
          <w:szCs w:val="24"/>
        </w:rPr>
        <w:t>[16,31,32]</w:t>
      </w:r>
      <w:r w:rsidR="00DA2620" w:rsidRPr="0095398A">
        <w:rPr>
          <w:rFonts w:asciiTheme="majorBidi" w:hAnsiTheme="majorBidi" w:cstheme="majorBidi"/>
          <w:szCs w:val="24"/>
        </w:rPr>
        <w:fldChar w:fldCharType="end"/>
      </w:r>
      <w:r w:rsidR="007951BC" w:rsidRPr="0095398A">
        <w:rPr>
          <w:rFonts w:asciiTheme="majorBidi" w:hAnsiTheme="majorBidi" w:cstheme="majorBidi"/>
          <w:szCs w:val="24"/>
        </w:rPr>
        <w:t xml:space="preserve">. The main objective was to simulate </w:t>
      </w:r>
      <w:r w:rsidR="0077771A" w:rsidRPr="0095398A">
        <w:rPr>
          <w:rFonts w:asciiTheme="majorBidi" w:hAnsiTheme="majorBidi" w:cstheme="majorBidi"/>
          <w:szCs w:val="24"/>
        </w:rPr>
        <w:t>representative volume elements (</w:t>
      </w:r>
      <w:r w:rsidR="007951BC" w:rsidRPr="0095398A">
        <w:rPr>
          <w:rFonts w:asciiTheme="majorBidi" w:hAnsiTheme="majorBidi" w:cstheme="majorBidi"/>
          <w:szCs w:val="24"/>
        </w:rPr>
        <w:t>RVEs</w:t>
      </w:r>
      <w:r w:rsidR="0077771A" w:rsidRPr="0095398A">
        <w:rPr>
          <w:rFonts w:asciiTheme="majorBidi" w:hAnsiTheme="majorBidi" w:cstheme="majorBidi"/>
          <w:szCs w:val="24"/>
        </w:rPr>
        <w:t>)</w:t>
      </w:r>
      <w:r w:rsidR="007951BC" w:rsidRPr="0095398A">
        <w:rPr>
          <w:rFonts w:asciiTheme="majorBidi" w:hAnsiTheme="majorBidi" w:cstheme="majorBidi"/>
          <w:szCs w:val="24"/>
        </w:rPr>
        <w:t xml:space="preserve"> large enough to capture the </w:t>
      </w:r>
      <w:r w:rsidR="0077771A" w:rsidRPr="0095398A">
        <w:rPr>
          <w:rFonts w:asciiTheme="majorBidi" w:hAnsiTheme="majorBidi" w:cstheme="majorBidi"/>
          <w:szCs w:val="24"/>
        </w:rPr>
        <w:t>atomistic</w:t>
      </w:r>
      <w:r w:rsidR="00D315B8">
        <w:rPr>
          <w:rFonts w:asciiTheme="majorBidi" w:hAnsiTheme="majorBidi" w:cstheme="majorBidi"/>
          <w:szCs w:val="24"/>
        </w:rPr>
        <w:t xml:space="preserve"> </w:t>
      </w:r>
      <w:r w:rsidR="0077771A" w:rsidRPr="00964ABA">
        <w:rPr>
          <w:rFonts w:asciiTheme="majorBidi" w:hAnsiTheme="majorBidi" w:cstheme="majorBidi"/>
          <w:szCs w:val="24"/>
        </w:rPr>
        <w:t xml:space="preserve">behavior of </w:t>
      </w:r>
      <w:r w:rsidR="007951BC" w:rsidRPr="00964ABA">
        <w:rPr>
          <w:rFonts w:asciiTheme="majorBidi" w:hAnsiTheme="majorBidi" w:cstheme="majorBidi"/>
          <w:szCs w:val="24"/>
        </w:rPr>
        <w:t>nanocomposites</w:t>
      </w:r>
      <w:r w:rsidR="00216DFF"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0fhfZon8","properties":{"formattedCitation":"[16]","plainCitation":"[16]","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216DFF" w:rsidRPr="0095398A">
        <w:rPr>
          <w:rFonts w:asciiTheme="majorBidi" w:hAnsiTheme="majorBidi" w:cstheme="majorBidi"/>
          <w:szCs w:val="24"/>
        </w:rPr>
        <w:fldChar w:fldCharType="separate"/>
      </w:r>
      <w:r w:rsidR="00216DFF" w:rsidRPr="0095398A">
        <w:rPr>
          <w:rFonts w:asciiTheme="majorBidi" w:hAnsiTheme="majorBidi" w:cstheme="majorBidi"/>
          <w:szCs w:val="24"/>
        </w:rPr>
        <w:t>[16]</w:t>
      </w:r>
      <w:r w:rsidR="00216DFF" w:rsidRPr="0095398A">
        <w:rPr>
          <w:rFonts w:asciiTheme="majorBidi" w:hAnsiTheme="majorBidi" w:cstheme="majorBidi"/>
          <w:szCs w:val="24"/>
        </w:rPr>
        <w:fldChar w:fldCharType="end"/>
      </w:r>
      <w:r w:rsidR="007951BC" w:rsidRPr="0095398A">
        <w:rPr>
          <w:rFonts w:asciiTheme="majorBidi" w:hAnsiTheme="majorBidi" w:cstheme="majorBidi"/>
          <w:szCs w:val="24"/>
        </w:rPr>
        <w:t xml:space="preserve">. </w:t>
      </w:r>
      <w:r w:rsidRPr="0095398A">
        <w:rPr>
          <w:rFonts w:asciiTheme="majorBidi" w:hAnsiTheme="majorBidi" w:cstheme="majorBidi"/>
          <w:szCs w:val="24"/>
        </w:rPr>
        <w:t xml:space="preserve">However, even with the usage of the most advanced supercomputers, only </w:t>
      </w:r>
      <w:r w:rsidR="00216DFF" w:rsidRPr="0095398A">
        <w:rPr>
          <w:rFonts w:asciiTheme="majorBidi" w:hAnsiTheme="majorBidi" w:cstheme="majorBidi"/>
          <w:szCs w:val="24"/>
        </w:rPr>
        <w:t>~</w:t>
      </w:r>
      <m:oMath>
        <m:sSup>
          <m:sSupPr>
            <m:ctrlPr>
              <w:rPr>
                <w:rFonts w:ascii="Cambria Math" w:hAnsi="Cambria Math" w:cstheme="majorBidi"/>
                <w:szCs w:val="24"/>
              </w:rPr>
            </m:ctrlPr>
          </m:sSupPr>
          <m:e>
            <m:r>
              <m:rPr>
                <m:nor/>
              </m:rPr>
              <w:rPr>
                <w:rFonts w:asciiTheme="majorBidi" w:hAnsiTheme="majorBidi" w:cstheme="majorBidi"/>
                <w:szCs w:val="24"/>
              </w:rPr>
              <m:t>10</m:t>
            </m:r>
          </m:e>
          <m:sup>
            <m:r>
              <m:rPr>
                <m:nor/>
              </m:rPr>
              <w:rPr>
                <w:rFonts w:asciiTheme="majorBidi" w:hAnsiTheme="majorBidi" w:cstheme="majorBidi"/>
                <w:szCs w:val="24"/>
              </w:rPr>
              <m:t>9</m:t>
            </m:r>
          </m:sup>
        </m:sSup>
      </m:oMath>
      <w:r w:rsidRPr="0095398A">
        <w:rPr>
          <w:rFonts w:asciiTheme="majorBidi" w:hAnsiTheme="majorBidi" w:cstheme="majorBidi"/>
          <w:szCs w:val="24"/>
        </w:rPr>
        <w:t xml:space="preserve"> atoms, </w:t>
      </w:r>
      <w:r w:rsidR="00D23114" w:rsidRPr="0095398A">
        <w:rPr>
          <w:rFonts w:asciiTheme="majorBidi" w:hAnsiTheme="majorBidi" w:cstheme="majorBidi"/>
          <w:szCs w:val="24"/>
        </w:rPr>
        <w:t>i.e.</w:t>
      </w:r>
      <w:r w:rsidRPr="0095398A">
        <w:rPr>
          <w:rFonts w:asciiTheme="majorBidi" w:hAnsiTheme="majorBidi" w:cstheme="majorBidi"/>
          <w:szCs w:val="24"/>
        </w:rPr>
        <w:t xml:space="preserve"> 1000 atoms in each direction, can be simulate</w:t>
      </w:r>
      <w:r w:rsidRPr="00964ABA">
        <w:rPr>
          <w:rFonts w:asciiTheme="majorBidi" w:hAnsiTheme="majorBidi" w:cstheme="majorBidi"/>
          <w:szCs w:val="24"/>
        </w:rPr>
        <w:t>d</w:t>
      </w:r>
      <w:r w:rsidR="00D23114" w:rsidRPr="00964ABA">
        <w:rPr>
          <w:rFonts w:asciiTheme="majorBidi" w:hAnsiTheme="majorBidi" w:cstheme="majorBidi"/>
          <w:szCs w:val="24"/>
        </w:rPr>
        <w:t>;</w:t>
      </w:r>
      <w:r w:rsidRPr="00521EE4">
        <w:rPr>
          <w:rFonts w:asciiTheme="majorBidi" w:hAnsiTheme="majorBidi" w:cstheme="majorBidi"/>
          <w:szCs w:val="24"/>
        </w:rPr>
        <w:t xml:space="preserve"> </w:t>
      </w:r>
      <w:r w:rsidR="00D23114" w:rsidRPr="004056E4">
        <w:rPr>
          <w:rFonts w:asciiTheme="majorBidi" w:hAnsiTheme="majorBidi" w:cstheme="majorBidi"/>
          <w:szCs w:val="24"/>
        </w:rPr>
        <w:t>making it unsuitable approach to investigate microscopic</w:t>
      </w:r>
      <w:r w:rsidR="007951BC" w:rsidRPr="00450BD1">
        <w:rPr>
          <w:rFonts w:asciiTheme="majorBidi" w:hAnsiTheme="majorBidi" w:cstheme="majorBidi"/>
          <w:szCs w:val="24"/>
        </w:rPr>
        <w:t xml:space="preserve"> composite</w:t>
      </w:r>
      <w:r w:rsidR="00D23114" w:rsidRPr="00F465C0">
        <w:rPr>
          <w:rFonts w:asciiTheme="majorBidi" w:hAnsiTheme="majorBidi" w:cstheme="majorBidi"/>
          <w:szCs w:val="24"/>
        </w:rPr>
        <w:t xml:space="preserve"> systems</w:t>
      </w:r>
      <w:r w:rsidR="007951BC" w:rsidRPr="000F191A">
        <w:rPr>
          <w:rFonts w:asciiTheme="majorBidi" w:hAnsiTheme="majorBidi" w:cstheme="majorBidi"/>
          <w:szCs w:val="24"/>
        </w:rPr>
        <w:t xml:space="preserve"> reinforced with nanotube</w:t>
      </w:r>
      <w:r w:rsidR="00D64C21" w:rsidRPr="0036143C">
        <w:rPr>
          <w:rFonts w:asciiTheme="majorBidi" w:hAnsiTheme="majorBidi" w:cstheme="majorBidi"/>
          <w:szCs w:val="24"/>
        </w:rPr>
        <w:t>s</w:t>
      </w:r>
      <w:r w:rsidR="007951BC" w:rsidRPr="0036143C">
        <w:rPr>
          <w:rFonts w:asciiTheme="majorBidi" w:hAnsiTheme="majorBidi" w:cstheme="majorBidi"/>
          <w:szCs w:val="24"/>
        </w:rPr>
        <w:t xml:space="preserve"> of larger diameters and aspect ratios</w:t>
      </w:r>
      <w:r w:rsidR="00D23114" w:rsidRPr="009015E7">
        <w:rPr>
          <w:rFonts w:asciiTheme="majorBidi" w:hAnsiTheme="majorBidi" w:cstheme="majorBidi"/>
          <w:szCs w:val="24"/>
        </w:rPr>
        <w:t xml:space="preserve"> </w:t>
      </w:r>
      <w:r w:rsidR="00D23114"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vxHcJkmN","properties":{"formattedCitation":"[33]","plainCitation":"[33]","noteIndex":0},"citationItems":[{"id":"R6q3pB8V/yv9jbmPy","uris":["http://zotero.org/users/2762625/items/V54IW9HL"],"uri":["http://zotero.org/users/2762625/items/V54IW9HL"],"itemData":{"id":1447,"type":"article-journal","title":"Simulating materials failure by using up to one billion atoms and the world's fastest computer: Work-hardening","container-title":"Proceedings of the National Academy of Sciences","page":"5783-5787","volume":"99","issue":"9","source":"Crossref","DOI":"10.1073/pnas.062054999","ISSN":"0027-8424, 1091-6490","shortTitle":"Simulating materials failure by using up to one billion atoms and the world's fastest computer","language":"en","author":[{"family":"Abraham","given":"F. F."},{"family":"Walkup","given":"R."},{"family":"Gao","given":"H."},{"family":"Duchaineau","given":"M."},{"family":"Diaz De La Rubia","given":"T."},{"family":"Seager","given":"M."}],"issued":{"date-parts":[["2002",4,30]]}}}],"schema":"https://github.com/citation-style-language/schema/raw/master/csl-citation.json"} </w:instrText>
      </w:r>
      <w:r w:rsidR="00D23114" w:rsidRPr="0095398A">
        <w:rPr>
          <w:rFonts w:asciiTheme="majorBidi" w:hAnsiTheme="majorBidi" w:cstheme="majorBidi"/>
          <w:szCs w:val="24"/>
        </w:rPr>
        <w:fldChar w:fldCharType="separate"/>
      </w:r>
      <w:r w:rsidR="00D23114" w:rsidRPr="0095398A">
        <w:rPr>
          <w:rFonts w:asciiTheme="majorBidi" w:hAnsiTheme="majorBidi" w:cstheme="majorBidi"/>
          <w:szCs w:val="24"/>
        </w:rPr>
        <w:t>[33]</w:t>
      </w:r>
      <w:r w:rsidR="00D23114" w:rsidRPr="0095398A">
        <w:rPr>
          <w:rFonts w:asciiTheme="majorBidi" w:hAnsiTheme="majorBidi" w:cstheme="majorBidi"/>
          <w:szCs w:val="24"/>
        </w:rPr>
        <w:fldChar w:fldCharType="end"/>
      </w:r>
      <w:r w:rsidR="007951BC" w:rsidRPr="0095398A">
        <w:rPr>
          <w:rFonts w:asciiTheme="majorBidi" w:hAnsiTheme="majorBidi" w:cstheme="majorBidi"/>
          <w:szCs w:val="24"/>
        </w:rPr>
        <w:t>.</w:t>
      </w:r>
    </w:p>
    <w:p w14:paraId="114C44FC" w14:textId="1412D75C" w:rsidR="00676382" w:rsidRPr="0095398A" w:rsidRDefault="00676382" w:rsidP="0007444A">
      <w:pPr>
        <w:spacing w:line="360" w:lineRule="auto"/>
        <w:ind w:right="-23" w:firstLine="360"/>
        <w:jc w:val="both"/>
        <w:rPr>
          <w:rFonts w:asciiTheme="majorBidi" w:hAnsiTheme="majorBidi" w:cstheme="majorBidi"/>
          <w:szCs w:val="24"/>
        </w:rPr>
      </w:pPr>
      <w:r w:rsidRPr="00964ABA">
        <w:rPr>
          <w:rFonts w:asciiTheme="majorBidi" w:hAnsiTheme="majorBidi" w:cstheme="majorBidi"/>
          <w:szCs w:val="24"/>
        </w:rPr>
        <w:t xml:space="preserve">To enlarge the simulation scale, traditional continuum </w:t>
      </w:r>
      <w:r w:rsidR="00D15EB6" w:rsidRPr="00964ABA">
        <w:rPr>
          <w:rFonts w:asciiTheme="majorBidi" w:hAnsiTheme="majorBidi" w:cstheme="majorBidi"/>
          <w:szCs w:val="24"/>
        </w:rPr>
        <w:t>techn</w:t>
      </w:r>
      <w:r w:rsidR="00D15EB6" w:rsidRPr="00521EE4">
        <w:rPr>
          <w:rFonts w:asciiTheme="majorBidi" w:hAnsiTheme="majorBidi" w:cstheme="majorBidi"/>
          <w:szCs w:val="24"/>
        </w:rPr>
        <w:t>iques were</w:t>
      </w:r>
      <w:r w:rsidRPr="004056E4">
        <w:rPr>
          <w:rFonts w:asciiTheme="majorBidi" w:hAnsiTheme="majorBidi" w:cstheme="majorBidi"/>
          <w:szCs w:val="24"/>
        </w:rPr>
        <w:t xml:space="preserve"> introduced which </w:t>
      </w:r>
      <w:r w:rsidRPr="00F465C0">
        <w:rPr>
          <w:rFonts w:asciiTheme="majorBidi" w:hAnsiTheme="majorBidi" w:cstheme="majorBidi"/>
          <w:szCs w:val="24"/>
        </w:rPr>
        <w:t xml:space="preserve">neglect the details of </w:t>
      </w:r>
      <w:r w:rsidR="00D15EB6" w:rsidRPr="00F465C0">
        <w:rPr>
          <w:rFonts w:asciiTheme="majorBidi" w:hAnsiTheme="majorBidi" w:cstheme="majorBidi"/>
          <w:szCs w:val="24"/>
        </w:rPr>
        <w:t xml:space="preserve">its </w:t>
      </w:r>
      <w:r w:rsidRPr="000F191A">
        <w:rPr>
          <w:rFonts w:asciiTheme="majorBidi" w:hAnsiTheme="majorBidi" w:cstheme="majorBidi"/>
          <w:szCs w:val="24"/>
        </w:rPr>
        <w:t xml:space="preserve">atomic structure. Although the traditional continuum models cannot accurately describe the phenomena </w:t>
      </w:r>
      <w:r w:rsidR="0077771A" w:rsidRPr="0036143C">
        <w:rPr>
          <w:rFonts w:asciiTheme="majorBidi" w:hAnsiTheme="majorBidi" w:cstheme="majorBidi"/>
          <w:szCs w:val="24"/>
        </w:rPr>
        <w:t>at the nanoscale</w:t>
      </w:r>
      <w:r w:rsidRPr="00086BEB">
        <w:rPr>
          <w:rFonts w:asciiTheme="majorBidi" w:hAnsiTheme="majorBidi" w:cstheme="majorBidi"/>
          <w:szCs w:val="24"/>
        </w:rPr>
        <w:t xml:space="preserve">, </w:t>
      </w:r>
      <w:r w:rsidR="0077771A" w:rsidRPr="00705971">
        <w:rPr>
          <w:rFonts w:asciiTheme="majorBidi" w:hAnsiTheme="majorBidi" w:cstheme="majorBidi"/>
          <w:szCs w:val="24"/>
        </w:rPr>
        <w:t xml:space="preserve">they are </w:t>
      </w:r>
      <w:r w:rsidRPr="00705971">
        <w:rPr>
          <w:rFonts w:asciiTheme="majorBidi" w:hAnsiTheme="majorBidi" w:cstheme="majorBidi"/>
          <w:szCs w:val="24"/>
        </w:rPr>
        <w:t>able to prov</w:t>
      </w:r>
      <w:r w:rsidRPr="004476F8">
        <w:rPr>
          <w:rFonts w:asciiTheme="majorBidi" w:hAnsiTheme="majorBidi" w:cstheme="majorBidi"/>
          <w:szCs w:val="24"/>
        </w:rPr>
        <w:t xml:space="preserve">ide valuable information </w:t>
      </w:r>
      <w:r w:rsidR="0077771A" w:rsidRPr="0095398A">
        <w:rPr>
          <w:rFonts w:asciiTheme="majorBidi" w:hAnsiTheme="majorBidi" w:cstheme="majorBidi"/>
          <w:szCs w:val="24"/>
        </w:rPr>
        <w:t>concerning</w:t>
      </w:r>
      <w:r w:rsidRPr="0095398A">
        <w:rPr>
          <w:rFonts w:asciiTheme="majorBidi" w:hAnsiTheme="majorBidi" w:cstheme="majorBidi"/>
          <w:szCs w:val="24"/>
        </w:rPr>
        <w:t xml:space="preserve"> the influence of the </w:t>
      </w:r>
      <w:r w:rsidR="0077771A" w:rsidRPr="0095398A">
        <w:rPr>
          <w:rFonts w:asciiTheme="majorBidi" w:hAnsiTheme="majorBidi" w:cstheme="majorBidi"/>
          <w:szCs w:val="24"/>
        </w:rPr>
        <w:t>microscale</w:t>
      </w:r>
      <w:r w:rsidRPr="0095398A">
        <w:rPr>
          <w:rFonts w:asciiTheme="majorBidi" w:hAnsiTheme="majorBidi" w:cstheme="majorBidi"/>
          <w:szCs w:val="24"/>
        </w:rPr>
        <w:t xml:space="preserve"> parameters on the properties of CNT-reinforced composites, such as  curvature </w:t>
      </w:r>
      <w:r w:rsidR="0030553C"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gnwb2NKO","properties":{"formattedCitation":"[34\\uc0\\u8211{}36]","plainCitation":"[34–36]","noteIndex":0},"citationItems":[{"id":"R6q3pB8V/hEWfgSVq","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C."}],"issued":{"date-parts":[["2002",6,17]]}}},{"id":"R6q3pB8V/WCTcinIo","uris":["http://zotero.org/users/2762625/items/VAS4Y8YH"],"uri":["http://zotero.org/users/2762625/items/VAS4Y8YH"],"itemData":{"id":1454,"type":"article-journal","title":"Fiber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R6q3pB8V/bb3CZVAx","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schema":"https://github.com/citation-style-language/schema/raw/master/csl-citation.json"} </w:instrText>
      </w:r>
      <w:r w:rsidR="0030553C" w:rsidRPr="0095398A">
        <w:rPr>
          <w:rFonts w:asciiTheme="majorBidi" w:hAnsiTheme="majorBidi" w:cstheme="majorBidi"/>
          <w:szCs w:val="24"/>
        </w:rPr>
        <w:fldChar w:fldCharType="separate"/>
      </w:r>
      <w:r w:rsidR="00216DFF" w:rsidRPr="0095398A">
        <w:rPr>
          <w:rFonts w:asciiTheme="majorBidi" w:hAnsiTheme="majorBidi" w:cstheme="majorBidi"/>
          <w:szCs w:val="24"/>
        </w:rPr>
        <w:t>[34–36]</w:t>
      </w:r>
      <w:r w:rsidR="0030553C" w:rsidRPr="0095398A">
        <w:rPr>
          <w:rFonts w:asciiTheme="majorBidi" w:hAnsiTheme="majorBidi" w:cstheme="majorBidi"/>
          <w:szCs w:val="24"/>
        </w:rPr>
        <w:fldChar w:fldCharType="end"/>
      </w:r>
      <w:r w:rsidRPr="0095398A">
        <w:rPr>
          <w:rFonts w:asciiTheme="majorBidi" w:hAnsiTheme="majorBidi" w:cstheme="majorBidi"/>
          <w:szCs w:val="24"/>
        </w:rPr>
        <w:t>, aspect ratio and volume fraction</w:t>
      </w:r>
      <w:r w:rsidR="00F0034C" w:rsidRPr="0095398A">
        <w:rPr>
          <w:rFonts w:asciiTheme="majorBidi" w:hAnsiTheme="majorBidi" w:cstheme="majorBidi"/>
          <w:szCs w:val="24"/>
        </w:rPr>
        <w:t xml:space="preserve"> of the dispersed CNTs</w:t>
      </w:r>
      <w:r w:rsidRPr="0095398A">
        <w:rPr>
          <w:rFonts w:asciiTheme="majorBidi" w:hAnsiTheme="majorBidi" w:cstheme="majorBidi"/>
          <w:szCs w:val="24"/>
        </w:rPr>
        <w:t xml:space="preserve"> </w:t>
      </w:r>
      <w:r w:rsidR="0030553C"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Sp8pdMaM","properties":{"formattedCitation":"[37]","plainCitation":"[37]","noteIndex":0},"citationItems":[{"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30553C" w:rsidRPr="0095398A">
        <w:rPr>
          <w:rFonts w:asciiTheme="majorBidi" w:hAnsiTheme="majorBidi" w:cstheme="majorBidi"/>
          <w:szCs w:val="24"/>
        </w:rPr>
        <w:fldChar w:fldCharType="separate"/>
      </w:r>
      <w:r w:rsidR="00216DFF" w:rsidRPr="0095398A">
        <w:rPr>
          <w:rFonts w:asciiTheme="majorBidi" w:hAnsiTheme="majorBidi" w:cstheme="majorBidi"/>
          <w:szCs w:val="24"/>
        </w:rPr>
        <w:t>[37]</w:t>
      </w:r>
      <w:r w:rsidR="0030553C" w:rsidRPr="0095398A">
        <w:rPr>
          <w:rFonts w:asciiTheme="majorBidi" w:hAnsiTheme="majorBidi" w:cstheme="majorBidi"/>
          <w:szCs w:val="24"/>
        </w:rPr>
        <w:fldChar w:fldCharType="end"/>
      </w:r>
      <w:r w:rsidR="00ED66A3" w:rsidRPr="0095398A">
        <w:rPr>
          <w:rFonts w:asciiTheme="majorBidi" w:hAnsiTheme="majorBidi" w:cstheme="majorBidi"/>
          <w:szCs w:val="24"/>
        </w:rPr>
        <w:t>.</w:t>
      </w:r>
    </w:p>
    <w:p w14:paraId="52179884" w14:textId="1A09743D" w:rsidR="00295A36" w:rsidRPr="0095398A" w:rsidRDefault="00F0034C" w:rsidP="0007444A">
      <w:pPr>
        <w:spacing w:line="360" w:lineRule="auto"/>
        <w:ind w:right="-23" w:firstLine="360"/>
        <w:jc w:val="both"/>
        <w:rPr>
          <w:rFonts w:asciiTheme="majorBidi" w:hAnsiTheme="majorBidi" w:cstheme="majorBidi"/>
          <w:szCs w:val="24"/>
        </w:rPr>
      </w:pPr>
      <w:r w:rsidRPr="00964ABA">
        <w:rPr>
          <w:rFonts w:asciiTheme="majorBidi" w:hAnsiTheme="majorBidi" w:cstheme="majorBidi"/>
          <w:szCs w:val="24"/>
        </w:rPr>
        <w:t xml:space="preserve">Both </w:t>
      </w:r>
      <w:r w:rsidR="000F005D" w:rsidRPr="00964ABA">
        <w:rPr>
          <w:rFonts w:asciiTheme="majorBidi" w:hAnsiTheme="majorBidi" w:cstheme="majorBidi"/>
          <w:szCs w:val="24"/>
        </w:rPr>
        <w:t>micromechanics</w:t>
      </w:r>
      <w:r w:rsidRPr="004056E4">
        <w:rPr>
          <w:rFonts w:asciiTheme="majorBidi" w:hAnsiTheme="majorBidi" w:cstheme="majorBidi"/>
          <w:szCs w:val="24"/>
        </w:rPr>
        <w:t xml:space="preserve"> a</w:t>
      </w:r>
      <w:r w:rsidR="000F005D" w:rsidRPr="00450BD1">
        <w:rPr>
          <w:rFonts w:asciiTheme="majorBidi" w:hAnsiTheme="majorBidi" w:cstheme="majorBidi"/>
          <w:szCs w:val="24"/>
        </w:rPr>
        <w:t>n</w:t>
      </w:r>
      <w:r w:rsidRPr="00450BD1">
        <w:rPr>
          <w:rFonts w:asciiTheme="majorBidi" w:hAnsiTheme="majorBidi" w:cstheme="majorBidi"/>
          <w:szCs w:val="24"/>
        </w:rPr>
        <w:t xml:space="preserve">d finite element methods </w:t>
      </w:r>
      <w:r w:rsidR="00404D95" w:rsidRPr="00450BD1">
        <w:rPr>
          <w:rFonts w:asciiTheme="majorBidi" w:hAnsiTheme="majorBidi" w:cstheme="majorBidi"/>
          <w:szCs w:val="24"/>
        </w:rPr>
        <w:t xml:space="preserve">are widely </w:t>
      </w:r>
      <w:r w:rsidRPr="00450BD1">
        <w:rPr>
          <w:rFonts w:asciiTheme="majorBidi" w:hAnsiTheme="majorBidi" w:cstheme="majorBidi"/>
          <w:szCs w:val="24"/>
        </w:rPr>
        <w:t xml:space="preserve">used </w:t>
      </w:r>
      <w:r w:rsidR="00450BD1">
        <w:rPr>
          <w:rFonts w:asciiTheme="majorBidi" w:hAnsiTheme="majorBidi" w:cstheme="majorBidi"/>
          <w:szCs w:val="24"/>
        </w:rPr>
        <w:t>in</w:t>
      </w:r>
      <w:r w:rsidR="00450BD1" w:rsidRPr="00450BD1">
        <w:rPr>
          <w:rFonts w:asciiTheme="majorBidi" w:hAnsiTheme="majorBidi" w:cstheme="majorBidi"/>
          <w:szCs w:val="24"/>
        </w:rPr>
        <w:t xml:space="preserve"> </w:t>
      </w:r>
      <w:r w:rsidRPr="00450BD1">
        <w:rPr>
          <w:rFonts w:asciiTheme="majorBidi" w:hAnsiTheme="majorBidi" w:cstheme="majorBidi"/>
          <w:szCs w:val="24"/>
        </w:rPr>
        <w:t>model</w:t>
      </w:r>
      <w:r w:rsidR="00450BD1">
        <w:rPr>
          <w:rFonts w:asciiTheme="majorBidi" w:hAnsiTheme="majorBidi" w:cstheme="majorBidi"/>
          <w:szCs w:val="24"/>
        </w:rPr>
        <w:t>ing</w:t>
      </w:r>
      <w:r w:rsidRPr="00450BD1">
        <w:rPr>
          <w:rFonts w:asciiTheme="majorBidi" w:hAnsiTheme="majorBidi" w:cstheme="majorBidi"/>
          <w:szCs w:val="24"/>
        </w:rPr>
        <w:t xml:space="preserve"> </w:t>
      </w:r>
      <w:r w:rsidR="00450BD1">
        <w:rPr>
          <w:rFonts w:asciiTheme="majorBidi" w:hAnsiTheme="majorBidi" w:cstheme="majorBidi"/>
          <w:szCs w:val="24"/>
        </w:rPr>
        <w:t xml:space="preserve">the effective bulk properties of </w:t>
      </w:r>
      <w:r w:rsidRPr="00450BD1">
        <w:rPr>
          <w:rFonts w:asciiTheme="majorBidi" w:hAnsiTheme="majorBidi" w:cstheme="majorBidi"/>
          <w:szCs w:val="24"/>
        </w:rPr>
        <w:t>nanocomposites at the microsc</w:t>
      </w:r>
      <w:r w:rsidR="000F005D" w:rsidRPr="00450BD1">
        <w:rPr>
          <w:rFonts w:asciiTheme="majorBidi" w:hAnsiTheme="majorBidi" w:cstheme="majorBidi"/>
          <w:szCs w:val="24"/>
        </w:rPr>
        <w:t>a</w:t>
      </w:r>
      <w:r w:rsidRPr="00450BD1">
        <w:rPr>
          <w:rFonts w:asciiTheme="majorBidi" w:hAnsiTheme="majorBidi" w:cstheme="majorBidi"/>
          <w:szCs w:val="24"/>
        </w:rPr>
        <w:t xml:space="preserve">le level </w:t>
      </w:r>
      <w:r w:rsidR="008D68B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5he091ie","properties":{"formattedCitation":"[38,39]","plainCitation":"[38,39]","noteIndex":0},"citationItems":[{"id":"R6q3pB8V/LjTtLSwH","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008D68B9" w:rsidRPr="0095398A">
        <w:rPr>
          <w:rFonts w:asciiTheme="majorBidi" w:hAnsiTheme="majorBidi" w:cstheme="majorBidi"/>
          <w:szCs w:val="24"/>
        </w:rPr>
        <w:fldChar w:fldCharType="separate"/>
      </w:r>
      <w:r w:rsidR="008D68B9" w:rsidRPr="0095398A">
        <w:rPr>
          <w:rFonts w:asciiTheme="majorBidi" w:hAnsiTheme="majorBidi" w:cstheme="majorBidi"/>
          <w:szCs w:val="24"/>
        </w:rPr>
        <w:t>[38,39]</w:t>
      </w:r>
      <w:r w:rsidR="008D68B9" w:rsidRPr="0095398A">
        <w:rPr>
          <w:rFonts w:asciiTheme="majorBidi" w:hAnsiTheme="majorBidi" w:cstheme="majorBidi"/>
          <w:szCs w:val="24"/>
        </w:rPr>
        <w:fldChar w:fldCharType="end"/>
      </w:r>
      <w:r w:rsidRPr="0095398A">
        <w:rPr>
          <w:rFonts w:asciiTheme="majorBidi" w:hAnsiTheme="majorBidi" w:cstheme="majorBidi"/>
          <w:szCs w:val="24"/>
        </w:rPr>
        <w:t xml:space="preserve">. </w:t>
      </w:r>
      <w:r w:rsidR="006420A0" w:rsidRPr="0095398A">
        <w:rPr>
          <w:rFonts w:asciiTheme="majorBidi" w:hAnsiTheme="majorBidi" w:cstheme="majorBidi"/>
          <w:szCs w:val="24"/>
        </w:rPr>
        <w:t xml:space="preserve">For example, </w:t>
      </w:r>
      <w:r w:rsidR="000F005D" w:rsidRPr="0095398A">
        <w:rPr>
          <w:rFonts w:asciiTheme="majorBidi" w:hAnsiTheme="majorBidi" w:cstheme="majorBidi"/>
          <w:szCs w:val="24"/>
        </w:rPr>
        <w:t xml:space="preserve">Mori-Tanka </w:t>
      </w:r>
      <w:r w:rsidR="000F005D" w:rsidRPr="0095398A">
        <w:rPr>
          <w:rFonts w:asciiTheme="majorBidi" w:hAnsiTheme="majorBidi" w:cstheme="majorBidi"/>
          <w:szCs w:val="24"/>
        </w:rPr>
        <w:lastRenderedPageBreak/>
        <w:t xml:space="preserve">micromechanical technique </w:t>
      </w:r>
      <w:r w:rsidR="008D68B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lNwIDdti","properties":{"formattedCitation":"[40]","plainCitation":"[40]","noteIndex":0},"citationItems":[{"id":"R6q3pB8V/C3IR8r0p","uris":["http://zotero.org/users/2762625/items/9283787Z"],"uri":["http://zotero.org/users/2762625/items/9283787Z"],"itemData":{"id":105,"type":"article-journal","title":"Average stress in matrix and average elastic energy of materials with misfitting inclusions","container-title":"Acta Metallurgica","page":"571-574","volume":"21","issue":"5","source":"CrossRef","DOI":"10.1016/0001-6160(73)90064-3","ISSN":"00016160","language":"en","author":[{"family":"Mori","given":"T"},{"family":"Tanaka","given":"K"}],"issued":{"date-parts":[["1973",5]]}}}],"schema":"https://github.com/citation-style-language/schema/raw/master/csl-citation.json"} </w:instrText>
      </w:r>
      <w:r w:rsidR="008D68B9" w:rsidRPr="0095398A">
        <w:rPr>
          <w:rFonts w:asciiTheme="majorBidi" w:hAnsiTheme="majorBidi" w:cstheme="majorBidi"/>
          <w:szCs w:val="24"/>
        </w:rPr>
        <w:fldChar w:fldCharType="separate"/>
      </w:r>
      <w:r w:rsidR="008D68B9" w:rsidRPr="0095398A">
        <w:rPr>
          <w:rFonts w:asciiTheme="majorBidi" w:hAnsiTheme="majorBidi" w:cstheme="majorBidi"/>
          <w:szCs w:val="24"/>
        </w:rPr>
        <w:t>[40]</w:t>
      </w:r>
      <w:r w:rsidR="008D68B9" w:rsidRPr="0095398A">
        <w:rPr>
          <w:rFonts w:asciiTheme="majorBidi" w:hAnsiTheme="majorBidi" w:cstheme="majorBidi"/>
          <w:szCs w:val="24"/>
        </w:rPr>
        <w:fldChar w:fldCharType="end"/>
      </w:r>
      <w:r w:rsidR="008D68B9" w:rsidRPr="0095398A">
        <w:rPr>
          <w:rFonts w:asciiTheme="majorBidi" w:hAnsiTheme="majorBidi" w:cstheme="majorBidi"/>
          <w:szCs w:val="24"/>
        </w:rPr>
        <w:t xml:space="preserve"> </w:t>
      </w:r>
      <w:r w:rsidR="000F005D" w:rsidRPr="0095398A">
        <w:rPr>
          <w:rFonts w:asciiTheme="majorBidi" w:hAnsiTheme="majorBidi" w:cstheme="majorBidi"/>
          <w:szCs w:val="24"/>
        </w:rPr>
        <w:t xml:space="preserve">has been used extensively in the literature to </w:t>
      </w:r>
      <w:r w:rsidR="006420A0" w:rsidRPr="00964ABA">
        <w:rPr>
          <w:rFonts w:asciiTheme="majorBidi" w:hAnsiTheme="majorBidi" w:cstheme="majorBidi"/>
          <w:szCs w:val="24"/>
        </w:rPr>
        <w:t>scale up the nanoscale properties of</w:t>
      </w:r>
      <w:r w:rsidR="000F005D" w:rsidRPr="00964ABA">
        <w:rPr>
          <w:rFonts w:asciiTheme="majorBidi" w:hAnsiTheme="majorBidi" w:cstheme="majorBidi"/>
          <w:szCs w:val="24"/>
        </w:rPr>
        <w:t xml:space="preserve"> </w:t>
      </w:r>
      <w:r w:rsidR="006420A0" w:rsidRPr="004056E4">
        <w:rPr>
          <w:rFonts w:asciiTheme="majorBidi" w:hAnsiTheme="majorBidi" w:cstheme="majorBidi"/>
          <w:szCs w:val="24"/>
        </w:rPr>
        <w:t xml:space="preserve">nanocomposites and evaluate the effect of morphological, dispersion state, and alignment on their overall performance </w:t>
      </w:r>
      <w:r w:rsidR="008D68B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jJ3Es4NU","properties":{"formattedCitation":"[13,39,41]","plainCitation":"[13,39,41]","noteIndex":0},"citationItems":[{"id":"R6q3pB8V/Rp92FMRl","uris":["http://zotero.org/users/2762625/items/CMCEZCSE"],"uri":["http://zotero.org/users/2762625/items/CMCEZCSE"],"itemData":{"id":150,"type":"article-journal","title":"Micromechanical modeling of nanocomposites considering debonding and waviness of reinforcements","container-title":"Composite Structures","page":"1-6","volume":"110","source":"CrossRef","DOI":"10.1016/j.compstruct.2013.11.017","ISSN":"02638223","language":"en","author":[{"family":"Nafar Dastgerdi","given":"J."},{"family":"Marquis","given":"G."},{"family":"Salimi","given":"M."}],"issued":{"date-parts":[["2014",4]]}}},{"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id":"R6q3pB8V/5Swtr2AI","uris":["http://zotero.org/users/2762625/items/PG3NTQT4"],"uri":["http://zotero.org/users/2762625/items/PG3NTQT4"],"itemData":{"id":1436,"type":"article-journal","title":"Influence of carbon nanotube waviness on the stiffness reduction of CNT/polymer composites","container-title":"Composite Structures","page":"304-309","volume":"97","source":"Crossref","DOI":"10.1016/j.compstruct.2012.10.028","ISSN":"02638223","language":"en","author":[{"family":"Rafiee","given":"Roham"}],"issued":{"date-parts":[["2013",3]]}}}],"schema":"https://github.com/citation-style-language/schema/raw/master/csl-citation.json"} </w:instrText>
      </w:r>
      <w:r w:rsidR="008D68B9" w:rsidRPr="0095398A">
        <w:rPr>
          <w:rFonts w:asciiTheme="majorBidi" w:hAnsiTheme="majorBidi" w:cstheme="majorBidi"/>
          <w:szCs w:val="24"/>
        </w:rPr>
        <w:fldChar w:fldCharType="separate"/>
      </w:r>
      <w:r w:rsidR="008D68B9" w:rsidRPr="0095398A">
        <w:rPr>
          <w:rFonts w:asciiTheme="majorBidi" w:hAnsiTheme="majorBidi" w:cstheme="majorBidi"/>
          <w:szCs w:val="24"/>
        </w:rPr>
        <w:t>[13,39,41]</w:t>
      </w:r>
      <w:r w:rsidR="008D68B9" w:rsidRPr="0095398A">
        <w:rPr>
          <w:rFonts w:asciiTheme="majorBidi" w:hAnsiTheme="majorBidi" w:cstheme="majorBidi"/>
          <w:szCs w:val="24"/>
        </w:rPr>
        <w:fldChar w:fldCharType="end"/>
      </w:r>
      <w:r w:rsidR="006420A0" w:rsidRPr="0095398A">
        <w:rPr>
          <w:rFonts w:asciiTheme="majorBidi" w:hAnsiTheme="majorBidi" w:cstheme="majorBidi"/>
          <w:szCs w:val="24"/>
        </w:rPr>
        <w:t xml:space="preserve">. However, such analytical techniques suffer from several drawback that result in unrealistic predictions of the properties of the material due to their inherent </w:t>
      </w:r>
      <w:r w:rsidR="00450BD1">
        <w:rPr>
          <w:rFonts w:asciiTheme="majorBidi" w:hAnsiTheme="majorBidi" w:cstheme="majorBidi"/>
          <w:szCs w:val="24"/>
        </w:rPr>
        <w:t>over-</w:t>
      </w:r>
      <w:r w:rsidR="006420A0" w:rsidRPr="0095398A">
        <w:rPr>
          <w:rFonts w:asciiTheme="majorBidi" w:hAnsiTheme="majorBidi" w:cstheme="majorBidi"/>
          <w:szCs w:val="24"/>
        </w:rPr>
        <w:t>simplifications and limitations</w:t>
      </w:r>
      <w:r w:rsidR="00450BD1">
        <w:rPr>
          <w:rFonts w:asciiTheme="majorBidi" w:hAnsiTheme="majorBidi" w:cstheme="majorBidi"/>
          <w:szCs w:val="24"/>
        </w:rPr>
        <w:t xml:space="preserve"> concerning problem size (</w:t>
      </w:r>
      <w:r w:rsidR="000F191A">
        <w:rPr>
          <w:rFonts w:asciiTheme="majorBidi" w:hAnsiTheme="majorBidi" w:cstheme="majorBidi"/>
          <w:szCs w:val="24"/>
        </w:rPr>
        <w:t>DOF</w:t>
      </w:r>
      <w:r w:rsidR="00450BD1">
        <w:rPr>
          <w:rFonts w:asciiTheme="majorBidi" w:hAnsiTheme="majorBidi" w:cstheme="majorBidi"/>
          <w:szCs w:val="24"/>
        </w:rPr>
        <w:t>)</w:t>
      </w:r>
      <w:r w:rsidR="008D68B9" w:rsidRPr="0095398A">
        <w:rPr>
          <w:rFonts w:asciiTheme="majorBidi" w:hAnsiTheme="majorBidi" w:cstheme="majorBidi"/>
          <w:szCs w:val="24"/>
        </w:rPr>
        <w:t xml:space="preserve"> </w:t>
      </w:r>
      <w:r w:rsidR="008D68B9"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5weuZ7Bt","properties":{"formattedCitation":"[16]","plainCitation":"[16]","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8D68B9" w:rsidRPr="0095398A">
        <w:rPr>
          <w:rFonts w:asciiTheme="majorBidi" w:hAnsiTheme="majorBidi" w:cstheme="majorBidi"/>
          <w:szCs w:val="24"/>
        </w:rPr>
        <w:fldChar w:fldCharType="separate"/>
      </w:r>
      <w:r w:rsidR="008D68B9" w:rsidRPr="0095398A">
        <w:rPr>
          <w:rFonts w:asciiTheme="majorBidi" w:hAnsiTheme="majorBidi" w:cstheme="majorBidi"/>
          <w:szCs w:val="24"/>
        </w:rPr>
        <w:t>[16]</w:t>
      </w:r>
      <w:r w:rsidR="008D68B9" w:rsidRPr="0095398A">
        <w:rPr>
          <w:rFonts w:asciiTheme="majorBidi" w:hAnsiTheme="majorBidi" w:cstheme="majorBidi"/>
          <w:szCs w:val="24"/>
        </w:rPr>
        <w:fldChar w:fldCharType="end"/>
      </w:r>
      <w:r w:rsidR="008D68B9" w:rsidRPr="0095398A">
        <w:rPr>
          <w:rFonts w:asciiTheme="majorBidi" w:hAnsiTheme="majorBidi" w:cstheme="majorBidi"/>
          <w:szCs w:val="24"/>
        </w:rPr>
        <w:t>.</w:t>
      </w:r>
      <w:r w:rsidR="006420A0" w:rsidRPr="0095398A">
        <w:rPr>
          <w:rFonts w:asciiTheme="majorBidi" w:hAnsiTheme="majorBidi" w:cstheme="majorBidi"/>
          <w:szCs w:val="24"/>
        </w:rPr>
        <w:t xml:space="preserve"> </w:t>
      </w:r>
      <w:r w:rsidR="008D68B9" w:rsidRPr="0095398A">
        <w:rPr>
          <w:rFonts w:asciiTheme="majorBidi" w:hAnsiTheme="majorBidi" w:cstheme="majorBidi"/>
          <w:szCs w:val="24"/>
        </w:rPr>
        <w:t xml:space="preserve">For instance, </w:t>
      </w:r>
      <w:r w:rsidR="00404D95" w:rsidRPr="00964ABA">
        <w:rPr>
          <w:rFonts w:asciiTheme="majorBidi" w:hAnsiTheme="majorBidi" w:cstheme="majorBidi"/>
          <w:szCs w:val="24"/>
        </w:rPr>
        <w:t xml:space="preserve">to enable the treatment, </w:t>
      </w:r>
      <w:r w:rsidR="008D68B9" w:rsidRPr="00964ABA">
        <w:rPr>
          <w:rFonts w:asciiTheme="majorBidi" w:hAnsiTheme="majorBidi" w:cstheme="majorBidi"/>
          <w:szCs w:val="24"/>
        </w:rPr>
        <w:t>v</w:t>
      </w:r>
      <w:r w:rsidR="006420A0" w:rsidRPr="004056E4">
        <w:rPr>
          <w:rFonts w:asciiTheme="majorBidi" w:hAnsiTheme="majorBidi" w:cstheme="majorBidi"/>
          <w:szCs w:val="24"/>
        </w:rPr>
        <w:t>ery low concentrations</w:t>
      </w:r>
      <w:r w:rsidR="00404D95" w:rsidRPr="00450BD1">
        <w:rPr>
          <w:rFonts w:asciiTheme="majorBidi" w:hAnsiTheme="majorBidi" w:cstheme="majorBidi"/>
          <w:szCs w:val="24"/>
        </w:rPr>
        <w:t xml:space="preserve"> </w:t>
      </w:r>
      <w:r w:rsidR="00404D95" w:rsidRPr="00FD42AB">
        <w:rPr>
          <w:rFonts w:asciiTheme="majorBidi" w:hAnsiTheme="majorBidi" w:cstheme="majorBidi"/>
          <w:szCs w:val="24"/>
          <w:highlight w:val="green"/>
        </w:rPr>
        <w:t>(xx%)</w:t>
      </w:r>
      <w:r w:rsidR="006420A0" w:rsidRPr="00450BD1">
        <w:rPr>
          <w:rFonts w:asciiTheme="majorBidi" w:hAnsiTheme="majorBidi" w:cstheme="majorBidi"/>
          <w:szCs w:val="24"/>
        </w:rPr>
        <w:t xml:space="preserve"> of CNTs were assumed in these </w:t>
      </w:r>
      <w:r w:rsidR="00062209" w:rsidRPr="00450BD1">
        <w:rPr>
          <w:rFonts w:asciiTheme="majorBidi" w:hAnsiTheme="majorBidi" w:cstheme="majorBidi"/>
          <w:szCs w:val="24"/>
        </w:rPr>
        <w:t xml:space="preserve">analytical </w:t>
      </w:r>
      <w:r w:rsidR="006420A0" w:rsidRPr="00450BD1">
        <w:rPr>
          <w:rFonts w:asciiTheme="majorBidi" w:hAnsiTheme="majorBidi" w:cstheme="majorBidi"/>
          <w:szCs w:val="24"/>
        </w:rPr>
        <w:t>models</w:t>
      </w:r>
      <w:r w:rsidR="0075470C" w:rsidRPr="00450BD1">
        <w:rPr>
          <w:rFonts w:asciiTheme="majorBidi" w:hAnsiTheme="majorBidi" w:cstheme="majorBidi"/>
          <w:szCs w:val="24"/>
        </w:rPr>
        <w:t xml:space="preserve"> </w:t>
      </w:r>
      <w:r w:rsidR="00372E08"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FZT6TJYa","properties":{"formattedCitation":"[42]","plainCitation":"[42]","noteIndex":0},"citationItems":[{"id":"R6q3pB8V/og6MwDim","uris":["http://zotero.org/users/2762625/items/XTW84M8W"],"uri":["http://zotero.org/users/2762625/items/XTW84M8W"],"itemData":{"id":932,"type":"article-journal","title":"Textural and Micromorphological Effects on the Overall Elastic Response of Macroscopically Anisotropic Composites","container-title":"Journal of Applied Mechanics","page":"269","volume":"59","issue":"2","source":"CrossRef","DOI":"10.1115/1.2899516","ISSN":"00218936","language":"en","author":[{"family":"Marzari","given":"Nicola"},{"family":"Ferrari","given":"Mauro"}],"issued":{"date-parts":[["1992"]]}}}],"schema":"https://github.com/citation-style-language/schema/raw/master/csl-citation.json"} </w:instrText>
      </w:r>
      <w:r w:rsidR="00372E08" w:rsidRPr="0095398A">
        <w:rPr>
          <w:rFonts w:asciiTheme="majorBidi" w:hAnsiTheme="majorBidi" w:cstheme="majorBidi"/>
          <w:szCs w:val="24"/>
        </w:rPr>
        <w:fldChar w:fldCharType="separate"/>
      </w:r>
      <w:r w:rsidR="00372E08" w:rsidRPr="0095398A">
        <w:rPr>
          <w:rFonts w:asciiTheme="majorBidi" w:hAnsiTheme="majorBidi" w:cstheme="majorBidi"/>
          <w:szCs w:val="24"/>
        </w:rPr>
        <w:t>[42]</w:t>
      </w:r>
      <w:r w:rsidR="00372E08" w:rsidRPr="0095398A">
        <w:rPr>
          <w:rFonts w:asciiTheme="majorBidi" w:hAnsiTheme="majorBidi" w:cstheme="majorBidi"/>
          <w:szCs w:val="24"/>
        </w:rPr>
        <w:fldChar w:fldCharType="end"/>
      </w:r>
      <w:r w:rsidR="006420A0" w:rsidRPr="0095398A">
        <w:rPr>
          <w:rFonts w:asciiTheme="majorBidi" w:hAnsiTheme="majorBidi" w:cstheme="majorBidi"/>
          <w:szCs w:val="24"/>
        </w:rPr>
        <w:t xml:space="preserve">. Besides, the interactions between the reinforcements were neglected and all nanotubes were </w:t>
      </w:r>
      <w:r w:rsidR="0075470C" w:rsidRPr="0095398A">
        <w:rPr>
          <w:rFonts w:asciiTheme="majorBidi" w:hAnsiTheme="majorBidi" w:cstheme="majorBidi"/>
          <w:szCs w:val="24"/>
        </w:rPr>
        <w:t>assumed</w:t>
      </w:r>
      <w:r w:rsidR="006420A0" w:rsidRPr="0095398A">
        <w:rPr>
          <w:rFonts w:asciiTheme="majorBidi" w:hAnsiTheme="majorBidi" w:cstheme="majorBidi"/>
          <w:szCs w:val="24"/>
        </w:rPr>
        <w:t xml:space="preserve"> to be of the same type, length, size, morphology, agglomerate size</w:t>
      </w:r>
      <w:r w:rsidR="00754964" w:rsidRPr="0095398A">
        <w:rPr>
          <w:rFonts w:asciiTheme="majorBidi" w:hAnsiTheme="majorBidi" w:cstheme="majorBidi"/>
          <w:szCs w:val="24"/>
        </w:rPr>
        <w:t>, and fully coupled to the matrix</w:t>
      </w:r>
      <w:r w:rsidR="006420A0" w:rsidRPr="0095398A">
        <w:rPr>
          <w:rFonts w:asciiTheme="majorBidi" w:hAnsiTheme="majorBidi" w:cstheme="majorBidi"/>
          <w:szCs w:val="24"/>
        </w:rPr>
        <w:t xml:space="preserve"> </w:t>
      </w:r>
      <w:r w:rsidR="00FD3671"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wh8Hj3XY","properties":{"formattedCitation":"[39]","plainCitation":"[39]","noteIndex":0},"citationItems":[{"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00FD3671" w:rsidRPr="0095398A">
        <w:rPr>
          <w:rFonts w:asciiTheme="majorBidi" w:hAnsiTheme="majorBidi" w:cstheme="majorBidi"/>
          <w:szCs w:val="24"/>
        </w:rPr>
        <w:fldChar w:fldCharType="separate"/>
      </w:r>
      <w:r w:rsidR="00754964" w:rsidRPr="0095398A">
        <w:rPr>
          <w:rFonts w:asciiTheme="majorBidi" w:hAnsiTheme="majorBidi" w:cstheme="majorBidi"/>
          <w:szCs w:val="24"/>
        </w:rPr>
        <w:t>[39]</w:t>
      </w:r>
      <w:r w:rsidR="00FD3671" w:rsidRPr="0095398A">
        <w:rPr>
          <w:rFonts w:asciiTheme="majorBidi" w:hAnsiTheme="majorBidi" w:cstheme="majorBidi"/>
          <w:szCs w:val="24"/>
        </w:rPr>
        <w:fldChar w:fldCharType="end"/>
      </w:r>
      <w:r w:rsidR="006420A0" w:rsidRPr="0095398A">
        <w:rPr>
          <w:rFonts w:asciiTheme="majorBidi" w:hAnsiTheme="majorBidi" w:cstheme="majorBidi"/>
          <w:szCs w:val="24"/>
        </w:rPr>
        <w:t xml:space="preserve">. </w:t>
      </w:r>
      <w:r w:rsidR="00CA40A4" w:rsidRPr="0095398A">
        <w:rPr>
          <w:rFonts w:asciiTheme="majorBidi" w:hAnsiTheme="majorBidi" w:cstheme="majorBidi"/>
          <w:szCs w:val="24"/>
        </w:rPr>
        <w:t xml:space="preserve">As a </w:t>
      </w:r>
      <w:r w:rsidR="007639A0" w:rsidRPr="0095398A">
        <w:rPr>
          <w:rFonts w:asciiTheme="majorBidi" w:hAnsiTheme="majorBidi" w:cstheme="majorBidi"/>
          <w:szCs w:val="24"/>
        </w:rPr>
        <w:t>consequence,</w:t>
      </w:r>
      <w:r w:rsidR="00CA40A4" w:rsidRPr="0095398A">
        <w:rPr>
          <w:rFonts w:asciiTheme="majorBidi" w:hAnsiTheme="majorBidi" w:cstheme="majorBidi"/>
          <w:szCs w:val="24"/>
        </w:rPr>
        <w:t xml:space="preserve"> </w:t>
      </w:r>
      <w:r w:rsidR="002D336F" w:rsidRPr="0095398A">
        <w:rPr>
          <w:rFonts w:asciiTheme="majorBidi" w:hAnsiTheme="majorBidi" w:cstheme="majorBidi"/>
          <w:szCs w:val="24"/>
        </w:rPr>
        <w:t>micromechanics</w:t>
      </w:r>
      <w:r w:rsidR="00CA40A4" w:rsidRPr="00141658">
        <w:rPr>
          <w:rFonts w:asciiTheme="majorBidi" w:hAnsiTheme="majorBidi" w:cstheme="majorBidi"/>
          <w:szCs w:val="24"/>
        </w:rPr>
        <w:t xml:space="preserve"> models overestimate the properties of the composites and could not model RVE</w:t>
      </w:r>
      <w:r w:rsidR="00CA40A4" w:rsidRPr="00964ABA">
        <w:rPr>
          <w:rFonts w:asciiTheme="majorBidi" w:hAnsiTheme="majorBidi" w:cstheme="majorBidi"/>
          <w:szCs w:val="24"/>
        </w:rPr>
        <w:t xml:space="preserve">s representing the actual microstructure as imaged </w:t>
      </w:r>
      <w:r w:rsidR="00062209" w:rsidRPr="00964ABA">
        <w:rPr>
          <w:rFonts w:asciiTheme="majorBidi" w:hAnsiTheme="majorBidi" w:cstheme="majorBidi"/>
          <w:szCs w:val="24"/>
        </w:rPr>
        <w:t>by</w:t>
      </w:r>
      <w:r w:rsidR="00CA40A4" w:rsidRPr="004056E4">
        <w:rPr>
          <w:rFonts w:asciiTheme="majorBidi" w:hAnsiTheme="majorBidi" w:cstheme="majorBidi"/>
          <w:szCs w:val="24"/>
        </w:rPr>
        <w:t xml:space="preserve"> electron microsco</w:t>
      </w:r>
      <w:r w:rsidR="00CA40A4" w:rsidRPr="00450BD1">
        <w:rPr>
          <w:rFonts w:asciiTheme="majorBidi" w:hAnsiTheme="majorBidi" w:cstheme="majorBidi"/>
          <w:szCs w:val="24"/>
        </w:rPr>
        <w:t>p</w:t>
      </w:r>
      <w:ins w:id="27" w:author="Shaker Meguid" w:date="2018-12-21T22:01:00Z">
        <w:r w:rsidR="00404D95" w:rsidRPr="00450BD1">
          <w:rPr>
            <w:rFonts w:asciiTheme="majorBidi" w:hAnsiTheme="majorBidi" w:cstheme="majorBidi"/>
            <w:szCs w:val="24"/>
          </w:rPr>
          <w:t>y</w:t>
        </w:r>
      </w:ins>
      <w:r w:rsidR="00CA40A4" w:rsidRPr="00450BD1">
        <w:rPr>
          <w:rFonts w:asciiTheme="majorBidi" w:hAnsiTheme="majorBidi" w:cstheme="majorBidi"/>
          <w:szCs w:val="24"/>
        </w:rPr>
        <w:t xml:space="preserve"> techniques </w:t>
      </w:r>
      <w:r w:rsidR="00754964"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bO0NWSK9","properties":{"formattedCitation":"[16]","plainCitation":"[16]","noteIndex":0},"citationItems":[{"id":"R6q3pB8V/NWN6DLKI","uris":["http://zotero.org/users/2762625/items/ZCTV5M5C"],"uri":["http://zotero.org/users/2762625/items/ZCTV5M5C"],"itemData":{"id":1105,"type":"article-journal","title":"Large-Scale Atomistic Simulations of CNT-Reinforced Thermoplastic Polymers","container-title":"Composite Structures","page":"221-230","volume":"191","source":"CrossRef","DOI":"10.1016/j.compstruct.2018.02.056","ISSN":"02638223","language":"en","author":[{"family":"Alian","given":"A.R."},{"family":"Meguid","given":"S.A."}],"issued":{"date-parts":[["2018",2]]}}}],"schema":"https://github.com/citation-style-language/schema/raw/master/csl-citation.json"} </w:instrText>
      </w:r>
      <w:r w:rsidR="00754964" w:rsidRPr="0095398A">
        <w:rPr>
          <w:rFonts w:asciiTheme="majorBidi" w:hAnsiTheme="majorBidi" w:cstheme="majorBidi"/>
          <w:szCs w:val="24"/>
        </w:rPr>
        <w:fldChar w:fldCharType="separate"/>
      </w:r>
      <w:r w:rsidR="00754964" w:rsidRPr="0095398A">
        <w:rPr>
          <w:rFonts w:asciiTheme="majorBidi" w:hAnsiTheme="majorBidi" w:cstheme="majorBidi"/>
          <w:szCs w:val="24"/>
        </w:rPr>
        <w:t>[16]</w:t>
      </w:r>
      <w:r w:rsidR="00754964" w:rsidRPr="0095398A">
        <w:rPr>
          <w:rFonts w:asciiTheme="majorBidi" w:hAnsiTheme="majorBidi" w:cstheme="majorBidi"/>
          <w:szCs w:val="24"/>
        </w:rPr>
        <w:fldChar w:fldCharType="end"/>
      </w:r>
      <w:r w:rsidR="00CA40A4" w:rsidRPr="0095398A">
        <w:rPr>
          <w:rFonts w:asciiTheme="majorBidi" w:hAnsiTheme="majorBidi" w:cstheme="majorBidi"/>
          <w:szCs w:val="24"/>
        </w:rPr>
        <w:t>.</w:t>
      </w:r>
      <w:r w:rsidR="00295A36" w:rsidRPr="0095398A">
        <w:rPr>
          <w:rFonts w:asciiTheme="majorBidi" w:hAnsiTheme="majorBidi" w:cstheme="majorBidi"/>
          <w:szCs w:val="24"/>
        </w:rPr>
        <w:t xml:space="preserve"> </w:t>
      </w:r>
    </w:p>
    <w:p w14:paraId="2F282A31" w14:textId="33BD64D7" w:rsidR="00D1158E" w:rsidRPr="00450BD1" w:rsidRDefault="007639A0" w:rsidP="0007444A">
      <w:pPr>
        <w:spacing w:line="360" w:lineRule="auto"/>
        <w:ind w:right="-23" w:firstLine="360"/>
        <w:jc w:val="both"/>
        <w:rPr>
          <w:rFonts w:asciiTheme="majorBidi" w:hAnsiTheme="majorBidi" w:cstheme="majorBidi"/>
          <w:szCs w:val="24"/>
        </w:rPr>
      </w:pPr>
      <w:r w:rsidRPr="00964ABA">
        <w:rPr>
          <w:rFonts w:asciiTheme="majorBidi" w:hAnsiTheme="majorBidi" w:cstheme="majorBidi"/>
          <w:szCs w:val="24"/>
          <w:lang w:bidi="ar-EG"/>
        </w:rPr>
        <w:t xml:space="preserve">On the other hand, </w:t>
      </w:r>
      <w:r w:rsidR="00C4612D" w:rsidRPr="00964ABA">
        <w:rPr>
          <w:rFonts w:asciiTheme="majorBidi" w:hAnsiTheme="majorBidi" w:cstheme="majorBidi"/>
          <w:szCs w:val="24"/>
          <w:lang w:bidi="ar-EG"/>
        </w:rPr>
        <w:t xml:space="preserve">several research groups used </w:t>
      </w:r>
      <w:r w:rsidRPr="004056E4">
        <w:rPr>
          <w:rFonts w:asciiTheme="majorBidi" w:hAnsiTheme="majorBidi" w:cstheme="majorBidi"/>
          <w:szCs w:val="24"/>
          <w:lang w:bidi="ar-EG"/>
        </w:rPr>
        <w:t xml:space="preserve">finite element technique </w:t>
      </w:r>
      <w:r w:rsidR="00C4612D" w:rsidRPr="00450BD1">
        <w:rPr>
          <w:rFonts w:asciiTheme="majorBidi" w:hAnsiTheme="majorBidi" w:cstheme="majorBidi"/>
          <w:szCs w:val="24"/>
          <w:lang w:bidi="ar-EG"/>
        </w:rPr>
        <w:t xml:space="preserve">to </w:t>
      </w:r>
      <w:r w:rsidR="00310F99" w:rsidRPr="00450BD1">
        <w:rPr>
          <w:rFonts w:asciiTheme="majorBidi" w:hAnsiTheme="majorBidi" w:cstheme="majorBidi"/>
          <w:szCs w:val="24"/>
          <w:lang w:bidi="ar-EG"/>
        </w:rPr>
        <w:t xml:space="preserve">overcome </w:t>
      </w:r>
      <w:r w:rsidR="00C4612D" w:rsidRPr="00450BD1">
        <w:rPr>
          <w:rFonts w:asciiTheme="majorBidi" w:hAnsiTheme="majorBidi" w:cstheme="majorBidi"/>
          <w:szCs w:val="24"/>
          <w:lang w:bidi="ar-EG"/>
        </w:rPr>
        <w:t>t</w:t>
      </w:r>
      <w:r w:rsidRPr="00450BD1">
        <w:rPr>
          <w:rFonts w:asciiTheme="majorBidi" w:hAnsiTheme="majorBidi" w:cstheme="majorBidi"/>
          <w:szCs w:val="24"/>
          <w:lang w:bidi="ar-EG"/>
        </w:rPr>
        <w:t xml:space="preserve">he </w:t>
      </w:r>
      <w:r w:rsidR="00450BD1">
        <w:rPr>
          <w:rFonts w:asciiTheme="majorBidi" w:hAnsiTheme="majorBidi" w:cstheme="majorBidi"/>
          <w:szCs w:val="24"/>
          <w:lang w:bidi="ar-EG"/>
        </w:rPr>
        <w:t xml:space="preserve">some of the </w:t>
      </w:r>
      <w:r w:rsidRPr="00450BD1">
        <w:rPr>
          <w:rFonts w:asciiTheme="majorBidi" w:hAnsiTheme="majorBidi" w:cstheme="majorBidi"/>
          <w:szCs w:val="24"/>
          <w:lang w:bidi="ar-EG"/>
        </w:rPr>
        <w:t xml:space="preserve">aforementioned limitations in </w:t>
      </w:r>
      <w:r w:rsidR="008C5744" w:rsidRPr="00450BD1">
        <w:rPr>
          <w:rFonts w:asciiTheme="majorBidi" w:hAnsiTheme="majorBidi" w:cstheme="majorBidi"/>
          <w:szCs w:val="24"/>
          <w:lang w:bidi="ar-EG"/>
        </w:rPr>
        <w:t>micromechanics</w:t>
      </w:r>
      <w:r w:rsidRPr="00450BD1">
        <w:rPr>
          <w:rFonts w:asciiTheme="majorBidi" w:hAnsiTheme="majorBidi" w:cstheme="majorBidi"/>
          <w:szCs w:val="24"/>
          <w:lang w:bidi="ar-EG"/>
        </w:rPr>
        <w:t xml:space="preserve"> </w:t>
      </w:r>
      <w:r w:rsidR="00310F99" w:rsidRPr="00450BD1">
        <w:rPr>
          <w:rFonts w:asciiTheme="majorBidi" w:hAnsiTheme="majorBidi" w:cstheme="majorBidi"/>
          <w:szCs w:val="24"/>
          <w:lang w:bidi="ar-EG"/>
        </w:rPr>
        <w:t xml:space="preserve">by modeling RVEs reinforced with CNTs </w:t>
      </w:r>
      <w:r w:rsidR="003F3369" w:rsidRPr="0095398A">
        <w:rPr>
          <w:rFonts w:asciiTheme="majorBidi" w:hAnsiTheme="majorBidi" w:cstheme="majorBidi"/>
          <w:szCs w:val="24"/>
          <w:lang w:bidi="ar-EG"/>
        </w:rPr>
        <w:fldChar w:fldCharType="begin"/>
      </w:r>
      <w:r w:rsidR="009A308A" w:rsidRPr="0095398A">
        <w:rPr>
          <w:rFonts w:asciiTheme="majorBidi" w:hAnsiTheme="majorBidi" w:cstheme="majorBidi"/>
          <w:szCs w:val="24"/>
          <w:lang w:bidi="ar-EG"/>
        </w:rPr>
        <w:instrText xml:space="preserve"> ADDIN ZOTERO_ITEM CSL_CITATION {"citationID":"nI3OHw9Z","properties":{"formattedCitation":"[36,38,43,44]","plainCitation":"[36,38,43,44]","noteIndex":0},"citationItems":[{"id":"R6q3pB8V/bb3CZVAx","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R6q3pB8V/LjTtLSwH","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id":"R6q3pB8V/TLERmO2j","uris":["http://zotero.org/users/2762625/items/KMMA29CX"],"uri":["http://zotero.org/users/2762625/items/KMMA29CX"],"itemData":{"id":243,"type":"article-journal","title":"Effect of CNT waviness and van der Waals interaction on the nonlinear compressive behaviour of epoxy/CNT nanocomposites","container-title":"Composites Science and Technology","page":"52-59","volume":"115","source":"ScienceDirect","abstract":"A 3D nonlinear computational model was developed to predict the compressive behaviour of epoxy/carbon nanotube (CNT) nanocomposites, taking into account the particle waviness and interactions at the polymer/particle interface. The behaviour of epoxy/CNT interface was modelled using the cohesive zone concept, adapted to capture perfect and weak secondary van der Waals (vdWs) bonding. The computational predictions of Young’s modulus and yield peak stress were found to be in agreement with experimental results obtained for nanocomposite samples with functionalised CNTs. Young’s modulus was predicted to scale linearly with increasing CNT mass fraction, while a nonlinear relation was found for the yield peak stress. CNT waviness affected the average hydrostatic stresses and total Cauchy stresses in the matrix component. Those stresses were reduced for the case of wavy CNTs, and increased for the case of straight CNTs, when compared to the pure epoxy.","DOI":"10.1016/j.compscitech.2015.04.018","ISSN":"0266-3538","journalAbbreviation":"Composites Science and Technology","author":[{"family":"Weidt","given":"David"},{"family":"Figiel","given":"Łukasz"}],"issued":{"date-parts":[["2015",8,12]]}}}],"schema":"https://github.com/citation-style-language/schema/raw/master/csl-citation.json"} </w:instrText>
      </w:r>
      <w:r w:rsidR="003F3369" w:rsidRPr="0095398A">
        <w:rPr>
          <w:rFonts w:asciiTheme="majorBidi" w:hAnsiTheme="majorBidi" w:cstheme="majorBidi"/>
          <w:szCs w:val="24"/>
          <w:lang w:bidi="ar-EG"/>
        </w:rPr>
        <w:fldChar w:fldCharType="separate"/>
      </w:r>
      <w:r w:rsidR="003F3369" w:rsidRPr="0095398A">
        <w:rPr>
          <w:rFonts w:asciiTheme="majorBidi" w:hAnsiTheme="majorBidi" w:cstheme="majorBidi"/>
          <w:szCs w:val="24"/>
        </w:rPr>
        <w:t>[36,38,43,44]</w:t>
      </w:r>
      <w:r w:rsidR="003F3369" w:rsidRPr="0095398A">
        <w:rPr>
          <w:rFonts w:asciiTheme="majorBidi" w:hAnsiTheme="majorBidi" w:cstheme="majorBidi"/>
          <w:szCs w:val="24"/>
          <w:lang w:bidi="ar-EG"/>
        </w:rPr>
        <w:fldChar w:fldCharType="end"/>
      </w:r>
      <w:r w:rsidR="00310F99" w:rsidRPr="0095398A">
        <w:rPr>
          <w:rFonts w:asciiTheme="majorBidi" w:hAnsiTheme="majorBidi" w:cstheme="majorBidi"/>
          <w:szCs w:val="24"/>
          <w:lang w:bidi="ar-EG"/>
        </w:rPr>
        <w:t xml:space="preserve">. However, </w:t>
      </w:r>
      <w:r w:rsidR="008C5744" w:rsidRPr="0095398A">
        <w:rPr>
          <w:rFonts w:asciiTheme="majorBidi" w:hAnsiTheme="majorBidi" w:cstheme="majorBidi"/>
          <w:szCs w:val="24"/>
          <w:lang w:bidi="ar-EG"/>
        </w:rPr>
        <w:t>due to the enormous computational cost</w:t>
      </w:r>
      <w:r w:rsidR="00310F99" w:rsidRPr="0095398A">
        <w:rPr>
          <w:rFonts w:asciiTheme="majorBidi" w:hAnsiTheme="majorBidi" w:cstheme="majorBidi"/>
          <w:szCs w:val="24"/>
          <w:lang w:bidi="ar-EG"/>
        </w:rPr>
        <w:t xml:space="preserve"> associate</w:t>
      </w:r>
      <w:r w:rsidR="00404D95" w:rsidRPr="0095398A">
        <w:rPr>
          <w:rFonts w:asciiTheme="majorBidi" w:hAnsiTheme="majorBidi" w:cstheme="majorBidi"/>
          <w:szCs w:val="24"/>
          <w:lang w:bidi="ar-EG"/>
        </w:rPr>
        <w:t>d</w:t>
      </w:r>
      <w:r w:rsidR="00310F99" w:rsidRPr="0095398A">
        <w:rPr>
          <w:rFonts w:asciiTheme="majorBidi" w:hAnsiTheme="majorBidi" w:cstheme="majorBidi"/>
          <w:szCs w:val="24"/>
          <w:lang w:bidi="ar-EG"/>
        </w:rPr>
        <w:t xml:space="preserve"> with modeling systems containing large number of CNTs, these models </w:t>
      </w:r>
      <w:r w:rsidR="00295A36" w:rsidRPr="00964ABA">
        <w:rPr>
          <w:rFonts w:asciiTheme="majorBidi" w:hAnsiTheme="majorBidi" w:cstheme="majorBidi"/>
          <w:szCs w:val="24"/>
          <w:lang w:bidi="ar-EG"/>
        </w:rPr>
        <w:t>were limited to RVEs reinforced with tens of CNTs that have relatively small aspect ratio</w:t>
      </w:r>
      <w:r w:rsidR="00EA5FF6" w:rsidRPr="00964ABA">
        <w:rPr>
          <w:rFonts w:asciiTheme="majorBidi" w:hAnsiTheme="majorBidi" w:cstheme="majorBidi"/>
          <w:szCs w:val="24"/>
          <w:lang w:bidi="ar-EG"/>
        </w:rPr>
        <w:t>s</w:t>
      </w:r>
      <w:r w:rsidR="00F33E81" w:rsidRPr="004056E4">
        <w:rPr>
          <w:rFonts w:asciiTheme="majorBidi" w:hAnsiTheme="majorBidi" w:cstheme="majorBidi"/>
          <w:szCs w:val="24"/>
          <w:lang w:bidi="ar-EG"/>
        </w:rPr>
        <w:t xml:space="preserve"> </w:t>
      </w:r>
      <w:r w:rsidR="00F33E81" w:rsidRPr="0095398A">
        <w:rPr>
          <w:rFonts w:asciiTheme="majorBidi" w:hAnsiTheme="majorBidi" w:cstheme="majorBidi"/>
          <w:szCs w:val="24"/>
          <w:lang w:bidi="ar-EG"/>
        </w:rPr>
        <w:fldChar w:fldCharType="begin"/>
      </w:r>
      <w:r w:rsidR="009A308A" w:rsidRPr="0095398A">
        <w:rPr>
          <w:rFonts w:asciiTheme="majorBidi" w:hAnsiTheme="majorBidi" w:cstheme="majorBidi"/>
          <w:szCs w:val="24"/>
          <w:lang w:bidi="ar-EG"/>
        </w:rPr>
        <w:instrText xml:space="preserve"> ADDIN ZOTERO_ITEM CSL_CITATION {"citationID":"GWndHqux","properties":{"formattedCitation":"[38]","plainCitation":"[38]","noteIndex":0},"citationItems":[{"id":"R6q3pB8V/LjTtLSwH","uris":["http://zotero.org/users/2762625/items/6QB2MJDT"],"uri":["http://zotero.org/users/2762625/items/6QB2MJDT"],"itemData":{"id":63,"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schema":"https://github.com/citation-style-language/schema/raw/master/csl-citation.json"} </w:instrText>
      </w:r>
      <w:r w:rsidR="00F33E81" w:rsidRPr="0095398A">
        <w:rPr>
          <w:rFonts w:asciiTheme="majorBidi" w:hAnsiTheme="majorBidi" w:cstheme="majorBidi"/>
          <w:szCs w:val="24"/>
          <w:lang w:bidi="ar-EG"/>
        </w:rPr>
        <w:fldChar w:fldCharType="separate"/>
      </w:r>
      <w:r w:rsidR="00F33E81" w:rsidRPr="0095398A">
        <w:rPr>
          <w:rFonts w:asciiTheme="majorBidi" w:hAnsiTheme="majorBidi" w:cstheme="majorBidi"/>
          <w:szCs w:val="24"/>
        </w:rPr>
        <w:t>[38]</w:t>
      </w:r>
      <w:r w:rsidR="00F33E81" w:rsidRPr="0095398A">
        <w:rPr>
          <w:rFonts w:asciiTheme="majorBidi" w:hAnsiTheme="majorBidi" w:cstheme="majorBidi"/>
          <w:szCs w:val="24"/>
          <w:lang w:bidi="ar-EG"/>
        </w:rPr>
        <w:fldChar w:fldCharType="end"/>
      </w:r>
      <w:r w:rsidR="00295A36" w:rsidRPr="0095398A">
        <w:rPr>
          <w:rFonts w:asciiTheme="majorBidi" w:hAnsiTheme="majorBidi" w:cstheme="majorBidi"/>
          <w:szCs w:val="24"/>
          <w:lang w:bidi="ar-EG"/>
        </w:rPr>
        <w:t xml:space="preserve">. </w:t>
      </w:r>
      <w:r w:rsidR="003E782B" w:rsidRPr="0095398A">
        <w:rPr>
          <w:rFonts w:asciiTheme="majorBidi" w:hAnsiTheme="majorBidi" w:cstheme="majorBidi"/>
          <w:szCs w:val="24"/>
          <w:lang w:bidi="ar-EG"/>
        </w:rPr>
        <w:t>S</w:t>
      </w:r>
      <w:r w:rsidR="00295A36" w:rsidRPr="0095398A">
        <w:rPr>
          <w:rFonts w:asciiTheme="majorBidi" w:hAnsiTheme="majorBidi" w:cstheme="majorBidi"/>
          <w:szCs w:val="24"/>
          <w:lang w:bidi="ar-EG"/>
        </w:rPr>
        <w:t xml:space="preserve">uch small number of CNTs accounted for very small volume fractions and narrowed the scope of the investigations. </w:t>
      </w:r>
      <w:r w:rsidR="003E782B" w:rsidRPr="00964ABA">
        <w:rPr>
          <w:rFonts w:asciiTheme="majorBidi" w:hAnsiTheme="majorBidi" w:cstheme="majorBidi"/>
          <w:szCs w:val="24"/>
          <w:lang w:bidi="ar-EG"/>
        </w:rPr>
        <w:t xml:space="preserve">Additionally, </w:t>
      </w:r>
      <w:r w:rsidR="00D1158E" w:rsidRPr="00964ABA">
        <w:rPr>
          <w:rFonts w:asciiTheme="majorBidi" w:hAnsiTheme="majorBidi" w:cstheme="majorBidi"/>
          <w:szCs w:val="24"/>
          <w:lang w:bidi="ar-EG"/>
        </w:rPr>
        <w:t xml:space="preserve">the preprocessing part of the </w:t>
      </w:r>
      <w:r w:rsidR="00D1158E" w:rsidRPr="00450BD1">
        <w:rPr>
          <w:rFonts w:asciiTheme="majorBidi" w:hAnsiTheme="majorBidi" w:cstheme="majorBidi"/>
          <w:szCs w:val="24"/>
          <w:lang w:bidi="ar-EG"/>
        </w:rPr>
        <w:t>analysis relat</w:t>
      </w:r>
      <w:r w:rsidR="00404D95" w:rsidRPr="00450BD1">
        <w:rPr>
          <w:rFonts w:asciiTheme="majorBidi" w:hAnsiTheme="majorBidi" w:cstheme="majorBidi"/>
          <w:szCs w:val="24"/>
          <w:lang w:bidi="ar-EG"/>
        </w:rPr>
        <w:t>ing</w:t>
      </w:r>
      <w:r w:rsidR="00D1158E" w:rsidRPr="00450BD1">
        <w:rPr>
          <w:rFonts w:asciiTheme="majorBidi" w:hAnsiTheme="majorBidi" w:cstheme="majorBidi"/>
          <w:szCs w:val="24"/>
          <w:lang w:bidi="ar-EG"/>
        </w:rPr>
        <w:t xml:space="preserve"> to the meshing stage is very challenging for larger systems</w:t>
      </w:r>
      <w:r w:rsidR="00450BD1">
        <w:rPr>
          <w:rFonts w:asciiTheme="majorBidi" w:hAnsiTheme="majorBidi" w:cstheme="majorBidi"/>
          <w:szCs w:val="24"/>
          <w:lang w:bidi="ar-EG"/>
        </w:rPr>
        <w:t>,</w:t>
      </w:r>
      <w:r w:rsidR="00D1158E" w:rsidRPr="00450BD1">
        <w:rPr>
          <w:rFonts w:asciiTheme="majorBidi" w:hAnsiTheme="majorBidi" w:cstheme="majorBidi"/>
          <w:szCs w:val="24"/>
          <w:lang w:bidi="ar-EG"/>
        </w:rPr>
        <w:t xml:space="preserve"> </w:t>
      </w:r>
      <w:r w:rsidR="003E782B" w:rsidRPr="00450BD1">
        <w:rPr>
          <w:rFonts w:asciiTheme="majorBidi" w:hAnsiTheme="majorBidi" w:cstheme="majorBidi"/>
          <w:szCs w:val="24"/>
        </w:rPr>
        <w:t xml:space="preserve">because the traditional FE method requires </w:t>
      </w:r>
      <w:r w:rsidR="00D1158E" w:rsidRPr="00450BD1">
        <w:rPr>
          <w:rFonts w:asciiTheme="majorBidi" w:hAnsiTheme="majorBidi" w:cstheme="majorBidi"/>
          <w:szCs w:val="24"/>
        </w:rPr>
        <w:t>both</w:t>
      </w:r>
      <w:r w:rsidR="003E782B" w:rsidRPr="00450BD1">
        <w:rPr>
          <w:rFonts w:asciiTheme="majorBidi" w:hAnsiTheme="majorBidi" w:cstheme="majorBidi"/>
          <w:szCs w:val="24"/>
        </w:rPr>
        <w:t xml:space="preserve"> CNT</w:t>
      </w:r>
      <w:r w:rsidR="00D1158E" w:rsidRPr="00450BD1">
        <w:rPr>
          <w:rFonts w:asciiTheme="majorBidi" w:hAnsiTheme="majorBidi" w:cstheme="majorBidi"/>
          <w:szCs w:val="24"/>
        </w:rPr>
        <w:t>s</w:t>
      </w:r>
      <w:r w:rsidR="003E782B" w:rsidRPr="00450BD1">
        <w:rPr>
          <w:rFonts w:asciiTheme="majorBidi" w:hAnsiTheme="majorBidi" w:cstheme="majorBidi"/>
          <w:szCs w:val="24"/>
        </w:rPr>
        <w:t xml:space="preserve"> and </w:t>
      </w:r>
      <w:r w:rsidR="00404D95" w:rsidRPr="00450BD1">
        <w:rPr>
          <w:rFonts w:asciiTheme="majorBidi" w:hAnsiTheme="majorBidi" w:cstheme="majorBidi"/>
          <w:szCs w:val="24"/>
        </w:rPr>
        <w:t xml:space="preserve">the </w:t>
      </w:r>
      <w:r w:rsidR="00D1158E" w:rsidRPr="00450BD1">
        <w:rPr>
          <w:rFonts w:asciiTheme="majorBidi" w:hAnsiTheme="majorBidi" w:cstheme="majorBidi"/>
          <w:szCs w:val="24"/>
        </w:rPr>
        <w:t>surrounding matrix</w:t>
      </w:r>
      <w:r w:rsidR="003E782B" w:rsidRPr="00450BD1">
        <w:rPr>
          <w:rFonts w:asciiTheme="majorBidi" w:hAnsiTheme="majorBidi" w:cstheme="majorBidi"/>
          <w:szCs w:val="24"/>
        </w:rPr>
        <w:t xml:space="preserve"> grids to </w:t>
      </w:r>
      <w:r w:rsidR="00450BD1">
        <w:rPr>
          <w:rFonts w:asciiTheme="majorBidi" w:hAnsiTheme="majorBidi" w:cstheme="majorBidi"/>
          <w:szCs w:val="24"/>
        </w:rPr>
        <w:t xml:space="preserve"> at least be displacement </w:t>
      </w:r>
      <w:r w:rsidR="00404D95" w:rsidRPr="00450BD1">
        <w:rPr>
          <w:rFonts w:asciiTheme="majorBidi" w:hAnsiTheme="majorBidi" w:cstheme="majorBidi"/>
          <w:szCs w:val="24"/>
        </w:rPr>
        <w:t>compatible</w:t>
      </w:r>
      <w:r w:rsidR="00D1158E" w:rsidRPr="00450BD1">
        <w:rPr>
          <w:rFonts w:asciiTheme="majorBidi" w:hAnsiTheme="majorBidi" w:cstheme="majorBidi"/>
          <w:szCs w:val="24"/>
        </w:rPr>
        <w:t xml:space="preserve">. </w:t>
      </w:r>
      <w:r w:rsidR="00295A36" w:rsidRPr="00450BD1">
        <w:rPr>
          <w:rFonts w:asciiTheme="majorBidi" w:hAnsiTheme="majorBidi" w:cstheme="majorBidi"/>
          <w:szCs w:val="24"/>
          <w:lang w:bidi="ar-EG"/>
        </w:rPr>
        <w:t xml:space="preserve">For example, </w:t>
      </w:r>
      <w:r w:rsidR="00D1158E" w:rsidRPr="00450BD1">
        <w:rPr>
          <w:rFonts w:asciiTheme="majorBidi" w:hAnsiTheme="majorBidi" w:cstheme="majorBidi"/>
          <w:szCs w:val="24"/>
        </w:rPr>
        <w:t xml:space="preserve">Lusti and Gusev </w:t>
      </w:r>
      <w:r w:rsidR="00615CC5"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11gYxlqh","properties":{"formattedCitation":"[37]","plainCitation":"[37]","noteIndex":0},"citationItems":[{"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615CC5" w:rsidRPr="0095398A">
        <w:rPr>
          <w:rFonts w:asciiTheme="majorBidi" w:hAnsiTheme="majorBidi" w:cstheme="majorBidi"/>
          <w:szCs w:val="24"/>
        </w:rPr>
        <w:fldChar w:fldCharType="separate"/>
      </w:r>
      <w:r w:rsidR="009B2473" w:rsidRPr="0095398A">
        <w:rPr>
          <w:rFonts w:asciiTheme="majorBidi" w:hAnsiTheme="majorBidi" w:cstheme="majorBidi"/>
          <w:szCs w:val="24"/>
        </w:rPr>
        <w:t>[37]</w:t>
      </w:r>
      <w:r w:rsidR="00615CC5" w:rsidRPr="0095398A">
        <w:rPr>
          <w:rFonts w:asciiTheme="majorBidi" w:hAnsiTheme="majorBidi" w:cstheme="majorBidi"/>
          <w:szCs w:val="24"/>
        </w:rPr>
        <w:fldChar w:fldCharType="end"/>
      </w:r>
      <w:r w:rsidR="00615CC5" w:rsidRPr="0095398A">
        <w:rPr>
          <w:rFonts w:asciiTheme="majorBidi" w:hAnsiTheme="majorBidi" w:cstheme="majorBidi"/>
          <w:szCs w:val="24"/>
        </w:rPr>
        <w:t xml:space="preserve"> </w:t>
      </w:r>
      <w:r w:rsidR="00D1158E" w:rsidRPr="0095398A">
        <w:rPr>
          <w:rFonts w:asciiTheme="majorBidi" w:hAnsiTheme="majorBidi" w:cstheme="majorBidi"/>
          <w:szCs w:val="24"/>
        </w:rPr>
        <w:t xml:space="preserve">created </w:t>
      </w:r>
      <w:r w:rsidR="00F33E81" w:rsidRPr="0095398A">
        <w:rPr>
          <w:rFonts w:asciiTheme="majorBidi" w:hAnsiTheme="majorBidi" w:cstheme="majorBidi"/>
          <w:szCs w:val="24"/>
        </w:rPr>
        <w:t xml:space="preserve">a </w:t>
      </w:r>
      <w:r w:rsidR="00D1158E" w:rsidRPr="0095398A">
        <w:rPr>
          <w:rFonts w:asciiTheme="majorBidi" w:hAnsiTheme="majorBidi" w:cstheme="majorBidi"/>
          <w:szCs w:val="24"/>
        </w:rPr>
        <w:t>FE model of straight CNT-reinforced composites by using a complicated three dimensional mesh generator</w:t>
      </w:r>
      <w:r w:rsidR="00615CC5" w:rsidRPr="00964ABA">
        <w:rPr>
          <w:rFonts w:asciiTheme="majorBidi" w:hAnsiTheme="majorBidi" w:cstheme="majorBidi"/>
          <w:szCs w:val="24"/>
        </w:rPr>
        <w:t xml:space="preserve">. </w:t>
      </w:r>
      <w:r w:rsidR="001F3A97" w:rsidRPr="004056E4">
        <w:rPr>
          <w:rFonts w:asciiTheme="majorBidi" w:hAnsiTheme="majorBidi" w:cstheme="majorBidi"/>
          <w:szCs w:val="24"/>
        </w:rPr>
        <w:t>Considerable</w:t>
      </w:r>
      <w:r w:rsidR="00D1158E" w:rsidRPr="00450BD1">
        <w:rPr>
          <w:rFonts w:asciiTheme="majorBidi" w:hAnsiTheme="majorBidi" w:cstheme="majorBidi"/>
          <w:szCs w:val="24"/>
        </w:rPr>
        <w:t xml:space="preserve"> efforts </w:t>
      </w:r>
      <w:r w:rsidR="001F3A97" w:rsidRPr="00450BD1">
        <w:rPr>
          <w:rFonts w:asciiTheme="majorBidi" w:hAnsiTheme="majorBidi" w:cstheme="majorBidi"/>
          <w:szCs w:val="24"/>
        </w:rPr>
        <w:t>are typically applied</w:t>
      </w:r>
      <w:r w:rsidR="00D1158E" w:rsidRPr="00450BD1">
        <w:rPr>
          <w:rFonts w:asciiTheme="majorBidi" w:hAnsiTheme="majorBidi" w:cstheme="majorBidi"/>
          <w:szCs w:val="24"/>
        </w:rPr>
        <w:t xml:space="preserve"> to create </w:t>
      </w:r>
      <w:r w:rsidR="00AE3B7C" w:rsidRPr="00450BD1">
        <w:rPr>
          <w:rFonts w:asciiTheme="majorBidi" w:hAnsiTheme="majorBidi" w:cstheme="majorBidi"/>
          <w:szCs w:val="24"/>
        </w:rPr>
        <w:t>these models</w:t>
      </w:r>
      <w:r w:rsidR="00D1158E" w:rsidRPr="00450BD1">
        <w:rPr>
          <w:rFonts w:asciiTheme="majorBidi" w:hAnsiTheme="majorBidi" w:cstheme="majorBidi"/>
          <w:szCs w:val="24"/>
        </w:rPr>
        <w:t xml:space="preserve"> but there </w:t>
      </w:r>
      <w:r w:rsidR="00AE3B7C" w:rsidRPr="00450BD1">
        <w:rPr>
          <w:rFonts w:asciiTheme="majorBidi" w:hAnsiTheme="majorBidi" w:cstheme="majorBidi"/>
          <w:szCs w:val="24"/>
        </w:rPr>
        <w:t>were</w:t>
      </w:r>
      <w:r w:rsidR="00D1158E" w:rsidRPr="00450BD1">
        <w:rPr>
          <w:rFonts w:asciiTheme="majorBidi" w:hAnsiTheme="majorBidi" w:cstheme="majorBidi"/>
          <w:szCs w:val="24"/>
        </w:rPr>
        <w:t xml:space="preserve"> still many highly distorted cells which may decrease the accuracy of the results</w:t>
      </w:r>
      <w:r w:rsidR="005B4E93" w:rsidRPr="00450BD1">
        <w:rPr>
          <w:rFonts w:asciiTheme="majorBidi" w:hAnsiTheme="majorBidi" w:cstheme="majorBidi"/>
          <w:szCs w:val="24"/>
        </w:rPr>
        <w:t xml:space="preserve"> (see </w:t>
      </w:r>
      <w:r w:rsidR="005B4E93" w:rsidRPr="0095398A">
        <w:rPr>
          <w:rFonts w:asciiTheme="majorBidi" w:hAnsiTheme="majorBidi" w:cstheme="majorBidi"/>
          <w:szCs w:val="24"/>
        </w:rPr>
        <w:fldChar w:fldCharType="begin"/>
      </w:r>
      <w:r w:rsidR="005B4E93" w:rsidRPr="0095398A">
        <w:rPr>
          <w:rFonts w:asciiTheme="majorBidi" w:hAnsiTheme="majorBidi" w:cstheme="majorBidi"/>
          <w:szCs w:val="24"/>
        </w:rPr>
        <w:instrText xml:space="preserve"> REF FE_composite_model \h </w:instrText>
      </w:r>
      <w:r w:rsidR="00DD12DD" w:rsidRPr="0095398A">
        <w:rPr>
          <w:rFonts w:asciiTheme="majorBidi" w:hAnsiTheme="majorBidi" w:cstheme="majorBidi"/>
          <w:szCs w:val="24"/>
        </w:rPr>
        <w:instrText xml:space="preserve"> \* MERGEFORMAT </w:instrText>
      </w:r>
      <w:r w:rsidR="005B4E93" w:rsidRPr="0095398A">
        <w:rPr>
          <w:rFonts w:asciiTheme="majorBidi" w:hAnsiTheme="majorBidi" w:cstheme="majorBidi"/>
          <w:szCs w:val="24"/>
        </w:rPr>
      </w:r>
      <w:r w:rsidR="005B4E93" w:rsidRPr="0095398A">
        <w:rPr>
          <w:rFonts w:asciiTheme="majorBidi" w:hAnsiTheme="majorBidi" w:cstheme="majorBidi"/>
          <w:szCs w:val="24"/>
        </w:rPr>
        <w:fldChar w:fldCharType="separate"/>
      </w:r>
      <w:r w:rsidR="005B4E93" w:rsidRPr="0095398A">
        <w:rPr>
          <w:rFonts w:asciiTheme="majorBidi" w:hAnsiTheme="majorBidi" w:cstheme="majorBidi"/>
          <w:szCs w:val="24"/>
        </w:rPr>
        <w:t>Fig.</w:t>
      </w:r>
      <w:r w:rsidR="00005294" w:rsidRPr="0095398A">
        <w:rPr>
          <w:rFonts w:asciiTheme="majorBidi" w:hAnsiTheme="majorBidi" w:cstheme="majorBidi"/>
          <w:szCs w:val="24"/>
        </w:rPr>
        <w:t xml:space="preserve"> </w:t>
      </w:r>
      <w:r w:rsidR="005B4E93" w:rsidRPr="0095398A">
        <w:rPr>
          <w:rFonts w:asciiTheme="majorBidi" w:hAnsiTheme="majorBidi" w:cstheme="majorBidi"/>
          <w:noProof/>
          <w:szCs w:val="24"/>
        </w:rPr>
        <w:t>1</w:t>
      </w:r>
      <w:r w:rsidR="005B4E93" w:rsidRPr="0095398A">
        <w:rPr>
          <w:rFonts w:asciiTheme="majorBidi" w:hAnsiTheme="majorBidi" w:cstheme="majorBidi"/>
          <w:szCs w:val="24"/>
        </w:rPr>
        <w:fldChar w:fldCharType="end"/>
      </w:r>
      <w:r w:rsidR="005B4E93" w:rsidRPr="0095398A">
        <w:rPr>
          <w:rFonts w:asciiTheme="majorBidi" w:hAnsiTheme="majorBidi" w:cstheme="majorBidi"/>
          <w:szCs w:val="24"/>
        </w:rPr>
        <w:t>(a))</w:t>
      </w:r>
      <w:r w:rsidR="00D1158E" w:rsidRPr="0095398A">
        <w:rPr>
          <w:rFonts w:asciiTheme="majorBidi" w:hAnsiTheme="majorBidi" w:cstheme="majorBidi"/>
          <w:szCs w:val="24"/>
        </w:rPr>
        <w:t>. Moreover, the number of degree</w:t>
      </w:r>
      <w:r w:rsidR="00AE3B7C" w:rsidRPr="0095398A">
        <w:rPr>
          <w:rFonts w:asciiTheme="majorBidi" w:hAnsiTheme="majorBidi" w:cstheme="majorBidi"/>
          <w:szCs w:val="24"/>
        </w:rPr>
        <w:t>s of freedom</w:t>
      </w:r>
      <w:r w:rsidR="00D1158E" w:rsidRPr="00141658">
        <w:rPr>
          <w:rFonts w:asciiTheme="majorBidi" w:hAnsiTheme="majorBidi" w:cstheme="majorBidi"/>
          <w:szCs w:val="24"/>
        </w:rPr>
        <w:t xml:space="preserve"> </w:t>
      </w:r>
      <w:r w:rsidR="00A8387B" w:rsidRPr="00416E78">
        <w:rPr>
          <w:rFonts w:asciiTheme="majorBidi" w:hAnsiTheme="majorBidi" w:cstheme="majorBidi"/>
          <w:szCs w:val="24"/>
        </w:rPr>
        <w:t>(</w:t>
      </w:r>
      <w:r w:rsidR="000F191A">
        <w:rPr>
          <w:rFonts w:asciiTheme="majorBidi" w:hAnsiTheme="majorBidi" w:cstheme="majorBidi"/>
          <w:szCs w:val="24"/>
        </w:rPr>
        <w:t>DOF</w:t>
      </w:r>
      <w:r w:rsidR="00A8387B" w:rsidRPr="00416E78">
        <w:rPr>
          <w:rFonts w:asciiTheme="majorBidi" w:hAnsiTheme="majorBidi" w:cstheme="majorBidi"/>
          <w:szCs w:val="24"/>
        </w:rPr>
        <w:t xml:space="preserve">) </w:t>
      </w:r>
      <w:r w:rsidR="00D1158E" w:rsidRPr="00964ABA">
        <w:rPr>
          <w:rFonts w:asciiTheme="majorBidi" w:hAnsiTheme="majorBidi" w:cstheme="majorBidi"/>
          <w:szCs w:val="24"/>
        </w:rPr>
        <w:t xml:space="preserve">is also very </w:t>
      </w:r>
      <w:r w:rsidR="00F33E81" w:rsidRPr="00964ABA">
        <w:rPr>
          <w:rFonts w:asciiTheme="majorBidi" w:hAnsiTheme="majorBidi" w:cstheme="majorBidi"/>
          <w:szCs w:val="24"/>
        </w:rPr>
        <w:t>large</w:t>
      </w:r>
      <w:r w:rsidR="00D1158E" w:rsidRPr="004056E4">
        <w:rPr>
          <w:rFonts w:asciiTheme="majorBidi" w:hAnsiTheme="majorBidi" w:cstheme="majorBidi"/>
          <w:szCs w:val="24"/>
        </w:rPr>
        <w:t xml:space="preserve">. </w:t>
      </w:r>
      <w:r w:rsidR="00F33E81" w:rsidRPr="00450BD1">
        <w:rPr>
          <w:rFonts w:asciiTheme="majorBidi" w:hAnsiTheme="majorBidi" w:cstheme="majorBidi"/>
          <w:szCs w:val="24"/>
        </w:rPr>
        <w:t>For example, t</w:t>
      </w:r>
      <w:r w:rsidR="00D1158E" w:rsidRPr="00450BD1">
        <w:rPr>
          <w:rFonts w:asciiTheme="majorBidi" w:hAnsiTheme="majorBidi" w:cstheme="majorBidi"/>
          <w:szCs w:val="24"/>
        </w:rPr>
        <w:t>he volume fraction of CNT</w:t>
      </w:r>
      <w:r w:rsidR="00F33E81" w:rsidRPr="00450BD1">
        <w:rPr>
          <w:rFonts w:asciiTheme="majorBidi" w:hAnsiTheme="majorBidi" w:cstheme="majorBidi"/>
          <w:szCs w:val="24"/>
        </w:rPr>
        <w:t>s</w:t>
      </w:r>
      <w:r w:rsidR="00D1158E" w:rsidRPr="00450BD1">
        <w:rPr>
          <w:rFonts w:asciiTheme="majorBidi" w:hAnsiTheme="majorBidi" w:cstheme="majorBidi"/>
          <w:szCs w:val="24"/>
        </w:rPr>
        <w:t xml:space="preserve"> in </w:t>
      </w:r>
      <w:r w:rsidR="005B4E93" w:rsidRPr="0095398A">
        <w:rPr>
          <w:rFonts w:asciiTheme="majorBidi" w:hAnsiTheme="majorBidi" w:cstheme="majorBidi"/>
          <w:szCs w:val="24"/>
        </w:rPr>
        <w:fldChar w:fldCharType="begin"/>
      </w:r>
      <w:r w:rsidR="005B4E93" w:rsidRPr="0095398A">
        <w:rPr>
          <w:rFonts w:asciiTheme="majorBidi" w:hAnsiTheme="majorBidi" w:cstheme="majorBidi"/>
          <w:szCs w:val="24"/>
        </w:rPr>
        <w:instrText xml:space="preserve"> REF FE_composite_model \h </w:instrText>
      </w:r>
      <w:r w:rsidR="00DD12DD" w:rsidRPr="0095398A">
        <w:rPr>
          <w:rFonts w:asciiTheme="majorBidi" w:hAnsiTheme="majorBidi" w:cstheme="majorBidi"/>
          <w:szCs w:val="24"/>
        </w:rPr>
        <w:instrText xml:space="preserve"> \* MERGEFORMAT </w:instrText>
      </w:r>
      <w:r w:rsidR="005B4E93" w:rsidRPr="0095398A">
        <w:rPr>
          <w:rFonts w:asciiTheme="majorBidi" w:hAnsiTheme="majorBidi" w:cstheme="majorBidi"/>
          <w:szCs w:val="24"/>
        </w:rPr>
      </w:r>
      <w:r w:rsidR="005B4E93"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5B4E93" w:rsidRPr="0095398A">
        <w:rPr>
          <w:rFonts w:asciiTheme="majorBidi" w:hAnsiTheme="majorBidi" w:cstheme="majorBidi"/>
          <w:noProof/>
          <w:szCs w:val="24"/>
        </w:rPr>
        <w:t>1</w:t>
      </w:r>
      <w:r w:rsidR="005B4E93" w:rsidRPr="0095398A">
        <w:rPr>
          <w:rFonts w:asciiTheme="majorBidi" w:hAnsiTheme="majorBidi" w:cstheme="majorBidi"/>
          <w:szCs w:val="24"/>
        </w:rPr>
        <w:fldChar w:fldCharType="end"/>
      </w:r>
      <w:r w:rsidR="005B4E93" w:rsidRPr="0095398A">
        <w:rPr>
          <w:rFonts w:asciiTheme="majorBidi" w:hAnsiTheme="majorBidi" w:cstheme="majorBidi"/>
          <w:szCs w:val="24"/>
        </w:rPr>
        <w:t>(a)</w:t>
      </w:r>
      <w:r w:rsidR="00D1158E" w:rsidRPr="0095398A">
        <w:rPr>
          <w:rFonts w:asciiTheme="majorBidi" w:hAnsiTheme="majorBidi" w:cstheme="majorBidi"/>
          <w:szCs w:val="24"/>
        </w:rPr>
        <w:t xml:space="preserve"> is only 0.5%, but the composite </w:t>
      </w:r>
      <w:r w:rsidR="00F33E81" w:rsidRPr="0095398A">
        <w:rPr>
          <w:rFonts w:asciiTheme="majorBidi" w:hAnsiTheme="majorBidi" w:cstheme="majorBidi"/>
          <w:szCs w:val="24"/>
        </w:rPr>
        <w:t>is</w:t>
      </w:r>
      <w:r w:rsidR="00D1158E" w:rsidRPr="0095398A">
        <w:rPr>
          <w:rFonts w:asciiTheme="majorBidi" w:hAnsiTheme="majorBidi" w:cstheme="majorBidi"/>
          <w:szCs w:val="24"/>
        </w:rPr>
        <w:t xml:space="preserve"> meshed </w:t>
      </w:r>
      <w:r w:rsidR="00615CC5" w:rsidRPr="00141658">
        <w:rPr>
          <w:rFonts w:asciiTheme="majorBidi" w:hAnsiTheme="majorBidi" w:cstheme="majorBidi"/>
          <w:szCs w:val="24"/>
        </w:rPr>
        <w:t>with</w:t>
      </w:r>
      <w:r w:rsidR="00D1158E" w:rsidRPr="00416E78">
        <w:rPr>
          <w:rFonts w:asciiTheme="majorBidi" w:hAnsiTheme="majorBidi" w:cstheme="majorBidi"/>
          <w:szCs w:val="24"/>
        </w:rPr>
        <w:t xml:space="preserve"> </w:t>
      </w:r>
      <m:oMath>
        <m:sSup>
          <m:sSupPr>
            <m:ctrlPr>
              <w:rPr>
                <w:rFonts w:ascii="Cambria Math" w:hAnsi="Cambria Math" w:cstheme="majorBidi"/>
                <w:szCs w:val="24"/>
              </w:rPr>
            </m:ctrlPr>
          </m:sSupPr>
          <m:e>
            <m:r>
              <m:rPr>
                <m:nor/>
              </m:rPr>
              <w:rPr>
                <w:rFonts w:asciiTheme="majorBidi" w:hAnsiTheme="majorBidi" w:cstheme="majorBidi"/>
                <w:szCs w:val="24"/>
              </w:rPr>
              <m:t>2.16×10</m:t>
            </m:r>
          </m:e>
          <m:sup>
            <m:r>
              <m:rPr>
                <m:nor/>
              </m:rPr>
              <w:rPr>
                <w:rFonts w:asciiTheme="majorBidi" w:hAnsiTheme="majorBidi" w:cstheme="majorBidi"/>
                <w:szCs w:val="24"/>
              </w:rPr>
              <m:t>7</m:t>
            </m:r>
          </m:sup>
        </m:sSup>
      </m:oMath>
      <w:r w:rsidR="00D1158E" w:rsidRPr="0095398A">
        <w:rPr>
          <w:rFonts w:asciiTheme="majorBidi" w:hAnsiTheme="majorBidi" w:cstheme="majorBidi"/>
          <w:szCs w:val="24"/>
        </w:rPr>
        <w:t xml:space="preserve"> tetrahedral elements. Alian and Meguid </w:t>
      </w:r>
      <w:r w:rsidR="00615CC5"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0IS1vtf8","properties":{"formattedCitation":"[43]","plainCitation":"[43]","noteIndex":0},"citationItems":[{"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615CC5" w:rsidRPr="0095398A">
        <w:rPr>
          <w:rFonts w:asciiTheme="majorBidi" w:hAnsiTheme="majorBidi" w:cstheme="majorBidi"/>
          <w:szCs w:val="24"/>
        </w:rPr>
        <w:fldChar w:fldCharType="separate"/>
      </w:r>
      <w:r w:rsidR="009B2473" w:rsidRPr="0095398A">
        <w:rPr>
          <w:rFonts w:asciiTheme="majorBidi" w:hAnsiTheme="majorBidi" w:cstheme="majorBidi"/>
          <w:szCs w:val="24"/>
        </w:rPr>
        <w:t>[43]</w:t>
      </w:r>
      <w:r w:rsidR="00615CC5" w:rsidRPr="0095398A">
        <w:rPr>
          <w:rFonts w:asciiTheme="majorBidi" w:hAnsiTheme="majorBidi" w:cstheme="majorBidi"/>
          <w:szCs w:val="24"/>
        </w:rPr>
        <w:fldChar w:fldCharType="end"/>
      </w:r>
      <w:r w:rsidR="00615CC5" w:rsidRPr="0095398A">
        <w:rPr>
          <w:rFonts w:asciiTheme="majorBidi" w:hAnsiTheme="majorBidi" w:cstheme="majorBidi"/>
          <w:szCs w:val="24"/>
        </w:rPr>
        <w:t xml:space="preserve"> </w:t>
      </w:r>
      <w:r w:rsidR="00D1158E" w:rsidRPr="0095398A">
        <w:rPr>
          <w:rFonts w:asciiTheme="majorBidi" w:hAnsiTheme="majorBidi" w:cstheme="majorBidi"/>
          <w:szCs w:val="24"/>
        </w:rPr>
        <w:t xml:space="preserve">also used the traditional FE model to study the </w:t>
      </w:r>
      <w:r w:rsidR="001F3A97" w:rsidRPr="0095398A">
        <w:rPr>
          <w:rFonts w:asciiTheme="majorBidi" w:hAnsiTheme="majorBidi" w:cstheme="majorBidi"/>
          <w:szCs w:val="24"/>
        </w:rPr>
        <w:t>electro-mechanical</w:t>
      </w:r>
      <w:r w:rsidR="00D1158E" w:rsidRPr="00141658">
        <w:rPr>
          <w:rFonts w:asciiTheme="majorBidi" w:hAnsiTheme="majorBidi" w:cstheme="majorBidi"/>
          <w:szCs w:val="24"/>
        </w:rPr>
        <w:t xml:space="preserve"> behavior of composites reinforced by straight CNTs, but due to the difficulties in the meshing process, the CNT vo</w:t>
      </w:r>
      <w:r w:rsidR="00D1158E" w:rsidRPr="00964ABA">
        <w:rPr>
          <w:rFonts w:asciiTheme="majorBidi" w:hAnsiTheme="majorBidi" w:cstheme="majorBidi"/>
          <w:szCs w:val="24"/>
        </w:rPr>
        <w:t xml:space="preserve">lume fraction </w:t>
      </w:r>
      <w:r w:rsidR="00883954" w:rsidRPr="00964ABA">
        <w:rPr>
          <w:rFonts w:asciiTheme="majorBidi" w:hAnsiTheme="majorBidi" w:cstheme="majorBidi"/>
          <w:szCs w:val="24"/>
        </w:rPr>
        <w:t>was</w:t>
      </w:r>
      <w:r w:rsidR="00D1158E" w:rsidRPr="00964ABA">
        <w:rPr>
          <w:rFonts w:asciiTheme="majorBidi" w:hAnsiTheme="majorBidi" w:cstheme="majorBidi"/>
          <w:szCs w:val="24"/>
        </w:rPr>
        <w:t xml:space="preserve"> only </w:t>
      </w:r>
      <w:r w:rsidR="00883954" w:rsidRPr="00964ABA">
        <w:rPr>
          <w:rFonts w:asciiTheme="majorBidi" w:hAnsiTheme="majorBidi" w:cstheme="majorBidi"/>
          <w:szCs w:val="24"/>
        </w:rPr>
        <w:t xml:space="preserve">limited to </w:t>
      </w:r>
      <w:r w:rsidR="00D1158E" w:rsidRPr="00450BD1">
        <w:rPr>
          <w:rFonts w:asciiTheme="majorBidi" w:hAnsiTheme="majorBidi" w:cstheme="majorBidi"/>
          <w:szCs w:val="24"/>
        </w:rPr>
        <w:t xml:space="preserve">0.3% in their research. </w:t>
      </w:r>
    </w:p>
    <w:p w14:paraId="6FBC0158" w14:textId="0237D37D" w:rsidR="00361A23" w:rsidRPr="0095398A" w:rsidRDefault="00361A23" w:rsidP="0007444A">
      <w:pPr>
        <w:spacing w:line="360" w:lineRule="auto"/>
        <w:ind w:right="-23" w:firstLine="420"/>
        <w:jc w:val="both"/>
        <w:rPr>
          <w:rFonts w:asciiTheme="majorBidi" w:hAnsiTheme="majorBidi" w:cstheme="majorBidi"/>
          <w:szCs w:val="24"/>
        </w:rPr>
      </w:pPr>
      <w:r w:rsidRPr="00450BD1">
        <w:rPr>
          <w:rFonts w:asciiTheme="majorBidi" w:hAnsiTheme="majorBidi" w:cstheme="majorBidi"/>
          <w:szCs w:val="24"/>
        </w:rPr>
        <w:t xml:space="preserve">More recently, the “embedded element technique” </w:t>
      </w:r>
      <w:r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8DtxZnIk","properties":{"formattedCitation":"[36,45]","plainCitation":"[36,45]","noteIndex":0},"citationItems":[{"id":"R6q3pB8V/bb3CZVAx","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R6q3pB8V/6aKfe7JE","uris":["http://zotero.org/users/2762625/items/QVQA6HH2"],"uri":["http://zotero.org/users/2762625/items/QVQA6HH2"],"itemData":{"id":1418,"type":"article-journal","title":"Multiscale electro-mechanical modeling of carbon nanotube composites","container-title":"Computational Materials Science","page":"169-180","volume":"135","source":"Crossref","DOI":"10.1016/j.commatsci.2017.04.019","ISSN":"09270256","language":"en","author":[{"family":"Grabowski","given":"Krzysztof"},{"family":"Zbyrad","given":"Paulina"},{"family":"Uhl","given":"Tadeusz"},{"family":"Staszewski","given":"Wieslaw J."},{"family":"Packo","given":"Pawel"}],"issued":{"date-parts":[["2017",7]]}}}],"schema":"https://github.com/citation-style-language/schema/raw/master/csl-citation.json"} </w:instrText>
      </w:r>
      <w:r w:rsidRPr="0095398A">
        <w:rPr>
          <w:rFonts w:asciiTheme="majorBidi" w:hAnsiTheme="majorBidi" w:cstheme="majorBidi"/>
          <w:szCs w:val="24"/>
        </w:rPr>
        <w:fldChar w:fldCharType="separate"/>
      </w:r>
      <w:r w:rsidR="009B2473" w:rsidRPr="0095398A">
        <w:rPr>
          <w:rFonts w:asciiTheme="majorBidi" w:hAnsiTheme="majorBidi" w:cstheme="majorBidi"/>
          <w:szCs w:val="24"/>
        </w:rPr>
        <w:t>[36,45]</w:t>
      </w:r>
      <w:r w:rsidRPr="0095398A">
        <w:rPr>
          <w:rFonts w:asciiTheme="majorBidi" w:hAnsiTheme="majorBidi" w:cstheme="majorBidi"/>
          <w:szCs w:val="24"/>
        </w:rPr>
        <w:fldChar w:fldCharType="end"/>
      </w:r>
      <w:r w:rsidRPr="0095398A">
        <w:rPr>
          <w:rFonts w:asciiTheme="majorBidi" w:hAnsiTheme="majorBidi" w:cstheme="majorBidi"/>
          <w:szCs w:val="24"/>
        </w:rPr>
        <w:t xml:space="preserve"> is used to simplify the meshing process</w:t>
      </w:r>
      <w:r w:rsidR="00AE6429" w:rsidRPr="0095398A">
        <w:rPr>
          <w:rFonts w:asciiTheme="majorBidi" w:hAnsiTheme="majorBidi" w:cstheme="majorBidi"/>
          <w:szCs w:val="24"/>
        </w:rPr>
        <w:t xml:space="preserve">  (see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FE_composite_model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AE6429" w:rsidRPr="0095398A">
        <w:rPr>
          <w:rFonts w:asciiTheme="majorBidi" w:hAnsiTheme="majorBidi" w:cstheme="majorBidi"/>
          <w:szCs w:val="24"/>
        </w:rPr>
        <w:t>Fig</w:t>
      </w:r>
      <w:r w:rsidR="00DD12DD" w:rsidRPr="0095398A">
        <w:rPr>
          <w:rFonts w:asciiTheme="majorBidi" w:hAnsiTheme="majorBidi" w:cstheme="majorBidi"/>
          <w:szCs w:val="24"/>
        </w:rPr>
        <w:t xml:space="preserve">. </w:t>
      </w:r>
      <w:r w:rsidR="00AE6429" w:rsidRPr="0095398A">
        <w:rPr>
          <w:rFonts w:asciiTheme="majorBidi" w:hAnsiTheme="majorBidi" w:cstheme="majorBidi"/>
          <w:noProof/>
          <w:szCs w:val="24"/>
        </w:rPr>
        <w:t>1</w:t>
      </w:r>
      <w:r w:rsidR="00AE6429" w:rsidRPr="0095398A">
        <w:rPr>
          <w:rFonts w:asciiTheme="majorBidi" w:hAnsiTheme="majorBidi" w:cstheme="majorBidi"/>
          <w:szCs w:val="24"/>
        </w:rPr>
        <w:fldChar w:fldCharType="end"/>
      </w:r>
      <w:r w:rsidR="00AE6429" w:rsidRPr="0095398A">
        <w:rPr>
          <w:rFonts w:asciiTheme="majorBidi" w:hAnsiTheme="majorBidi" w:cstheme="majorBidi"/>
          <w:szCs w:val="24"/>
        </w:rPr>
        <w:t>(b))</w:t>
      </w:r>
      <w:r w:rsidRPr="0095398A">
        <w:rPr>
          <w:rFonts w:asciiTheme="majorBidi" w:hAnsiTheme="majorBidi" w:cstheme="majorBidi"/>
          <w:szCs w:val="24"/>
        </w:rPr>
        <w:t xml:space="preserve">. The CNTs are meshed as beam elements and their </w:t>
      </w:r>
      <w:r w:rsidR="000F191A">
        <w:rPr>
          <w:rFonts w:asciiTheme="majorBidi" w:hAnsiTheme="majorBidi" w:cstheme="majorBidi"/>
          <w:szCs w:val="24"/>
        </w:rPr>
        <w:t>DOF</w:t>
      </w:r>
      <w:r w:rsidRPr="0095398A">
        <w:rPr>
          <w:rFonts w:asciiTheme="majorBidi" w:hAnsiTheme="majorBidi" w:cstheme="majorBidi"/>
          <w:szCs w:val="24"/>
        </w:rPr>
        <w:t xml:space="preserve"> are embedded </w:t>
      </w:r>
      <w:r w:rsidRPr="0095398A">
        <w:rPr>
          <w:rFonts w:asciiTheme="majorBidi" w:hAnsiTheme="majorBidi" w:cstheme="majorBidi"/>
          <w:szCs w:val="24"/>
        </w:rPr>
        <w:lastRenderedPageBreak/>
        <w:t xml:space="preserve">into the polymer by modifying the stiffness matrix of each polymer element. However, only </w:t>
      </w:r>
      <w:r w:rsidR="001F3A97" w:rsidRPr="00964ABA">
        <w:rPr>
          <w:rFonts w:asciiTheme="majorBidi" w:hAnsiTheme="majorBidi" w:cstheme="majorBidi"/>
          <w:szCs w:val="24"/>
        </w:rPr>
        <w:t xml:space="preserve">the </w:t>
      </w:r>
      <w:bookmarkStart w:id="28" w:name="_Hlk534130884"/>
      <w:r w:rsidRPr="000F191A">
        <w:rPr>
          <w:rFonts w:asciiTheme="majorBidi" w:hAnsiTheme="majorBidi" w:cstheme="majorBidi"/>
          <w:szCs w:val="24"/>
        </w:rPr>
        <w:t>kinematic relation</w:t>
      </w:r>
      <w:r w:rsidR="001F3A97" w:rsidRPr="000F191A">
        <w:rPr>
          <w:rFonts w:asciiTheme="majorBidi" w:hAnsiTheme="majorBidi" w:cstheme="majorBidi"/>
          <w:szCs w:val="24"/>
        </w:rPr>
        <w:t>s</w:t>
      </w:r>
      <w:r w:rsidRPr="000F191A">
        <w:rPr>
          <w:rFonts w:asciiTheme="majorBidi" w:hAnsiTheme="majorBidi" w:cstheme="majorBidi"/>
          <w:szCs w:val="24"/>
        </w:rPr>
        <w:t xml:space="preserve"> between CNT and polymer</w:t>
      </w:r>
      <w:bookmarkEnd w:id="28"/>
      <w:r w:rsidRPr="000F191A">
        <w:rPr>
          <w:rFonts w:asciiTheme="majorBidi" w:hAnsiTheme="majorBidi" w:cstheme="majorBidi"/>
          <w:szCs w:val="24"/>
        </w:rPr>
        <w:t xml:space="preserve"> is considered in this method</w:t>
      </w:r>
      <w:r w:rsidR="001F3A97" w:rsidRPr="000F191A">
        <w:rPr>
          <w:rFonts w:asciiTheme="majorBidi" w:hAnsiTheme="majorBidi" w:cstheme="majorBidi"/>
          <w:szCs w:val="24"/>
        </w:rPr>
        <w:t>,</w:t>
      </w:r>
      <w:r w:rsidRPr="000F191A">
        <w:rPr>
          <w:rFonts w:asciiTheme="majorBidi" w:hAnsiTheme="majorBidi" w:cstheme="majorBidi"/>
          <w:szCs w:val="24"/>
        </w:rPr>
        <w:t xml:space="preserve"> while the more important issue</w:t>
      </w:r>
      <w:r w:rsidR="001F3A97" w:rsidRPr="0036143C">
        <w:rPr>
          <w:rFonts w:asciiTheme="majorBidi" w:hAnsiTheme="majorBidi" w:cstheme="majorBidi"/>
          <w:szCs w:val="24"/>
        </w:rPr>
        <w:t>;</w:t>
      </w:r>
      <w:r w:rsidRPr="009015E7">
        <w:rPr>
          <w:rFonts w:asciiTheme="majorBidi" w:hAnsiTheme="majorBidi" w:cstheme="majorBidi"/>
          <w:szCs w:val="24"/>
        </w:rPr>
        <w:t xml:space="preserve"> namely</w:t>
      </w:r>
      <w:r w:rsidR="001F3A97" w:rsidRPr="00086BEB">
        <w:rPr>
          <w:rFonts w:asciiTheme="majorBidi" w:hAnsiTheme="majorBidi" w:cstheme="majorBidi"/>
          <w:szCs w:val="24"/>
        </w:rPr>
        <w:t>,</w:t>
      </w:r>
      <w:r w:rsidRPr="00086BEB">
        <w:rPr>
          <w:rFonts w:asciiTheme="majorBidi" w:hAnsiTheme="majorBidi" w:cstheme="majorBidi"/>
          <w:szCs w:val="24"/>
        </w:rPr>
        <w:t xml:space="preserve"> the interacting forces in between are no</w:t>
      </w:r>
      <w:r w:rsidRPr="00705971">
        <w:rPr>
          <w:rFonts w:asciiTheme="majorBidi" w:hAnsiTheme="majorBidi" w:cstheme="majorBidi"/>
          <w:szCs w:val="24"/>
        </w:rPr>
        <w:t xml:space="preserve">t accounted for. </w:t>
      </w:r>
      <w:r w:rsidR="00376865" w:rsidRPr="00CA714E">
        <w:rPr>
          <w:rFonts w:asciiTheme="majorBidi" w:hAnsiTheme="majorBidi" w:cstheme="majorBidi"/>
          <w:szCs w:val="24"/>
          <w:highlight w:val="magenta"/>
        </w:rPr>
        <w:t>T</w:t>
      </w:r>
      <w:r w:rsidR="00376865" w:rsidRPr="00CA714E">
        <w:rPr>
          <w:rFonts w:asciiTheme="majorBidi" w:hAnsiTheme="majorBidi" w:cstheme="majorBidi" w:hint="eastAsia"/>
          <w:szCs w:val="24"/>
          <w:highlight w:val="magenta"/>
          <w:lang w:eastAsia="zh-CN"/>
        </w:rPr>
        <w:t>here</w:t>
      </w:r>
      <w:r w:rsidR="00376865" w:rsidRPr="00CA714E">
        <w:rPr>
          <w:rFonts w:asciiTheme="majorBidi" w:hAnsiTheme="majorBidi" w:cstheme="majorBidi"/>
          <w:szCs w:val="24"/>
          <w:highlight w:val="magenta"/>
        </w:rPr>
        <w:t xml:space="preserve">fore, the composite system is not in a </w:t>
      </w:r>
      <w:r w:rsidR="00CA714E">
        <w:rPr>
          <w:rFonts w:asciiTheme="majorBidi" w:hAnsiTheme="majorBidi" w:cstheme="majorBidi"/>
          <w:szCs w:val="24"/>
          <w:highlight w:val="magenta"/>
        </w:rPr>
        <w:t>rigorous</w:t>
      </w:r>
      <w:ins w:id="29" w:author="iamthree" w:date="2019-01-01T19:27:00Z">
        <w:r w:rsidR="00CA714E" w:rsidRPr="00CA714E">
          <w:rPr>
            <w:rFonts w:asciiTheme="majorBidi" w:hAnsiTheme="majorBidi" w:cstheme="majorBidi"/>
            <w:szCs w:val="24"/>
            <w:highlight w:val="magenta"/>
          </w:rPr>
          <w:t xml:space="preserve"> </w:t>
        </w:r>
      </w:ins>
      <w:r w:rsidR="00376865" w:rsidRPr="00CA714E">
        <w:rPr>
          <w:rFonts w:asciiTheme="majorBidi" w:hAnsiTheme="majorBidi" w:cstheme="majorBidi"/>
          <w:szCs w:val="24"/>
          <w:highlight w:val="magenta"/>
        </w:rPr>
        <w:t>equilibrium state and it decreases the accuracy of the results.</w:t>
      </w:r>
      <w:ins w:id="30" w:author="iamthree" w:date="2019-01-01T19:25:00Z">
        <w:r w:rsidR="00376865">
          <w:rPr>
            <w:rFonts w:asciiTheme="majorBidi" w:hAnsiTheme="majorBidi" w:cstheme="majorBidi"/>
            <w:szCs w:val="24"/>
          </w:rPr>
          <w:t xml:space="preserve"> </w:t>
        </w:r>
      </w:ins>
      <w:r w:rsidRPr="00705971">
        <w:rPr>
          <w:rFonts w:asciiTheme="majorBidi" w:hAnsiTheme="majorBidi" w:cstheme="majorBidi"/>
          <w:szCs w:val="24"/>
        </w:rPr>
        <w:t xml:space="preserve">In summary, unnecessary simplifying assumptions are introduced to overcome the difficulties in the </w:t>
      </w:r>
      <w:r w:rsidR="001F3A97" w:rsidRPr="0095398A">
        <w:rPr>
          <w:rFonts w:asciiTheme="majorBidi" w:hAnsiTheme="majorBidi" w:cstheme="majorBidi"/>
          <w:szCs w:val="24"/>
        </w:rPr>
        <w:t xml:space="preserve">discretization </w:t>
      </w:r>
      <w:r w:rsidRPr="0095398A">
        <w:rPr>
          <w:rFonts w:asciiTheme="majorBidi" w:hAnsiTheme="majorBidi" w:cstheme="majorBidi"/>
          <w:szCs w:val="24"/>
        </w:rPr>
        <w:t xml:space="preserve">process, </w:t>
      </w:r>
      <w:r w:rsidR="001F3A97" w:rsidRPr="0095398A">
        <w:rPr>
          <w:rFonts w:asciiTheme="majorBidi" w:hAnsiTheme="majorBidi" w:cstheme="majorBidi"/>
          <w:szCs w:val="24"/>
        </w:rPr>
        <w:t>leading to a reduction in</w:t>
      </w:r>
      <w:r w:rsidRPr="0095398A">
        <w:rPr>
          <w:rFonts w:asciiTheme="majorBidi" w:hAnsiTheme="majorBidi" w:cstheme="majorBidi"/>
          <w:szCs w:val="24"/>
        </w:rPr>
        <w:t xml:space="preserve"> the accuracy of the </w:t>
      </w:r>
      <w:r w:rsidR="00BD3280" w:rsidRPr="0095398A">
        <w:rPr>
          <w:rFonts w:asciiTheme="majorBidi" w:hAnsiTheme="majorBidi" w:cstheme="majorBidi"/>
          <w:szCs w:val="24"/>
        </w:rPr>
        <w:t>simulations</w:t>
      </w:r>
      <w:r w:rsidRPr="0095398A">
        <w:rPr>
          <w:rFonts w:asciiTheme="majorBidi" w:hAnsiTheme="majorBidi" w:cstheme="majorBidi"/>
          <w:szCs w:val="24"/>
        </w:rPr>
        <w:t>.</w:t>
      </w:r>
    </w:p>
    <w:p w14:paraId="14D9D487" w14:textId="68D1AA5E" w:rsidR="00676382" w:rsidRPr="0095398A" w:rsidRDefault="00885210" w:rsidP="0007444A">
      <w:pPr>
        <w:spacing w:before="120" w:after="0" w:line="360" w:lineRule="auto"/>
        <w:ind w:right="-23"/>
        <w:rPr>
          <w:rFonts w:asciiTheme="majorBidi" w:hAnsiTheme="majorBidi" w:cstheme="majorBidi"/>
          <w:noProof/>
          <w:szCs w:val="24"/>
        </w:rPr>
      </w:pPr>
      <w:r w:rsidRPr="0095398A">
        <w:rPr>
          <w:rFonts w:asciiTheme="majorBidi" w:hAnsiTheme="majorBidi" w:cstheme="majorBidi"/>
          <w:noProof/>
          <w:szCs w:val="24"/>
          <w:lang w:eastAsia="ja-JP"/>
        </w:rPr>
        <mc:AlternateContent>
          <mc:Choice Requires="wps">
            <w:drawing>
              <wp:anchor distT="0" distB="0" distL="114300" distR="114300" simplePos="0" relativeHeight="251661312" behindDoc="0" locked="0" layoutInCell="1" allowOverlap="1" wp14:anchorId="153A94A8" wp14:editId="375E5DC9">
                <wp:simplePos x="0" y="0"/>
                <wp:positionH relativeFrom="column">
                  <wp:posOffset>1313411</wp:posOffset>
                </wp:positionH>
                <wp:positionV relativeFrom="paragraph">
                  <wp:posOffset>295216</wp:posOffset>
                </wp:positionV>
                <wp:extent cx="764598" cy="157884"/>
                <wp:effectExtent l="0" t="57150" r="0" b="33020"/>
                <wp:wrapNone/>
                <wp:docPr id="3" name="Straight Arrow Connector 3"/>
                <wp:cNvGraphicFramePr/>
                <a:graphic xmlns:a="http://schemas.openxmlformats.org/drawingml/2006/main">
                  <a:graphicData uri="http://schemas.microsoft.com/office/word/2010/wordprocessingShape">
                    <wps:wsp>
                      <wps:cNvCnPr/>
                      <wps:spPr>
                        <a:xfrm flipV="1">
                          <a:off x="0" y="0"/>
                          <a:ext cx="764598" cy="15788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2F7A08" id="_x0000_t32" coordsize="21600,21600" o:spt="32" o:oned="t" path="m,l21600,21600e" filled="f">
                <v:path arrowok="t" fillok="f" o:connecttype="none"/>
                <o:lock v:ext="edit" shapetype="t"/>
              </v:shapetype>
              <v:shape id="Straight Arrow Connector 3" o:spid="_x0000_s1026" type="#_x0000_t32" style="position:absolute;left:0;text-align:left;margin-left:103.4pt;margin-top:23.25pt;width:60.2pt;height:12.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" strokecolor="red" strokeweight="1.5pt">
                <v:stroke endarrow="block" joinstyle="miter"/>
              </v:shape>
            </w:pict>
          </mc:Fallback>
        </mc:AlternateContent>
      </w:r>
      <w:r w:rsidRPr="00AC715E">
        <w:rPr>
          <w:rFonts w:asciiTheme="majorBidi" w:hAnsiTheme="majorBidi" w:cstheme="majorBidi"/>
          <w:noProof/>
          <w:szCs w:val="24"/>
          <w:lang w:eastAsia="ja-JP"/>
        </w:rPr>
        <mc:AlternateContent>
          <mc:Choice Requires="wps">
            <w:drawing>
              <wp:anchor distT="0" distB="0" distL="114300" distR="114300" simplePos="0" relativeHeight="251663360" behindDoc="0" locked="0" layoutInCell="1" allowOverlap="1" wp14:anchorId="49907EF2" wp14:editId="5C427FB1">
                <wp:simplePos x="0" y="0"/>
                <wp:positionH relativeFrom="column">
                  <wp:posOffset>1321724</wp:posOffset>
                </wp:positionH>
                <wp:positionV relativeFrom="paragraph">
                  <wp:posOffset>744105</wp:posOffset>
                </wp:positionV>
                <wp:extent cx="756458" cy="1199572"/>
                <wp:effectExtent l="0" t="0" r="62865" b="57785"/>
                <wp:wrapNone/>
                <wp:docPr id="4" name="Straight Arrow Connector 4"/>
                <wp:cNvGraphicFramePr/>
                <a:graphic xmlns:a="http://schemas.openxmlformats.org/drawingml/2006/main">
                  <a:graphicData uri="http://schemas.microsoft.com/office/word/2010/wordprocessingShape">
                    <wps:wsp>
                      <wps:cNvCnPr/>
                      <wps:spPr>
                        <a:xfrm>
                          <a:off x="0" y="0"/>
                          <a:ext cx="756458" cy="1199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32E40" id="Straight Arrow Connector 4" o:spid="_x0000_s1026" type="#_x0000_t32" style="position:absolute;left:0;text-align:left;margin-left:104.05pt;margin-top:58.6pt;width:59.55pt;height:9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" strokecolor="red" strokeweight="1.5pt">
                <v:stroke endarrow="block" joinstyle="miter"/>
              </v:shape>
            </w:pict>
          </mc:Fallback>
        </mc:AlternateContent>
      </w:r>
      <w:r w:rsidRPr="00376865">
        <w:rPr>
          <w:noProof/>
          <w:szCs w:val="24"/>
          <w:lang w:eastAsia="ja-JP"/>
        </w:rPr>
        <w:drawing>
          <wp:inline distT="0" distB="0" distL="0" distR="0" wp14:anchorId="42EFADA8" wp14:editId="34608B9C">
            <wp:extent cx="1928553" cy="189954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727"/>
                    <a:stretch/>
                  </pic:blipFill>
                  <pic:spPr bwMode="auto">
                    <a:xfrm flipH="1" flipV="1">
                      <a:off x="0" y="0"/>
                      <a:ext cx="1969223" cy="1939602"/>
                    </a:xfrm>
                    <a:prstGeom prst="rect">
                      <a:avLst/>
                    </a:prstGeom>
                    <a:ln>
                      <a:noFill/>
                    </a:ln>
                    <a:extLst>
                      <a:ext uri="{53640926-AAD7-44D8-BBD7-CCE9431645EC}">
                        <a14:shadowObscured xmlns:a14="http://schemas.microsoft.com/office/drawing/2010/main"/>
                      </a:ext>
                    </a:extLst>
                  </pic:spPr>
                </pic:pic>
              </a:graphicData>
            </a:graphic>
          </wp:inline>
        </w:drawing>
      </w:r>
      <w:r w:rsidRPr="0095398A">
        <w:rPr>
          <w:rFonts w:asciiTheme="majorBidi" w:hAnsiTheme="majorBidi" w:cstheme="majorBidi"/>
          <w:noProof/>
          <w:szCs w:val="24"/>
          <w:lang w:val="en-US" w:eastAsia="zh-CN"/>
        </w:rPr>
        <w:t xml:space="preserve">    </w:t>
      </w:r>
      <w:r w:rsidR="00676382" w:rsidRPr="0095398A">
        <w:rPr>
          <w:rFonts w:asciiTheme="majorBidi" w:hAnsiTheme="majorBidi" w:cstheme="majorBidi"/>
          <w:noProof/>
          <w:szCs w:val="24"/>
          <w:lang w:eastAsia="ja-JP"/>
        </w:rPr>
        <w:drawing>
          <wp:inline distT="0" distB="0" distL="0" distR="0" wp14:anchorId="717D2FA5" wp14:editId="3CA18E0C">
            <wp:extent cx="1679171" cy="173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120" b="11980"/>
                    <a:stretch/>
                  </pic:blipFill>
                  <pic:spPr bwMode="auto">
                    <a:xfrm>
                      <a:off x="0" y="0"/>
                      <a:ext cx="1684404" cy="1745322"/>
                    </a:xfrm>
                    <a:prstGeom prst="rect">
                      <a:avLst/>
                    </a:prstGeom>
                    <a:noFill/>
                    <a:ln>
                      <a:noFill/>
                    </a:ln>
                    <a:extLst>
                      <a:ext uri="{53640926-AAD7-44D8-BBD7-CCE9431645EC}">
                        <a14:shadowObscured xmlns:a14="http://schemas.microsoft.com/office/drawing/2010/main"/>
                      </a:ext>
                    </a:extLst>
                  </pic:spPr>
                </pic:pic>
              </a:graphicData>
            </a:graphic>
          </wp:inline>
        </w:drawing>
      </w:r>
      <w:r w:rsidR="00A06D84" w:rsidRPr="0095398A">
        <w:rPr>
          <w:rFonts w:asciiTheme="majorBidi" w:hAnsiTheme="majorBidi" w:cstheme="majorBidi"/>
          <w:noProof/>
          <w:szCs w:val="24"/>
        </w:rPr>
        <w:t xml:space="preserve">  </w:t>
      </w:r>
      <w:r w:rsidRPr="0095398A">
        <w:rPr>
          <w:rFonts w:asciiTheme="majorBidi" w:hAnsiTheme="majorBidi" w:cstheme="majorBidi"/>
          <w:noProof/>
          <w:szCs w:val="24"/>
        </w:rPr>
        <w:t xml:space="preserve">   </w:t>
      </w:r>
      <w:r w:rsidR="00883954" w:rsidRPr="0095398A">
        <w:rPr>
          <w:rFonts w:asciiTheme="majorBidi" w:hAnsiTheme="majorBidi" w:cstheme="majorBidi"/>
          <w:noProof/>
          <w:szCs w:val="24"/>
        </w:rPr>
        <w:t xml:space="preserve">  </w:t>
      </w:r>
      <w:r w:rsidR="00A06D84" w:rsidRPr="0095398A">
        <w:rPr>
          <w:rFonts w:asciiTheme="majorBidi" w:hAnsiTheme="majorBidi" w:cstheme="majorBidi"/>
          <w:noProof/>
          <w:szCs w:val="24"/>
          <w:lang w:eastAsia="ja-JP"/>
        </w:rPr>
        <w:drawing>
          <wp:inline distT="0" distB="0" distL="0" distR="0" wp14:anchorId="3986E99E" wp14:editId="6DBF93F1">
            <wp:extent cx="1825410" cy="19440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5410" cy="1944000"/>
                    </a:xfrm>
                    <a:prstGeom prst="rect">
                      <a:avLst/>
                    </a:prstGeom>
                    <a:noFill/>
                    <a:ln>
                      <a:noFill/>
                    </a:ln>
                  </pic:spPr>
                </pic:pic>
              </a:graphicData>
            </a:graphic>
          </wp:inline>
        </w:drawing>
      </w:r>
    </w:p>
    <w:p w14:paraId="5168C57C" w14:textId="5D638E1C" w:rsidR="00A75023" w:rsidRPr="00416E78" w:rsidRDefault="00A75023" w:rsidP="0007444A">
      <w:pPr>
        <w:spacing w:after="0" w:line="240" w:lineRule="auto"/>
        <w:ind w:right="-23"/>
        <w:rPr>
          <w:rFonts w:asciiTheme="majorBidi" w:hAnsiTheme="majorBidi" w:cstheme="majorBidi"/>
          <w:szCs w:val="24"/>
        </w:rPr>
      </w:pPr>
      <w:r w:rsidRPr="0095398A">
        <w:rPr>
          <w:rFonts w:asciiTheme="majorBidi" w:hAnsiTheme="majorBidi" w:cstheme="majorBidi"/>
          <w:szCs w:val="24"/>
        </w:rPr>
        <w:t xml:space="preserve">               </w:t>
      </w:r>
      <w:r w:rsidR="00883954" w:rsidRPr="0095398A">
        <w:rPr>
          <w:rFonts w:asciiTheme="majorBidi" w:hAnsiTheme="majorBidi" w:cstheme="majorBidi"/>
          <w:szCs w:val="24"/>
        </w:rPr>
        <w:t xml:space="preserve">                           </w:t>
      </w:r>
      <w:r w:rsidRPr="00141658">
        <w:rPr>
          <w:rFonts w:asciiTheme="majorBidi" w:hAnsiTheme="majorBidi" w:cstheme="majorBidi"/>
          <w:szCs w:val="24"/>
        </w:rPr>
        <w:t xml:space="preserve">    (a)                                                    </w:t>
      </w:r>
      <w:r w:rsidR="00883954" w:rsidRPr="00416E78">
        <w:rPr>
          <w:rFonts w:asciiTheme="majorBidi" w:hAnsiTheme="majorBidi" w:cstheme="majorBidi"/>
          <w:szCs w:val="24"/>
        </w:rPr>
        <w:t xml:space="preserve">                       </w:t>
      </w:r>
      <w:r w:rsidRPr="00416E78">
        <w:rPr>
          <w:rFonts w:asciiTheme="majorBidi" w:hAnsiTheme="majorBidi" w:cstheme="majorBidi"/>
          <w:szCs w:val="24"/>
        </w:rPr>
        <w:t xml:space="preserve">    (</w:t>
      </w:r>
      <w:r w:rsidR="00883954" w:rsidRPr="00416E78">
        <w:rPr>
          <w:rFonts w:asciiTheme="majorBidi" w:hAnsiTheme="majorBidi" w:cstheme="majorBidi"/>
          <w:szCs w:val="24"/>
        </w:rPr>
        <w:t>b</w:t>
      </w:r>
      <w:r w:rsidRPr="00416E78">
        <w:rPr>
          <w:rFonts w:asciiTheme="majorBidi" w:hAnsiTheme="majorBidi" w:cstheme="majorBidi"/>
          <w:szCs w:val="24"/>
        </w:rPr>
        <w:t>)</w:t>
      </w:r>
    </w:p>
    <w:p w14:paraId="12CC1F9B" w14:textId="77777777" w:rsidR="00450BD1" w:rsidRDefault="00676382" w:rsidP="0007444A">
      <w:pPr>
        <w:shd w:val="clear" w:color="auto" w:fill="FFFFFF"/>
        <w:spacing w:after="360"/>
        <w:ind w:right="-23"/>
        <w:jc w:val="center"/>
        <w:rPr>
          <w:ins w:id="31" w:author="Shaker Meguid" w:date="2018-12-23T09:55:00Z"/>
          <w:rFonts w:cs="Times New Roman"/>
          <w:szCs w:val="24"/>
          <w:lang w:eastAsia="en-CA"/>
        </w:rPr>
      </w:pPr>
      <w:bookmarkStart w:id="32" w:name="FE_composite_model"/>
      <w:r w:rsidRPr="00416E78">
        <w:rPr>
          <w:rFonts w:asciiTheme="majorBidi" w:hAnsiTheme="majorBidi" w:cstheme="majorBidi"/>
          <w:b/>
          <w:bCs/>
          <w:szCs w:val="24"/>
        </w:rPr>
        <w:t>Fig.</w:t>
      </w:r>
      <w:r w:rsidR="00E117FB" w:rsidRPr="00416E78">
        <w:rPr>
          <w:rFonts w:asciiTheme="majorBidi" w:hAnsiTheme="majorBidi" w:cstheme="majorBidi"/>
          <w:b/>
          <w:bCs/>
          <w:szCs w:val="24"/>
        </w:rPr>
        <w:t xml:space="preserve"> </w:t>
      </w:r>
      <w:r w:rsidR="005B4E93" w:rsidRPr="0095398A">
        <w:rPr>
          <w:rFonts w:asciiTheme="majorBidi" w:hAnsiTheme="majorBidi" w:cstheme="majorBidi"/>
          <w:b/>
          <w:bCs/>
          <w:szCs w:val="24"/>
        </w:rPr>
        <w:fldChar w:fldCharType="begin"/>
      </w:r>
      <w:r w:rsidR="005B4E93" w:rsidRPr="0095398A">
        <w:rPr>
          <w:rFonts w:asciiTheme="majorBidi" w:hAnsiTheme="majorBidi" w:cstheme="majorBidi"/>
          <w:b/>
          <w:bCs/>
          <w:szCs w:val="24"/>
        </w:rPr>
        <w:instrText xml:space="preserve"> SEQ Fig\* Arabic\r 1 </w:instrText>
      </w:r>
      <w:r w:rsidR="005B4E93" w:rsidRPr="0095398A">
        <w:rPr>
          <w:rFonts w:asciiTheme="majorBidi" w:hAnsiTheme="majorBidi" w:cstheme="majorBidi"/>
          <w:b/>
          <w:bCs/>
          <w:szCs w:val="24"/>
        </w:rPr>
        <w:fldChar w:fldCharType="separate"/>
      </w:r>
      <w:r w:rsidR="005B4E93" w:rsidRPr="0095398A">
        <w:rPr>
          <w:rFonts w:asciiTheme="majorBidi" w:hAnsiTheme="majorBidi" w:cstheme="majorBidi"/>
          <w:b/>
          <w:bCs/>
          <w:noProof/>
          <w:szCs w:val="24"/>
        </w:rPr>
        <w:t>1</w:t>
      </w:r>
      <w:r w:rsidR="005B4E93" w:rsidRPr="0095398A">
        <w:rPr>
          <w:rFonts w:asciiTheme="majorBidi" w:hAnsiTheme="majorBidi" w:cstheme="majorBidi"/>
          <w:b/>
          <w:bCs/>
          <w:szCs w:val="24"/>
        </w:rPr>
        <w:fldChar w:fldCharType="end"/>
      </w:r>
      <w:bookmarkEnd w:id="32"/>
      <w:r w:rsidR="00C26FB1" w:rsidRPr="0095398A">
        <w:rPr>
          <w:rFonts w:asciiTheme="majorBidi" w:hAnsiTheme="majorBidi" w:cstheme="majorBidi"/>
          <w:b/>
          <w:bCs/>
          <w:szCs w:val="24"/>
        </w:rPr>
        <w:t>.</w:t>
      </w:r>
      <w:r w:rsidRPr="0095398A">
        <w:rPr>
          <w:rFonts w:asciiTheme="majorBidi" w:hAnsiTheme="majorBidi" w:cstheme="majorBidi"/>
          <w:szCs w:val="24"/>
        </w:rPr>
        <w:t xml:space="preserve"> </w:t>
      </w:r>
      <w:r w:rsidR="009B2473" w:rsidRPr="0095398A">
        <w:rPr>
          <w:rFonts w:asciiTheme="majorBidi" w:hAnsiTheme="majorBidi" w:cstheme="majorBidi"/>
          <w:szCs w:val="24"/>
        </w:rPr>
        <w:t xml:space="preserve">FE models of </w:t>
      </w:r>
      <w:r w:rsidR="00EF7447" w:rsidRPr="0095398A">
        <w:rPr>
          <w:rFonts w:asciiTheme="majorBidi" w:hAnsiTheme="majorBidi" w:cstheme="majorBidi"/>
          <w:szCs w:val="24"/>
        </w:rPr>
        <w:t xml:space="preserve">CNT-reinforced </w:t>
      </w:r>
      <w:r w:rsidRPr="00141658">
        <w:rPr>
          <w:rFonts w:asciiTheme="majorBidi" w:hAnsiTheme="majorBidi" w:cstheme="majorBidi"/>
          <w:szCs w:val="24"/>
        </w:rPr>
        <w:t>composite</w:t>
      </w:r>
      <w:r w:rsidR="00A06D84" w:rsidRPr="00416E78">
        <w:rPr>
          <w:rFonts w:asciiTheme="majorBidi" w:hAnsiTheme="majorBidi" w:cstheme="majorBidi"/>
          <w:szCs w:val="24"/>
        </w:rPr>
        <w:t>s</w:t>
      </w:r>
      <w:r w:rsidR="00EF7447" w:rsidRPr="00416E78">
        <w:rPr>
          <w:rFonts w:asciiTheme="majorBidi" w:hAnsiTheme="majorBidi" w:cstheme="majorBidi"/>
          <w:szCs w:val="24"/>
        </w:rPr>
        <w:t>:</w:t>
      </w:r>
      <w:r w:rsidR="00A06D84" w:rsidRPr="00416E78">
        <w:rPr>
          <w:rFonts w:asciiTheme="majorBidi" w:hAnsiTheme="majorBidi" w:cstheme="majorBidi"/>
          <w:szCs w:val="24"/>
        </w:rPr>
        <w:t xml:space="preserve"> (a)</w:t>
      </w:r>
      <w:r w:rsidRPr="00416E78">
        <w:rPr>
          <w:rFonts w:asciiTheme="majorBidi" w:hAnsiTheme="majorBidi" w:cstheme="majorBidi"/>
          <w:szCs w:val="24"/>
        </w:rPr>
        <w:t xml:space="preserve"> </w:t>
      </w:r>
      <w:r w:rsidR="00EF7447" w:rsidRPr="00416E78">
        <w:rPr>
          <w:rFonts w:asciiTheme="majorBidi" w:hAnsiTheme="majorBidi" w:cstheme="majorBidi"/>
          <w:szCs w:val="24"/>
        </w:rPr>
        <w:t>the traditional FE technique</w:t>
      </w:r>
      <w:r w:rsidR="009B2473" w:rsidRPr="00416E78">
        <w:rPr>
          <w:rFonts w:asciiTheme="majorBidi" w:hAnsiTheme="majorBidi" w:cstheme="majorBidi"/>
          <w:szCs w:val="24"/>
        </w:rPr>
        <w:t xml:space="preserve"> (from Ref. </w:t>
      </w:r>
      <w:r w:rsidR="009B2473" w:rsidRPr="0095398A">
        <w:rPr>
          <w:rFonts w:asciiTheme="majorBidi" w:hAnsiTheme="majorBidi" w:cstheme="majorBidi"/>
          <w:szCs w:val="24"/>
        </w:rPr>
        <w:fldChar w:fldCharType="begin"/>
      </w:r>
      <w:r w:rsidR="009A308A" w:rsidRPr="0095398A">
        <w:rPr>
          <w:rFonts w:asciiTheme="majorBidi" w:hAnsiTheme="majorBidi" w:cstheme="majorBidi"/>
          <w:szCs w:val="24"/>
        </w:rPr>
        <w:instrText xml:space="preserve"> ADDIN ZOTERO_ITEM CSL_CITATION {"citationID":"gYUjS1QW","properties":{"formattedCitation":"[37]","plainCitation":"[37]","noteIndex":0},"citationItems":[{"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A"}],"issued":{"date-parts":[["2004",5,1]]}}}],"schema":"https://github.com/citation-style-language/schema/raw/master/csl-citation.json"} </w:instrText>
      </w:r>
      <w:r w:rsidR="009B2473" w:rsidRPr="0095398A">
        <w:rPr>
          <w:rFonts w:asciiTheme="majorBidi" w:hAnsiTheme="majorBidi" w:cstheme="majorBidi"/>
          <w:szCs w:val="24"/>
        </w:rPr>
        <w:fldChar w:fldCharType="separate"/>
      </w:r>
      <w:r w:rsidR="009B2473" w:rsidRPr="0095398A">
        <w:rPr>
          <w:rFonts w:cs="Times New Roman"/>
          <w:szCs w:val="24"/>
        </w:rPr>
        <w:t>[37]</w:t>
      </w:r>
      <w:r w:rsidR="009B2473" w:rsidRPr="0095398A">
        <w:rPr>
          <w:rFonts w:asciiTheme="majorBidi" w:hAnsiTheme="majorBidi" w:cstheme="majorBidi"/>
          <w:szCs w:val="24"/>
        </w:rPr>
        <w:fldChar w:fldCharType="end"/>
      </w:r>
      <w:r w:rsidR="009B2473" w:rsidRPr="0095398A">
        <w:rPr>
          <w:rFonts w:asciiTheme="majorBidi" w:hAnsiTheme="majorBidi" w:cstheme="majorBidi"/>
          <w:szCs w:val="24"/>
        </w:rPr>
        <w:t xml:space="preserve">) and (b) </w:t>
      </w:r>
      <w:r w:rsidR="00556860" w:rsidRPr="002734BF">
        <w:rPr>
          <w:rFonts w:asciiTheme="majorBidi" w:hAnsiTheme="majorBidi" w:cstheme="majorBidi"/>
          <w:color w:val="FF0000"/>
          <w:szCs w:val="24"/>
          <w:highlight w:val="yellow"/>
        </w:rPr>
        <w:t>embedded</w:t>
      </w:r>
      <w:ins w:id="33" w:author="Shaker Meguid" w:date="2018-12-21T22:07:00Z">
        <w:r w:rsidR="001F3A97" w:rsidRPr="002734BF">
          <w:rPr>
            <w:rFonts w:asciiTheme="majorBidi" w:hAnsiTheme="majorBidi" w:cstheme="majorBidi"/>
            <w:color w:val="FF0000"/>
            <w:szCs w:val="24"/>
            <w:highlight w:val="yellow"/>
          </w:rPr>
          <w:t xml:space="preserve"> </w:t>
        </w:r>
      </w:ins>
      <w:ins w:id="34" w:author="Shaker Meguid" w:date="2018-12-22T17:07:00Z">
        <w:r w:rsidR="00007F9F">
          <w:rPr>
            <w:rFonts w:asciiTheme="majorBidi" w:hAnsiTheme="majorBidi" w:cstheme="majorBidi"/>
            <w:color w:val="FF0000"/>
            <w:szCs w:val="24"/>
          </w:rPr>
          <w:t>i</w:t>
        </w:r>
      </w:ins>
      <w:ins w:id="35" w:author="Shaker Meguid" w:date="2018-12-22T17:08:00Z">
        <w:r w:rsidR="00007F9F">
          <w:rPr>
            <w:rFonts w:asciiTheme="majorBidi" w:hAnsiTheme="majorBidi" w:cstheme="majorBidi"/>
            <w:color w:val="FF0000"/>
            <w:szCs w:val="24"/>
          </w:rPr>
          <w:t>s used for singularities</w:t>
        </w:r>
      </w:ins>
      <w:r w:rsidR="00556860" w:rsidRPr="0095398A">
        <w:rPr>
          <w:rFonts w:asciiTheme="majorBidi" w:hAnsiTheme="majorBidi" w:cstheme="majorBidi"/>
          <w:szCs w:val="24"/>
        </w:rPr>
        <w:t xml:space="preserve"> element technique </w:t>
      </w:r>
      <w:r w:rsidR="00C26FB1" w:rsidRPr="00862082">
        <w:rPr>
          <w:rFonts w:cs="Times New Roman"/>
          <w:szCs w:val="24"/>
          <w:lang w:eastAsia="en-CA"/>
        </w:rPr>
        <w:t xml:space="preserve">(from Ref. </w:t>
      </w:r>
      <w:r w:rsidR="00C26FB1" w:rsidRPr="00862082">
        <w:rPr>
          <w:rFonts w:cs="Times New Roman"/>
          <w:szCs w:val="24"/>
          <w:lang w:eastAsia="en-CA"/>
        </w:rPr>
        <w:fldChar w:fldCharType="begin"/>
      </w:r>
      <w:r w:rsidR="009A308A" w:rsidRPr="00862082">
        <w:rPr>
          <w:rFonts w:cs="Times New Roman"/>
          <w:szCs w:val="24"/>
          <w:lang w:eastAsia="en-CA"/>
        </w:rPr>
        <w:instrText xml:space="preserve"> ADDIN ZOTERO_ITEM CSL_CITATION {"citationID":"vV9WYwgn","properties":{"formattedCitation":"[45]","plainCitation":"[45]","noteIndex":0},"citationItems":[{"id":"R6q3pB8V/6aKfe7JE","uris":["http://zotero.org/users/2762625/items/QVQA6HH2"],"uri":["http://zotero.org/users/2762625/items/QVQA6HH2"],"itemData":{"id":1418,"type":"article-journal","title":"Multiscale electro-mechanical modeling of carbon nanotube composites","container-title":"Computational Materials Science","page":"169-180","volume":"135","source":"Crossref","DOI":"10.1016/j.commatsci.2017.04.019","ISSN":"09270256","language":"en","author":[{"family":"Grabowski","given":"Krzysztof"},{"family":"Zbyrad","given":"Paulina"},{"family":"Uhl","given":"Tadeusz"},{"family":"Staszewski","given":"Wieslaw J."},{"family":"Packo","given":"Pawel"}],"issued":{"date-parts":[["2017",7]]}}}],"schema":"https://github.com/citation-style-language/schema/raw/master/csl-citation.json"} </w:instrText>
      </w:r>
      <w:r w:rsidR="00C26FB1" w:rsidRPr="00862082">
        <w:rPr>
          <w:rFonts w:cs="Times New Roman"/>
          <w:szCs w:val="24"/>
          <w:lang w:eastAsia="en-CA"/>
        </w:rPr>
        <w:fldChar w:fldCharType="separate"/>
      </w:r>
      <w:r w:rsidR="00C26FB1" w:rsidRPr="00862082">
        <w:rPr>
          <w:rFonts w:cs="Times New Roman"/>
          <w:szCs w:val="24"/>
        </w:rPr>
        <w:t>[45]</w:t>
      </w:r>
      <w:r w:rsidR="00C26FB1" w:rsidRPr="00862082">
        <w:rPr>
          <w:rFonts w:cs="Times New Roman"/>
          <w:szCs w:val="24"/>
          <w:lang w:eastAsia="en-CA"/>
        </w:rPr>
        <w:fldChar w:fldCharType="end"/>
      </w:r>
      <w:r w:rsidR="00C26FB1" w:rsidRPr="00862082">
        <w:rPr>
          <w:rFonts w:cs="Times New Roman"/>
          <w:szCs w:val="24"/>
          <w:lang w:eastAsia="en-CA"/>
        </w:rPr>
        <w:t>).</w:t>
      </w:r>
      <w:ins w:id="36" w:author="Shaker Meguid" w:date="2018-12-23T09:54:00Z">
        <w:r w:rsidR="00450BD1">
          <w:rPr>
            <w:rFonts w:cs="Times New Roman"/>
            <w:szCs w:val="24"/>
            <w:lang w:eastAsia="en-CA"/>
          </w:rPr>
          <w:t xml:space="preserve"> </w:t>
        </w:r>
      </w:ins>
    </w:p>
    <w:p w14:paraId="42B3D624" w14:textId="3B77694A" w:rsidR="00862082" w:rsidRDefault="00450BD1" w:rsidP="00FD42AB">
      <w:pPr>
        <w:shd w:val="clear" w:color="auto" w:fill="FFFFFF"/>
        <w:spacing w:after="0"/>
        <w:ind w:right="-23"/>
        <w:jc w:val="center"/>
        <w:rPr>
          <w:ins w:id="37" w:author="iamthree" w:date="2019-01-01T19:36:00Z"/>
          <w:rFonts w:cs="Times New Roman"/>
          <w:szCs w:val="24"/>
          <w:lang w:eastAsia="en-CA"/>
        </w:rPr>
      </w:pPr>
      <w:ins w:id="38" w:author="Shaker Meguid" w:date="2018-12-23T09:54:00Z">
        <w:r>
          <w:rPr>
            <w:rFonts w:cs="Times New Roman"/>
            <w:szCs w:val="24"/>
            <w:lang w:eastAsia="en-CA"/>
          </w:rPr>
          <w:t>Since Ref. 45 addressed the problem already, why publish this work?</w:t>
        </w:r>
      </w:ins>
    </w:p>
    <w:p w14:paraId="6F0EFF9E" w14:textId="0B098D3A" w:rsidR="00862082" w:rsidRPr="00862082" w:rsidRDefault="00862082" w:rsidP="00862082">
      <w:pPr>
        <w:shd w:val="clear" w:color="auto" w:fill="FFFFFF"/>
        <w:spacing w:after="360"/>
        <w:ind w:right="-23"/>
        <w:jc w:val="center"/>
        <w:rPr>
          <w:rFonts w:eastAsia="宋体" w:cs="Times New Roman"/>
          <w:szCs w:val="24"/>
          <w:lang w:eastAsia="zh-CN"/>
          <w:rPrChange w:id="39" w:author="iamthree" w:date="2019-01-01T19:36:00Z">
            <w:rPr>
              <w:rFonts w:cs="Times New Roman"/>
              <w:szCs w:val="24"/>
              <w:lang w:eastAsia="en-CA"/>
            </w:rPr>
          </w:rPrChange>
        </w:rPr>
      </w:pPr>
      <w:ins w:id="40" w:author="iamthree" w:date="2019-01-01T19:37:00Z">
        <w:r>
          <w:rPr>
            <w:rFonts w:cs="Times New Roman"/>
            <w:szCs w:val="24"/>
            <w:lang w:eastAsia="zh-CN"/>
          </w:rPr>
          <w:t xml:space="preserve">Answer: </w:t>
        </w:r>
      </w:ins>
      <w:ins w:id="41" w:author="iamthree" w:date="2019-01-01T19:36:00Z">
        <w:r>
          <w:rPr>
            <w:rFonts w:cs="Times New Roman"/>
            <w:szCs w:val="24"/>
            <w:lang w:eastAsia="zh-CN"/>
          </w:rPr>
          <w:t>The previous embedded FE technique over simp</w:t>
        </w:r>
      </w:ins>
      <w:ins w:id="42" w:author="iamthree" w:date="2019-01-01T19:37:00Z">
        <w:r>
          <w:rPr>
            <w:rFonts w:cs="Times New Roman"/>
            <w:szCs w:val="24"/>
            <w:lang w:eastAsia="zh-CN"/>
          </w:rPr>
          <w:t>lified the interaction between CNT and polymers</w:t>
        </w:r>
      </w:ins>
      <w:ins w:id="43" w:author="iamthree" w:date="2019-01-01T19:46:00Z">
        <w:r w:rsidR="00E07D67">
          <w:rPr>
            <w:rFonts w:cs="Times New Roman"/>
            <w:szCs w:val="24"/>
            <w:lang w:eastAsia="zh-CN"/>
          </w:rPr>
          <w:t xml:space="preserve"> and our</w:t>
        </w:r>
      </w:ins>
      <w:ins w:id="44" w:author="iamthree" w:date="2019-01-01T19:38:00Z">
        <w:r>
          <w:rPr>
            <w:rFonts w:cs="Times New Roman"/>
            <w:szCs w:val="24"/>
            <w:lang w:eastAsia="zh-CN"/>
          </w:rPr>
          <w:t xml:space="preserve"> new approach addresses this problem.</w:t>
        </w:r>
      </w:ins>
    </w:p>
    <w:p w14:paraId="3F249105" w14:textId="1EF19D7B" w:rsidR="00676382" w:rsidRPr="00F465C0" w:rsidRDefault="00676382" w:rsidP="0007444A">
      <w:pPr>
        <w:spacing w:line="360" w:lineRule="auto"/>
        <w:ind w:right="-23" w:firstLine="420"/>
        <w:jc w:val="both"/>
        <w:rPr>
          <w:rFonts w:asciiTheme="majorBidi" w:hAnsiTheme="majorBidi" w:cstheme="majorBidi"/>
          <w:szCs w:val="24"/>
        </w:rPr>
      </w:pPr>
      <w:r w:rsidRPr="00450BD1">
        <w:rPr>
          <w:rFonts w:asciiTheme="majorBidi" w:hAnsiTheme="majorBidi" w:cstheme="majorBidi"/>
          <w:szCs w:val="24"/>
        </w:rPr>
        <w:t xml:space="preserve">In this study, we adopt </w:t>
      </w:r>
      <w:r w:rsidR="00C26FB1" w:rsidRPr="00450BD1">
        <w:rPr>
          <w:rFonts w:asciiTheme="majorBidi" w:hAnsiTheme="majorBidi" w:cstheme="majorBidi"/>
          <w:szCs w:val="24"/>
        </w:rPr>
        <w:t>the</w:t>
      </w:r>
      <w:r w:rsidRPr="00450BD1">
        <w:rPr>
          <w:rFonts w:asciiTheme="majorBidi" w:hAnsiTheme="majorBidi" w:cstheme="majorBidi"/>
          <w:szCs w:val="24"/>
        </w:rPr>
        <w:t xml:space="preserve"> </w:t>
      </w:r>
      <w:commentRangeStart w:id="45"/>
      <w:r w:rsidR="00C26FB1" w:rsidRPr="00862082">
        <w:rPr>
          <w:rFonts w:asciiTheme="majorBidi" w:hAnsiTheme="majorBidi" w:cstheme="majorBidi"/>
          <w:szCs w:val="24"/>
          <w:highlight w:val="yellow"/>
        </w:rPr>
        <w:t>i</w:t>
      </w:r>
      <w:r w:rsidRPr="00862082">
        <w:rPr>
          <w:rFonts w:asciiTheme="majorBidi" w:hAnsiTheme="majorBidi" w:cstheme="majorBidi"/>
          <w:szCs w:val="24"/>
          <w:highlight w:val="yellow"/>
        </w:rPr>
        <w:t>mmersed</w:t>
      </w:r>
      <w:r w:rsidRPr="0095398A">
        <w:rPr>
          <w:rFonts w:asciiTheme="majorBidi" w:hAnsiTheme="majorBidi" w:cstheme="majorBidi"/>
          <w:szCs w:val="24"/>
        </w:rPr>
        <w:t xml:space="preserve"> </w:t>
      </w:r>
      <w:commentRangeEnd w:id="45"/>
      <w:r w:rsidR="00416E78">
        <w:rPr>
          <w:rStyle w:val="af"/>
        </w:rPr>
        <w:commentReference w:id="45"/>
      </w:r>
      <w:r w:rsidRPr="0095398A">
        <w:rPr>
          <w:rFonts w:asciiTheme="majorBidi" w:hAnsiTheme="majorBidi" w:cstheme="majorBidi"/>
          <w:szCs w:val="24"/>
        </w:rPr>
        <w:t xml:space="preserve">FE </w:t>
      </w:r>
      <w:r w:rsidR="00450BD1">
        <w:rPr>
          <w:rFonts w:asciiTheme="majorBidi" w:hAnsiTheme="majorBidi" w:cstheme="majorBidi"/>
          <w:szCs w:val="24"/>
        </w:rPr>
        <w:t>approach</w:t>
      </w:r>
      <w:r w:rsidR="00450BD1" w:rsidRPr="0095398A">
        <w:rPr>
          <w:rFonts w:asciiTheme="majorBidi" w:hAnsiTheme="majorBidi" w:cstheme="majorBidi"/>
          <w:szCs w:val="24"/>
        </w:rPr>
        <w:t xml:space="preserve"> </w:t>
      </w:r>
      <w:r w:rsidRPr="0095398A">
        <w:rPr>
          <w:rFonts w:asciiTheme="majorBidi" w:hAnsiTheme="majorBidi" w:cstheme="majorBidi"/>
          <w:szCs w:val="24"/>
        </w:rPr>
        <w:t xml:space="preserve">that allows the </w:t>
      </w:r>
      <w:r w:rsidR="00C26FB1" w:rsidRPr="0095398A">
        <w:rPr>
          <w:rFonts w:asciiTheme="majorBidi" w:hAnsiTheme="majorBidi" w:cstheme="majorBidi"/>
          <w:szCs w:val="24"/>
        </w:rPr>
        <w:t xml:space="preserve">dispersed </w:t>
      </w:r>
      <w:r w:rsidRPr="0095398A">
        <w:rPr>
          <w:rFonts w:asciiTheme="majorBidi" w:hAnsiTheme="majorBidi" w:cstheme="majorBidi"/>
          <w:szCs w:val="24"/>
        </w:rPr>
        <w:t>CNT</w:t>
      </w:r>
      <w:r w:rsidR="00C26FB1" w:rsidRPr="0095398A">
        <w:rPr>
          <w:rFonts w:asciiTheme="majorBidi" w:hAnsiTheme="majorBidi" w:cstheme="majorBidi"/>
          <w:szCs w:val="24"/>
        </w:rPr>
        <w:t>s</w:t>
      </w:r>
      <w:r w:rsidRPr="00141658">
        <w:rPr>
          <w:rFonts w:asciiTheme="majorBidi" w:hAnsiTheme="majorBidi" w:cstheme="majorBidi"/>
          <w:szCs w:val="24"/>
        </w:rPr>
        <w:t xml:space="preserve"> and the polymer</w:t>
      </w:r>
      <w:r w:rsidR="00C26FB1" w:rsidRPr="00416E78">
        <w:rPr>
          <w:rFonts w:asciiTheme="majorBidi" w:hAnsiTheme="majorBidi" w:cstheme="majorBidi"/>
          <w:szCs w:val="24"/>
        </w:rPr>
        <w:t xml:space="preserve"> matrix</w:t>
      </w:r>
      <w:r w:rsidRPr="00416E78">
        <w:rPr>
          <w:rFonts w:asciiTheme="majorBidi" w:hAnsiTheme="majorBidi" w:cstheme="majorBidi"/>
          <w:szCs w:val="24"/>
        </w:rPr>
        <w:t xml:space="preserve"> to be </w:t>
      </w:r>
      <w:r w:rsidR="00C26FB1" w:rsidRPr="00416E78">
        <w:rPr>
          <w:rFonts w:asciiTheme="majorBidi" w:hAnsiTheme="majorBidi" w:cstheme="majorBidi"/>
          <w:szCs w:val="24"/>
        </w:rPr>
        <w:t>meshed</w:t>
      </w:r>
      <w:r w:rsidRPr="00416E78">
        <w:rPr>
          <w:rFonts w:asciiTheme="majorBidi" w:hAnsiTheme="majorBidi" w:cstheme="majorBidi"/>
          <w:szCs w:val="24"/>
        </w:rPr>
        <w:t xml:space="preserve"> independently but simulated </w:t>
      </w:r>
      <w:r w:rsidR="00C26FB1" w:rsidRPr="00416E78">
        <w:rPr>
          <w:rFonts w:asciiTheme="majorBidi" w:hAnsiTheme="majorBidi" w:cstheme="majorBidi"/>
          <w:szCs w:val="24"/>
        </w:rPr>
        <w:t xml:space="preserve">simultaneously </w:t>
      </w:r>
      <w:r w:rsidRPr="00416E78">
        <w:rPr>
          <w:rFonts w:asciiTheme="majorBidi" w:hAnsiTheme="majorBidi" w:cstheme="majorBidi"/>
          <w:szCs w:val="24"/>
        </w:rPr>
        <w:t xml:space="preserve">as a coupled system. It means that the polymer can be discretized as a regular grid, irrespective of </w:t>
      </w:r>
      <w:r w:rsidRPr="00964ABA">
        <w:rPr>
          <w:rFonts w:asciiTheme="majorBidi" w:hAnsiTheme="majorBidi" w:cstheme="majorBidi"/>
          <w:szCs w:val="24"/>
        </w:rPr>
        <w:t xml:space="preserve">the complex nature of the CNT network. </w:t>
      </w:r>
      <w:r w:rsidR="00D04990" w:rsidRPr="00450BD1">
        <w:rPr>
          <w:rFonts w:asciiTheme="majorBidi" w:hAnsiTheme="majorBidi" w:cstheme="majorBidi"/>
          <w:szCs w:val="24"/>
        </w:rPr>
        <w:t>Using the developed technique, we managed</w:t>
      </w:r>
      <w:r w:rsidRPr="00450BD1">
        <w:rPr>
          <w:rFonts w:asciiTheme="majorBidi" w:hAnsiTheme="majorBidi" w:cstheme="majorBidi"/>
          <w:szCs w:val="24"/>
        </w:rPr>
        <w:t xml:space="preserve"> to simulate realistic composite</w:t>
      </w:r>
      <w:r w:rsidR="00D04990" w:rsidRPr="00450BD1">
        <w:rPr>
          <w:rFonts w:asciiTheme="majorBidi" w:hAnsiTheme="majorBidi" w:cstheme="majorBidi"/>
          <w:szCs w:val="24"/>
        </w:rPr>
        <w:t xml:space="preserve"> systems</w:t>
      </w:r>
      <w:r w:rsidRPr="00450BD1">
        <w:rPr>
          <w:rFonts w:asciiTheme="majorBidi" w:hAnsiTheme="majorBidi" w:cstheme="majorBidi"/>
          <w:szCs w:val="24"/>
        </w:rPr>
        <w:t xml:space="preserve"> containing </w:t>
      </w:r>
      <w:r w:rsidR="00C934D7" w:rsidRPr="00450BD1">
        <w:rPr>
          <w:rFonts w:asciiTheme="majorBidi" w:hAnsiTheme="majorBidi" w:cstheme="majorBidi"/>
          <w:szCs w:val="24"/>
        </w:rPr>
        <w:t xml:space="preserve">high concentrations of </w:t>
      </w:r>
      <w:r w:rsidRPr="00862082">
        <w:rPr>
          <w:rFonts w:asciiTheme="majorBidi" w:hAnsiTheme="majorBidi" w:cstheme="majorBidi"/>
          <w:szCs w:val="24"/>
          <w:highlight w:val="yellow"/>
        </w:rPr>
        <w:t>CNT</w:t>
      </w:r>
      <w:r w:rsidR="00C934D7" w:rsidRPr="00862082">
        <w:rPr>
          <w:rFonts w:asciiTheme="majorBidi" w:hAnsiTheme="majorBidi" w:cstheme="majorBidi"/>
          <w:szCs w:val="24"/>
          <w:highlight w:val="yellow"/>
        </w:rPr>
        <w:t xml:space="preserve">s </w:t>
      </w:r>
      <w:r w:rsidR="00450BD1" w:rsidRPr="00862082">
        <w:rPr>
          <w:rFonts w:asciiTheme="majorBidi" w:hAnsiTheme="majorBidi" w:cstheme="majorBidi"/>
          <w:szCs w:val="24"/>
          <w:highlight w:val="yellow"/>
        </w:rPr>
        <w:t>(3%)</w:t>
      </w:r>
      <w:r w:rsidR="00450BD1">
        <w:rPr>
          <w:rFonts w:asciiTheme="majorBidi" w:hAnsiTheme="majorBidi" w:cstheme="majorBidi"/>
          <w:szCs w:val="24"/>
        </w:rPr>
        <w:t xml:space="preserve"> </w:t>
      </w:r>
      <w:r w:rsidR="00C934D7" w:rsidRPr="00450BD1">
        <w:rPr>
          <w:rFonts w:asciiTheme="majorBidi" w:hAnsiTheme="majorBidi" w:cstheme="majorBidi"/>
          <w:szCs w:val="24"/>
        </w:rPr>
        <w:t xml:space="preserve">of </w:t>
      </w:r>
      <w:r w:rsidR="00450BD1">
        <w:rPr>
          <w:rFonts w:asciiTheme="majorBidi" w:hAnsiTheme="majorBidi" w:cstheme="majorBidi"/>
          <w:szCs w:val="24"/>
        </w:rPr>
        <w:t>varied complex</w:t>
      </w:r>
      <w:r w:rsidR="00450BD1" w:rsidRPr="00450BD1">
        <w:rPr>
          <w:rFonts w:asciiTheme="majorBidi" w:hAnsiTheme="majorBidi" w:cstheme="majorBidi"/>
          <w:szCs w:val="24"/>
        </w:rPr>
        <w:t xml:space="preserve"> </w:t>
      </w:r>
      <w:r w:rsidR="00C934D7" w:rsidRPr="00450BD1">
        <w:rPr>
          <w:rFonts w:asciiTheme="majorBidi" w:hAnsiTheme="majorBidi" w:cstheme="majorBidi"/>
          <w:szCs w:val="24"/>
        </w:rPr>
        <w:t>morphologies</w:t>
      </w:r>
      <w:r w:rsidRPr="00450BD1">
        <w:rPr>
          <w:rFonts w:asciiTheme="majorBidi" w:hAnsiTheme="majorBidi" w:cstheme="majorBidi"/>
          <w:szCs w:val="24"/>
        </w:rPr>
        <w:t xml:space="preserve">. </w:t>
      </w:r>
      <w:r w:rsidR="00F465C0">
        <w:rPr>
          <w:rFonts w:asciiTheme="majorBidi" w:hAnsiTheme="majorBidi" w:cstheme="majorBidi"/>
          <w:szCs w:val="24"/>
        </w:rPr>
        <w:t>Immersed finite element algorithms assume a</w:t>
      </w:r>
      <w:r w:rsidR="0044636B" w:rsidRPr="00450BD1">
        <w:rPr>
          <w:rFonts w:asciiTheme="majorBidi" w:hAnsiTheme="majorBidi" w:cstheme="majorBidi"/>
          <w:szCs w:val="24"/>
        </w:rPr>
        <w:t xml:space="preserve"> fully bonded interface between the randomly distributed nanotubes and the surrounding matrix</w:t>
      </w:r>
      <w:r w:rsidRPr="00450BD1">
        <w:rPr>
          <w:rFonts w:asciiTheme="majorBidi" w:hAnsiTheme="majorBidi" w:cstheme="majorBidi"/>
          <w:szCs w:val="24"/>
        </w:rPr>
        <w:t xml:space="preserve">. </w:t>
      </w:r>
      <w:r w:rsidR="0044636B" w:rsidRPr="00450BD1">
        <w:rPr>
          <w:rFonts w:asciiTheme="majorBidi" w:hAnsiTheme="majorBidi" w:cstheme="majorBidi"/>
          <w:szCs w:val="24"/>
        </w:rPr>
        <w:t xml:space="preserve">Unlike the </w:t>
      </w:r>
      <w:r w:rsidR="00FB67C4">
        <w:rPr>
          <w:rFonts w:asciiTheme="majorBidi" w:hAnsiTheme="majorBidi" w:cstheme="majorBidi"/>
          <w:szCs w:val="24"/>
        </w:rPr>
        <w:t xml:space="preserve">previous </w:t>
      </w:r>
      <w:r w:rsidRPr="00450BD1">
        <w:rPr>
          <w:rFonts w:asciiTheme="majorBidi" w:hAnsiTheme="majorBidi" w:cstheme="majorBidi"/>
          <w:szCs w:val="24"/>
        </w:rPr>
        <w:t xml:space="preserve">embedded </w:t>
      </w:r>
      <w:r w:rsidR="00450BD1">
        <w:rPr>
          <w:rFonts w:asciiTheme="majorBidi" w:hAnsiTheme="majorBidi" w:cstheme="majorBidi"/>
          <w:szCs w:val="24"/>
        </w:rPr>
        <w:t xml:space="preserve">finite </w:t>
      </w:r>
      <w:r w:rsidRPr="00450BD1">
        <w:rPr>
          <w:rFonts w:asciiTheme="majorBidi" w:hAnsiTheme="majorBidi" w:cstheme="majorBidi"/>
          <w:szCs w:val="24"/>
        </w:rPr>
        <w:t xml:space="preserve">element </w:t>
      </w:r>
      <w:r w:rsidR="00F465C0">
        <w:rPr>
          <w:rFonts w:asciiTheme="majorBidi" w:hAnsiTheme="majorBidi" w:cstheme="majorBidi"/>
          <w:szCs w:val="24"/>
        </w:rPr>
        <w:t>approach</w:t>
      </w:r>
      <w:r w:rsidR="00450BD1">
        <w:rPr>
          <w:rFonts w:asciiTheme="majorBidi" w:hAnsiTheme="majorBidi" w:cstheme="majorBidi"/>
          <w:szCs w:val="24"/>
        </w:rPr>
        <w:t>,</w:t>
      </w:r>
      <w:r w:rsidRPr="00450BD1">
        <w:rPr>
          <w:rFonts w:asciiTheme="majorBidi" w:hAnsiTheme="majorBidi" w:cstheme="majorBidi"/>
          <w:szCs w:val="24"/>
        </w:rPr>
        <w:t xml:space="preserve"> which </w:t>
      </w:r>
      <w:r w:rsidR="002B033E" w:rsidRPr="00450BD1">
        <w:rPr>
          <w:rFonts w:asciiTheme="majorBidi" w:hAnsiTheme="majorBidi" w:cstheme="majorBidi"/>
          <w:szCs w:val="24"/>
        </w:rPr>
        <w:t>represents the CNTs by beam elements and only embeds the D</w:t>
      </w:r>
      <w:r w:rsidR="00450BD1">
        <w:rPr>
          <w:rFonts w:asciiTheme="majorBidi" w:hAnsiTheme="majorBidi" w:cstheme="majorBidi"/>
          <w:szCs w:val="24"/>
        </w:rPr>
        <w:t>O</w:t>
      </w:r>
      <w:r w:rsidR="002B033E" w:rsidRPr="00450BD1">
        <w:rPr>
          <w:rFonts w:asciiTheme="majorBidi" w:hAnsiTheme="majorBidi" w:cstheme="majorBidi"/>
          <w:szCs w:val="24"/>
        </w:rPr>
        <w:t xml:space="preserve">F of </w:t>
      </w:r>
      <w:r w:rsidR="00F465C0">
        <w:rPr>
          <w:rFonts w:asciiTheme="majorBidi" w:hAnsiTheme="majorBidi" w:cstheme="majorBidi"/>
          <w:szCs w:val="24"/>
        </w:rPr>
        <w:t xml:space="preserve">the </w:t>
      </w:r>
      <w:r w:rsidR="002B033E" w:rsidRPr="00450BD1">
        <w:rPr>
          <w:rFonts w:asciiTheme="majorBidi" w:hAnsiTheme="majorBidi" w:cstheme="majorBidi"/>
          <w:szCs w:val="24"/>
        </w:rPr>
        <w:t xml:space="preserve">CNTs, our </w:t>
      </w:r>
      <w:r w:rsidR="00F465C0">
        <w:rPr>
          <w:rFonts w:asciiTheme="majorBidi" w:hAnsiTheme="majorBidi" w:cstheme="majorBidi"/>
          <w:szCs w:val="24"/>
        </w:rPr>
        <w:t xml:space="preserve">immersed finite element </w:t>
      </w:r>
      <w:r w:rsidR="002B033E" w:rsidRPr="00450BD1">
        <w:rPr>
          <w:rFonts w:asciiTheme="majorBidi" w:hAnsiTheme="majorBidi" w:cstheme="majorBidi"/>
          <w:szCs w:val="24"/>
        </w:rPr>
        <w:t xml:space="preserve">model uses 3D elements to represent </w:t>
      </w:r>
      <w:r w:rsidR="00F465C0">
        <w:rPr>
          <w:rFonts w:asciiTheme="majorBidi" w:hAnsiTheme="majorBidi" w:cstheme="majorBidi"/>
          <w:szCs w:val="24"/>
        </w:rPr>
        <w:t xml:space="preserve">the </w:t>
      </w:r>
      <w:r w:rsidR="002B033E" w:rsidRPr="00450BD1">
        <w:rPr>
          <w:rFonts w:asciiTheme="majorBidi" w:hAnsiTheme="majorBidi" w:cstheme="majorBidi"/>
          <w:szCs w:val="24"/>
        </w:rPr>
        <w:t>CNTs</w:t>
      </w:r>
      <w:del w:id="46" w:author="Shaker Meguid" w:date="2018-12-23T10:55:00Z">
        <w:r w:rsidR="002B033E" w:rsidRPr="00450BD1" w:rsidDel="00F465C0">
          <w:rPr>
            <w:rFonts w:asciiTheme="majorBidi" w:hAnsiTheme="majorBidi" w:cstheme="majorBidi"/>
            <w:szCs w:val="24"/>
          </w:rPr>
          <w:delText xml:space="preserve"> and the equilibrium equations of all CNTs are embedded into the equilibrium equation of the polymer according to the Newton's third law</w:delText>
        </w:r>
      </w:del>
      <w:r w:rsidR="00F465C0">
        <w:rPr>
          <w:rFonts w:asciiTheme="majorBidi" w:hAnsiTheme="majorBidi" w:cstheme="majorBidi"/>
          <w:szCs w:val="24"/>
        </w:rPr>
        <w:t xml:space="preserve"> of a fully equiliberated </w:t>
      </w:r>
      <w:commentRangeStart w:id="47"/>
      <w:r w:rsidR="00F465C0">
        <w:rPr>
          <w:rFonts w:asciiTheme="majorBidi" w:hAnsiTheme="majorBidi" w:cstheme="majorBidi"/>
          <w:szCs w:val="24"/>
        </w:rPr>
        <w:t>system</w:t>
      </w:r>
      <w:commentRangeEnd w:id="47"/>
      <w:r w:rsidR="00F465C0">
        <w:rPr>
          <w:rStyle w:val="af"/>
        </w:rPr>
        <w:commentReference w:id="47"/>
      </w:r>
      <w:r w:rsidR="002B033E" w:rsidRPr="00450BD1">
        <w:rPr>
          <w:rFonts w:asciiTheme="majorBidi" w:hAnsiTheme="majorBidi" w:cstheme="majorBidi"/>
          <w:szCs w:val="24"/>
        </w:rPr>
        <w:t xml:space="preserve">. </w:t>
      </w:r>
      <w:r w:rsidRPr="00450BD1">
        <w:rPr>
          <w:rFonts w:asciiTheme="majorBidi" w:hAnsiTheme="majorBidi" w:cstheme="majorBidi"/>
          <w:szCs w:val="24"/>
        </w:rPr>
        <w:t xml:space="preserve">Therefore, both kinematic and </w:t>
      </w:r>
      <w:r w:rsidR="009D6DB4" w:rsidRPr="00FD42AB">
        <w:rPr>
          <w:rFonts w:asciiTheme="majorBidi" w:hAnsiTheme="majorBidi" w:cstheme="majorBidi"/>
          <w:szCs w:val="24"/>
          <w:highlight w:val="green"/>
        </w:rPr>
        <w:t>kinetic</w:t>
      </w:r>
      <w:r w:rsidR="009D6DB4" w:rsidRPr="00450BD1">
        <w:rPr>
          <w:rFonts w:asciiTheme="majorBidi" w:hAnsiTheme="majorBidi" w:cstheme="majorBidi"/>
          <w:szCs w:val="24"/>
        </w:rPr>
        <w:t xml:space="preserve"> </w:t>
      </w:r>
      <w:r w:rsidRPr="00450BD1">
        <w:rPr>
          <w:rFonts w:asciiTheme="majorBidi" w:hAnsiTheme="majorBidi" w:cstheme="majorBidi"/>
          <w:szCs w:val="24"/>
        </w:rPr>
        <w:t xml:space="preserve">relations between </w:t>
      </w:r>
      <w:r w:rsidR="009106DB" w:rsidRPr="00450BD1">
        <w:rPr>
          <w:rFonts w:asciiTheme="majorBidi" w:hAnsiTheme="majorBidi" w:cstheme="majorBidi"/>
          <w:szCs w:val="24"/>
        </w:rPr>
        <w:t xml:space="preserve">the composite constituents </w:t>
      </w:r>
      <w:r w:rsidRPr="00450BD1">
        <w:rPr>
          <w:rFonts w:asciiTheme="majorBidi" w:hAnsiTheme="majorBidi" w:cstheme="majorBidi"/>
          <w:szCs w:val="24"/>
        </w:rPr>
        <w:t xml:space="preserve">are </w:t>
      </w:r>
      <w:r w:rsidRPr="00450BD1">
        <w:rPr>
          <w:rFonts w:asciiTheme="majorBidi" w:hAnsiTheme="majorBidi" w:cstheme="majorBidi"/>
          <w:szCs w:val="24"/>
        </w:rPr>
        <w:lastRenderedPageBreak/>
        <w:t xml:space="preserve">considered in the </w:t>
      </w:r>
      <w:r w:rsidR="009D6DB4">
        <w:rPr>
          <w:rFonts w:asciiTheme="majorBidi" w:hAnsiTheme="majorBidi" w:cstheme="majorBidi"/>
          <w:szCs w:val="24"/>
        </w:rPr>
        <w:t xml:space="preserve">newly </w:t>
      </w:r>
      <w:r w:rsidR="009106DB" w:rsidRPr="00450BD1">
        <w:rPr>
          <w:rFonts w:asciiTheme="majorBidi" w:hAnsiTheme="majorBidi" w:cstheme="majorBidi"/>
          <w:szCs w:val="24"/>
        </w:rPr>
        <w:t>proposed i</w:t>
      </w:r>
      <w:r w:rsidRPr="00450BD1">
        <w:rPr>
          <w:rFonts w:asciiTheme="majorBidi" w:hAnsiTheme="majorBidi" w:cstheme="majorBidi"/>
          <w:szCs w:val="24"/>
        </w:rPr>
        <w:t xml:space="preserve">mmersed FE </w:t>
      </w:r>
      <w:r w:rsidR="009D6DB4">
        <w:rPr>
          <w:rFonts w:asciiTheme="majorBidi" w:hAnsiTheme="majorBidi" w:cstheme="majorBidi"/>
          <w:szCs w:val="24"/>
        </w:rPr>
        <w:t>algorithm</w:t>
      </w:r>
      <w:r w:rsidR="008274C6" w:rsidRPr="00450BD1">
        <w:rPr>
          <w:rFonts w:asciiTheme="majorBidi" w:hAnsiTheme="majorBidi" w:cstheme="majorBidi"/>
          <w:szCs w:val="24"/>
        </w:rPr>
        <w:t xml:space="preserve">. The developed method is validated by comparing its results for different cases with those obtained with the traditional finite element simulations and then used to investigate the effect of volume fraction and waviness </w:t>
      </w:r>
      <w:r w:rsidR="00287071" w:rsidRPr="00F465C0">
        <w:rPr>
          <w:rFonts w:asciiTheme="majorBidi" w:hAnsiTheme="majorBidi" w:cstheme="majorBidi"/>
          <w:szCs w:val="24"/>
        </w:rPr>
        <w:t xml:space="preserve">of CNTs </w:t>
      </w:r>
      <w:r w:rsidR="008274C6" w:rsidRPr="00F465C0">
        <w:rPr>
          <w:rFonts w:asciiTheme="majorBidi" w:hAnsiTheme="majorBidi" w:cstheme="majorBidi"/>
          <w:szCs w:val="24"/>
        </w:rPr>
        <w:t xml:space="preserve">on the mechanical properties of epoxy-based nanocomposites. </w:t>
      </w:r>
    </w:p>
    <w:p w14:paraId="78DC4647" w14:textId="54548D71" w:rsidR="00676382" w:rsidRPr="009015E7" w:rsidDel="00F465C0" w:rsidRDefault="00676382" w:rsidP="0007444A">
      <w:pPr>
        <w:spacing w:line="360" w:lineRule="auto"/>
        <w:ind w:right="-23" w:firstLine="420"/>
        <w:jc w:val="both"/>
        <w:rPr>
          <w:moveFrom w:id="48" w:author="Shaker Meguid" w:date="2018-12-23T10:49:00Z"/>
          <w:rFonts w:asciiTheme="majorBidi" w:hAnsiTheme="majorBidi" w:cstheme="majorBidi"/>
          <w:szCs w:val="24"/>
        </w:rPr>
      </w:pPr>
      <w:moveFromRangeStart w:id="49" w:author="Shaker Meguid" w:date="2018-12-23T10:49:00Z" w:name="move533325509"/>
      <w:moveFrom w:id="50" w:author="Shaker Meguid" w:date="2018-12-23T10:49:00Z">
        <w:r w:rsidRPr="00F465C0" w:rsidDel="00F465C0">
          <w:rPr>
            <w:rFonts w:asciiTheme="majorBidi" w:hAnsiTheme="majorBidi" w:cstheme="majorBidi"/>
            <w:szCs w:val="24"/>
          </w:rPr>
          <w:t xml:space="preserve">It should be mentioned that the </w:t>
        </w:r>
        <w:r w:rsidR="00287071" w:rsidRPr="00F465C0" w:rsidDel="00F465C0">
          <w:rPr>
            <w:rFonts w:asciiTheme="majorBidi" w:hAnsiTheme="majorBidi" w:cstheme="majorBidi"/>
            <w:szCs w:val="24"/>
          </w:rPr>
          <w:t>developed i</w:t>
        </w:r>
        <w:r w:rsidRPr="00F465C0" w:rsidDel="00F465C0">
          <w:rPr>
            <w:rFonts w:asciiTheme="majorBidi" w:hAnsiTheme="majorBidi" w:cstheme="majorBidi"/>
            <w:szCs w:val="24"/>
          </w:rPr>
          <w:t xml:space="preserve">mmersed FE </w:t>
        </w:r>
        <w:r w:rsidR="00287071" w:rsidRPr="00F465C0" w:rsidDel="00F465C0">
          <w:rPr>
            <w:rFonts w:asciiTheme="majorBidi" w:hAnsiTheme="majorBidi" w:cstheme="majorBidi"/>
            <w:szCs w:val="24"/>
          </w:rPr>
          <w:t>approach</w:t>
        </w:r>
        <w:r w:rsidRPr="00F465C0" w:rsidDel="00F465C0">
          <w:rPr>
            <w:rFonts w:asciiTheme="majorBidi" w:hAnsiTheme="majorBidi" w:cstheme="majorBidi"/>
            <w:szCs w:val="24"/>
          </w:rPr>
          <w:t xml:space="preserve"> can </w:t>
        </w:r>
        <w:r w:rsidR="002B033E" w:rsidRPr="00F465C0" w:rsidDel="00F465C0">
          <w:rPr>
            <w:rFonts w:asciiTheme="majorBidi" w:hAnsiTheme="majorBidi" w:cstheme="majorBidi"/>
            <w:szCs w:val="24"/>
          </w:rPr>
          <w:t xml:space="preserve">be </w:t>
        </w:r>
        <w:r w:rsidR="00287071" w:rsidRPr="00F465C0" w:rsidDel="00F465C0">
          <w:rPr>
            <w:rFonts w:asciiTheme="majorBidi" w:hAnsiTheme="majorBidi" w:cstheme="majorBidi"/>
            <w:szCs w:val="24"/>
          </w:rPr>
          <w:t xml:space="preserve">utilized </w:t>
        </w:r>
        <w:r w:rsidR="002B033E" w:rsidRPr="00F465C0" w:rsidDel="00F465C0">
          <w:rPr>
            <w:rFonts w:asciiTheme="majorBidi" w:hAnsiTheme="majorBidi" w:cstheme="majorBidi"/>
            <w:szCs w:val="24"/>
          </w:rPr>
          <w:t>to</w:t>
        </w:r>
        <w:r w:rsidRPr="00F465C0" w:rsidDel="00F465C0">
          <w:rPr>
            <w:rFonts w:asciiTheme="majorBidi" w:hAnsiTheme="majorBidi" w:cstheme="majorBidi"/>
            <w:szCs w:val="24"/>
          </w:rPr>
          <w:t xml:space="preserve"> </w:t>
        </w:r>
        <w:r w:rsidR="00287071" w:rsidRPr="00F465C0" w:rsidDel="00F465C0">
          <w:rPr>
            <w:rFonts w:asciiTheme="majorBidi" w:hAnsiTheme="majorBidi" w:cstheme="majorBidi"/>
            <w:szCs w:val="24"/>
          </w:rPr>
          <w:t>model</w:t>
        </w:r>
        <w:r w:rsidRPr="00F465C0" w:rsidDel="00F465C0">
          <w:rPr>
            <w:rFonts w:asciiTheme="majorBidi" w:hAnsiTheme="majorBidi" w:cstheme="majorBidi"/>
            <w:szCs w:val="24"/>
          </w:rPr>
          <w:t xml:space="preserve"> </w:t>
        </w:r>
        <w:r w:rsidR="00287071" w:rsidRPr="00F465C0" w:rsidDel="00F465C0">
          <w:rPr>
            <w:rFonts w:asciiTheme="majorBidi" w:hAnsiTheme="majorBidi" w:cstheme="majorBidi"/>
            <w:szCs w:val="24"/>
          </w:rPr>
          <w:t>different</w:t>
        </w:r>
        <w:r w:rsidRPr="00F465C0" w:rsidDel="00F465C0">
          <w:rPr>
            <w:rFonts w:asciiTheme="majorBidi" w:hAnsiTheme="majorBidi" w:cstheme="majorBidi"/>
            <w:szCs w:val="24"/>
          </w:rPr>
          <w:t xml:space="preserve"> particle-reinforced composites</w:t>
        </w:r>
        <w:r w:rsidR="00287071" w:rsidRPr="00F465C0" w:rsidDel="00F465C0">
          <w:rPr>
            <w:rFonts w:asciiTheme="majorBidi" w:hAnsiTheme="majorBidi" w:cstheme="majorBidi"/>
            <w:szCs w:val="24"/>
          </w:rPr>
          <w:t xml:space="preserve"> with complex fiber architectures and dispersion states</w:t>
        </w:r>
        <w:r w:rsidRPr="00F465C0" w:rsidDel="00F465C0">
          <w:rPr>
            <w:rFonts w:asciiTheme="majorBidi" w:hAnsiTheme="majorBidi" w:cstheme="majorBidi"/>
            <w:szCs w:val="24"/>
          </w:rPr>
          <w:t xml:space="preserve">. </w:t>
        </w:r>
        <w:r w:rsidR="00287071" w:rsidRPr="000F191A" w:rsidDel="00F465C0">
          <w:rPr>
            <w:rFonts w:asciiTheme="majorBidi" w:hAnsiTheme="majorBidi" w:cstheme="majorBidi"/>
            <w:szCs w:val="24"/>
          </w:rPr>
          <w:t xml:space="preserve">This model can also be coupled with electrical models to </w:t>
        </w:r>
        <w:r w:rsidR="00883954" w:rsidRPr="000F191A" w:rsidDel="00F465C0">
          <w:rPr>
            <w:rFonts w:asciiTheme="majorBidi" w:hAnsiTheme="majorBidi" w:cstheme="majorBidi"/>
            <w:szCs w:val="24"/>
          </w:rPr>
          <w:t>determine the electromec</w:t>
        </w:r>
        <w:r w:rsidR="00883954" w:rsidRPr="0036143C" w:rsidDel="00F465C0">
          <w:rPr>
            <w:rFonts w:asciiTheme="majorBidi" w:hAnsiTheme="majorBidi" w:cstheme="majorBidi"/>
            <w:szCs w:val="24"/>
          </w:rPr>
          <w:t xml:space="preserve">hanical coupling of nanocomposites-based sensors. </w:t>
        </w:r>
        <w:r w:rsidR="00287071" w:rsidRPr="0036143C" w:rsidDel="00F465C0">
          <w:rPr>
            <w:rFonts w:asciiTheme="majorBidi" w:hAnsiTheme="majorBidi" w:cstheme="majorBidi"/>
            <w:szCs w:val="24"/>
          </w:rPr>
          <w:t xml:space="preserve"> </w:t>
        </w:r>
      </w:moveFrom>
    </w:p>
    <w:moveFromRangeEnd w:id="49"/>
    <w:p w14:paraId="32E9FD67" w14:textId="58B39E1C" w:rsidR="00676382" w:rsidRPr="00FB67C4" w:rsidRDefault="00676382" w:rsidP="00DC57D3">
      <w:pPr>
        <w:pStyle w:val="1"/>
        <w:ind w:left="284" w:right="-23" w:hanging="284"/>
        <w:rPr>
          <w:rFonts w:asciiTheme="majorBidi" w:hAnsiTheme="majorBidi" w:cstheme="majorBidi"/>
          <w:sz w:val="24"/>
        </w:rPr>
      </w:pPr>
      <w:r w:rsidRPr="00FB67C4">
        <w:rPr>
          <w:rFonts w:asciiTheme="majorBidi" w:hAnsiTheme="majorBidi" w:cstheme="majorBidi"/>
          <w:sz w:val="24"/>
        </w:rPr>
        <w:t xml:space="preserve">Immersed </w:t>
      </w:r>
      <w:r w:rsidR="005C2787" w:rsidRPr="00FB67C4">
        <w:rPr>
          <w:rFonts w:asciiTheme="majorBidi" w:hAnsiTheme="majorBidi" w:cstheme="majorBidi"/>
          <w:sz w:val="24"/>
        </w:rPr>
        <w:t>f</w:t>
      </w:r>
      <w:r w:rsidRPr="00FB67C4">
        <w:rPr>
          <w:rFonts w:asciiTheme="majorBidi" w:hAnsiTheme="majorBidi" w:cstheme="majorBidi"/>
          <w:sz w:val="24"/>
        </w:rPr>
        <w:t xml:space="preserve">inite </w:t>
      </w:r>
      <w:r w:rsidR="005C2787" w:rsidRPr="00FB67C4">
        <w:rPr>
          <w:rFonts w:asciiTheme="majorBidi" w:hAnsiTheme="majorBidi" w:cstheme="majorBidi"/>
          <w:sz w:val="24"/>
        </w:rPr>
        <w:t>e</w:t>
      </w:r>
      <w:r w:rsidRPr="00FB67C4">
        <w:rPr>
          <w:rFonts w:asciiTheme="majorBidi" w:hAnsiTheme="majorBidi" w:cstheme="majorBidi"/>
          <w:sz w:val="24"/>
        </w:rPr>
        <w:t xml:space="preserve">lement </w:t>
      </w:r>
      <w:r w:rsidR="005C2787" w:rsidRPr="00FB67C4">
        <w:rPr>
          <w:rFonts w:asciiTheme="majorBidi" w:hAnsiTheme="majorBidi" w:cstheme="majorBidi"/>
          <w:sz w:val="24"/>
        </w:rPr>
        <w:t>m</w:t>
      </w:r>
      <w:r w:rsidR="00997AC6" w:rsidRPr="00FB67C4">
        <w:rPr>
          <w:rFonts w:asciiTheme="majorBidi" w:hAnsiTheme="majorBidi" w:cstheme="majorBidi"/>
          <w:sz w:val="24"/>
        </w:rPr>
        <w:t xml:space="preserve">odeling </w:t>
      </w:r>
      <w:r w:rsidR="005C2787" w:rsidRPr="00FB67C4">
        <w:rPr>
          <w:rFonts w:asciiTheme="majorBidi" w:hAnsiTheme="majorBidi" w:cstheme="majorBidi"/>
          <w:sz w:val="24"/>
        </w:rPr>
        <w:t>p</w:t>
      </w:r>
      <w:r w:rsidR="00997AC6" w:rsidRPr="00FB67C4">
        <w:rPr>
          <w:rFonts w:asciiTheme="majorBidi" w:hAnsiTheme="majorBidi" w:cstheme="majorBidi"/>
          <w:sz w:val="24"/>
        </w:rPr>
        <w:t>rocedure</w:t>
      </w:r>
    </w:p>
    <w:p w14:paraId="55AB2BBD" w14:textId="7D47C931" w:rsidR="00676382" w:rsidRPr="009D6DB4" w:rsidRDefault="009D6DB4" w:rsidP="00DC57D3">
      <w:pPr>
        <w:spacing w:before="120" w:line="360" w:lineRule="auto"/>
        <w:ind w:right="-23"/>
        <w:jc w:val="both"/>
        <w:rPr>
          <w:rFonts w:asciiTheme="majorBidi" w:hAnsiTheme="majorBidi" w:cstheme="majorBidi"/>
          <w:szCs w:val="24"/>
        </w:rPr>
      </w:pPr>
      <w:r>
        <w:rPr>
          <w:rFonts w:asciiTheme="majorBidi" w:hAnsiTheme="majorBidi" w:cstheme="majorBidi"/>
          <w:szCs w:val="24"/>
        </w:rPr>
        <w:t>An</w:t>
      </w:r>
      <w:r w:rsidRPr="0095398A">
        <w:rPr>
          <w:rFonts w:asciiTheme="majorBidi" w:hAnsiTheme="majorBidi" w:cstheme="majorBidi"/>
          <w:szCs w:val="24"/>
        </w:rPr>
        <w:t xml:space="preserve"> </w:t>
      </w:r>
      <w:r w:rsidR="00F16AE6" w:rsidRPr="0095398A">
        <w:rPr>
          <w:rFonts w:asciiTheme="majorBidi" w:hAnsiTheme="majorBidi" w:cstheme="majorBidi"/>
          <w:szCs w:val="24"/>
        </w:rPr>
        <w:t>immersed FE model</w:t>
      </w:r>
      <w:r>
        <w:rPr>
          <w:rFonts w:asciiTheme="majorBidi" w:hAnsiTheme="majorBidi" w:cstheme="majorBidi"/>
          <w:szCs w:val="24"/>
        </w:rPr>
        <w:t>ing scheme</w:t>
      </w:r>
      <w:r w:rsidR="00F16AE6" w:rsidRPr="0095398A">
        <w:rPr>
          <w:rFonts w:asciiTheme="majorBidi" w:hAnsiTheme="majorBidi" w:cstheme="majorBidi"/>
          <w:szCs w:val="24"/>
        </w:rPr>
        <w:t xml:space="preserve"> was developed in three consecutive steps, as shown in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three_steps_of_IFE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2</w:t>
      </w:r>
      <w:r w:rsidR="00AE6429" w:rsidRPr="0095398A">
        <w:rPr>
          <w:rFonts w:asciiTheme="majorBidi" w:hAnsiTheme="majorBidi" w:cstheme="majorBidi"/>
          <w:szCs w:val="24"/>
        </w:rPr>
        <w:fldChar w:fldCharType="end"/>
      </w:r>
      <w:r w:rsidR="00676382" w:rsidRPr="0095398A">
        <w:rPr>
          <w:rFonts w:asciiTheme="majorBidi" w:hAnsiTheme="majorBidi" w:cstheme="majorBidi"/>
          <w:szCs w:val="24"/>
        </w:rPr>
        <w:t xml:space="preserve">. </w:t>
      </w:r>
      <w:r w:rsidR="00696B64" w:rsidRPr="0095398A">
        <w:rPr>
          <w:rFonts w:asciiTheme="majorBidi" w:hAnsiTheme="majorBidi" w:cstheme="majorBidi"/>
          <w:szCs w:val="24"/>
        </w:rPr>
        <w:t xml:space="preserve">A </w:t>
      </w:r>
      <w:r w:rsidR="00B27544" w:rsidRPr="0095398A">
        <w:rPr>
          <w:rFonts w:asciiTheme="majorBidi" w:hAnsiTheme="majorBidi" w:cstheme="majorBidi"/>
          <w:szCs w:val="24"/>
        </w:rPr>
        <w:t xml:space="preserve">Monte Carlo based algorithm was developed to create RVEs reinforced with randomly dispersed CNTs (see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three_steps_of_IFE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2</w:t>
      </w:r>
      <w:r w:rsidR="00AE6429" w:rsidRPr="0095398A">
        <w:rPr>
          <w:rFonts w:asciiTheme="majorBidi" w:hAnsiTheme="majorBidi" w:cstheme="majorBidi"/>
          <w:szCs w:val="24"/>
        </w:rPr>
        <w:fldChar w:fldCharType="end"/>
      </w:r>
      <w:r w:rsidR="00B27544" w:rsidRPr="0095398A">
        <w:rPr>
          <w:rFonts w:asciiTheme="majorBidi" w:hAnsiTheme="majorBidi" w:cstheme="majorBidi"/>
          <w:szCs w:val="24"/>
        </w:rPr>
        <w:t>(a)). Th</w:t>
      </w:r>
      <w:r w:rsidR="00676382" w:rsidRPr="0095398A">
        <w:rPr>
          <w:rFonts w:asciiTheme="majorBidi" w:hAnsiTheme="majorBidi" w:cstheme="majorBidi"/>
          <w:szCs w:val="24"/>
        </w:rPr>
        <w:t xml:space="preserve">e polymer </w:t>
      </w:r>
      <w:r w:rsidR="00B27544" w:rsidRPr="0095398A">
        <w:rPr>
          <w:rFonts w:asciiTheme="majorBidi" w:hAnsiTheme="majorBidi" w:cstheme="majorBidi"/>
          <w:szCs w:val="24"/>
        </w:rPr>
        <w:t xml:space="preserve">cubic cell was then </w:t>
      </w:r>
      <w:r>
        <w:rPr>
          <w:rFonts w:asciiTheme="majorBidi" w:hAnsiTheme="majorBidi" w:cstheme="majorBidi"/>
          <w:szCs w:val="24"/>
        </w:rPr>
        <w:t>discretized</w:t>
      </w:r>
      <w:r w:rsidRPr="0095398A">
        <w:rPr>
          <w:rFonts w:asciiTheme="majorBidi" w:hAnsiTheme="majorBidi" w:cstheme="majorBidi"/>
          <w:szCs w:val="24"/>
        </w:rPr>
        <w:t xml:space="preserve"> </w:t>
      </w:r>
      <w:r w:rsidR="00B27544" w:rsidRPr="00141658">
        <w:rPr>
          <w:rFonts w:asciiTheme="majorBidi" w:hAnsiTheme="majorBidi" w:cstheme="majorBidi"/>
          <w:szCs w:val="24"/>
        </w:rPr>
        <w:t>with</w:t>
      </w:r>
      <w:r w:rsidR="00676382" w:rsidRPr="00416E78">
        <w:rPr>
          <w:rFonts w:asciiTheme="majorBidi" w:hAnsiTheme="majorBidi" w:cstheme="majorBidi"/>
          <w:szCs w:val="24"/>
        </w:rPr>
        <w:t xml:space="preserve"> </w:t>
      </w:r>
      <w:r>
        <w:rPr>
          <w:rFonts w:asciiTheme="majorBidi" w:hAnsiTheme="majorBidi" w:cstheme="majorBidi"/>
          <w:szCs w:val="24"/>
        </w:rPr>
        <w:t xml:space="preserve">a </w:t>
      </w:r>
      <w:r w:rsidR="00676382" w:rsidRPr="00416E78">
        <w:rPr>
          <w:rFonts w:asciiTheme="majorBidi" w:hAnsiTheme="majorBidi" w:cstheme="majorBidi"/>
          <w:szCs w:val="24"/>
        </w:rPr>
        <w:t>regular grid</w:t>
      </w:r>
      <w:r w:rsidR="00132302" w:rsidRPr="00416E78">
        <w:rPr>
          <w:rFonts w:asciiTheme="majorBidi" w:hAnsiTheme="majorBidi" w:cstheme="majorBidi"/>
          <w:szCs w:val="24"/>
        </w:rPr>
        <w:t>,</w:t>
      </w:r>
      <w:r w:rsidR="008E1466" w:rsidRPr="00416E78">
        <w:rPr>
          <w:rFonts w:asciiTheme="majorBidi" w:hAnsiTheme="majorBidi" w:cstheme="majorBidi"/>
          <w:szCs w:val="24"/>
        </w:rPr>
        <w:t xml:space="preserve"> as</w:t>
      </w:r>
      <w:r w:rsidR="00676382" w:rsidRPr="00964ABA">
        <w:rPr>
          <w:rFonts w:asciiTheme="majorBidi" w:hAnsiTheme="majorBidi" w:cstheme="majorBidi"/>
          <w:szCs w:val="24"/>
        </w:rPr>
        <w:t xml:space="preserve"> shown in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three_steps_of_IFE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2</w:t>
      </w:r>
      <w:r w:rsidR="00AE6429" w:rsidRPr="0095398A">
        <w:rPr>
          <w:rFonts w:asciiTheme="majorBidi" w:hAnsiTheme="majorBidi" w:cstheme="majorBidi"/>
          <w:szCs w:val="24"/>
        </w:rPr>
        <w:fldChar w:fldCharType="end"/>
      </w:r>
      <w:r w:rsidR="00676382" w:rsidRPr="0095398A">
        <w:rPr>
          <w:rFonts w:asciiTheme="majorBidi" w:hAnsiTheme="majorBidi" w:cstheme="majorBidi"/>
          <w:szCs w:val="24"/>
        </w:rPr>
        <w:t>(b)</w:t>
      </w:r>
      <w:r w:rsidR="008E1466" w:rsidRPr="0095398A">
        <w:rPr>
          <w:rFonts w:asciiTheme="majorBidi" w:hAnsiTheme="majorBidi" w:cstheme="majorBidi"/>
          <w:szCs w:val="24"/>
        </w:rPr>
        <w:t>. The elements</w:t>
      </w:r>
      <w:r w:rsidR="00676382" w:rsidRPr="0095398A">
        <w:rPr>
          <w:rFonts w:asciiTheme="majorBidi" w:hAnsiTheme="majorBidi" w:cstheme="majorBidi"/>
          <w:szCs w:val="24"/>
        </w:rPr>
        <w:t xml:space="preserve"> </w:t>
      </w:r>
      <w:r w:rsidR="008E1466" w:rsidRPr="0095398A">
        <w:rPr>
          <w:rFonts w:asciiTheme="majorBidi" w:hAnsiTheme="majorBidi" w:cstheme="majorBidi"/>
          <w:szCs w:val="24"/>
        </w:rPr>
        <w:t xml:space="preserve">representing the CNTs </w:t>
      </w:r>
      <w:r w:rsidR="00676382" w:rsidRPr="00141658">
        <w:rPr>
          <w:rFonts w:asciiTheme="majorBidi" w:hAnsiTheme="majorBidi" w:cstheme="majorBidi"/>
          <w:szCs w:val="24"/>
        </w:rPr>
        <w:t xml:space="preserve">network </w:t>
      </w:r>
      <w:r w:rsidR="008E1466" w:rsidRPr="00416E78">
        <w:rPr>
          <w:rFonts w:asciiTheme="majorBidi" w:hAnsiTheme="majorBidi" w:cstheme="majorBidi"/>
          <w:szCs w:val="24"/>
        </w:rPr>
        <w:t xml:space="preserve">were then immersed </w:t>
      </w:r>
      <w:r w:rsidR="00676382" w:rsidRPr="00416E78">
        <w:rPr>
          <w:rFonts w:asciiTheme="majorBidi" w:hAnsiTheme="majorBidi" w:cstheme="majorBidi"/>
          <w:szCs w:val="24"/>
        </w:rPr>
        <w:t>into the polymer grid</w:t>
      </w:r>
      <w:r>
        <w:rPr>
          <w:rFonts w:asciiTheme="majorBidi" w:hAnsiTheme="majorBidi" w:cstheme="majorBidi"/>
          <w:szCs w:val="24"/>
        </w:rPr>
        <w:t>,</w:t>
      </w:r>
      <w:r w:rsidR="00676382" w:rsidRPr="00416E78">
        <w:rPr>
          <w:rFonts w:asciiTheme="majorBidi" w:hAnsiTheme="majorBidi" w:cstheme="majorBidi"/>
          <w:szCs w:val="24"/>
        </w:rPr>
        <w:t xml:space="preserve"> as </w:t>
      </w:r>
      <w:r w:rsidR="008E1466" w:rsidRPr="00416E78">
        <w:rPr>
          <w:rFonts w:asciiTheme="majorBidi" w:hAnsiTheme="majorBidi" w:cstheme="majorBidi"/>
          <w:szCs w:val="24"/>
        </w:rPr>
        <w:t>illustrated</w:t>
      </w:r>
      <w:r w:rsidR="00676382" w:rsidRPr="00964ABA">
        <w:rPr>
          <w:rFonts w:asciiTheme="majorBidi" w:hAnsiTheme="majorBidi" w:cstheme="majorBidi"/>
          <w:szCs w:val="24"/>
        </w:rPr>
        <w:t xml:space="preserve"> in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three_steps_of_IFE \h </w:instrText>
      </w:r>
      <w:r w:rsidR="00DD12DD" w:rsidRPr="0095398A">
        <w:rPr>
          <w:rFonts w:asciiTheme="majorBidi" w:hAnsiTheme="majorBidi" w:cstheme="majorBidi"/>
          <w:szCs w:val="24"/>
        </w:rPr>
        <w:instrText xml:space="preserve">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2</w:t>
      </w:r>
      <w:r w:rsidR="00AE6429" w:rsidRPr="0095398A">
        <w:rPr>
          <w:rFonts w:asciiTheme="majorBidi" w:hAnsiTheme="majorBidi" w:cstheme="majorBidi"/>
          <w:szCs w:val="24"/>
        </w:rPr>
        <w:fldChar w:fldCharType="end"/>
      </w:r>
      <w:r w:rsidR="00676382" w:rsidRPr="0095398A">
        <w:rPr>
          <w:rFonts w:asciiTheme="majorBidi" w:hAnsiTheme="majorBidi" w:cstheme="majorBidi"/>
          <w:szCs w:val="24"/>
        </w:rPr>
        <w:t xml:space="preserve">(c). </w:t>
      </w:r>
      <w:r>
        <w:rPr>
          <w:rFonts w:asciiTheme="majorBidi" w:hAnsiTheme="majorBidi" w:cstheme="majorBidi"/>
          <w:szCs w:val="24"/>
        </w:rPr>
        <w:t xml:space="preserve">This </w:t>
      </w:r>
      <w:r w:rsidR="00FA72B7" w:rsidRPr="0095398A">
        <w:rPr>
          <w:rFonts w:asciiTheme="majorBidi" w:hAnsiTheme="majorBidi" w:cstheme="majorBidi"/>
          <w:szCs w:val="24"/>
        </w:rPr>
        <w:t>procedure</w:t>
      </w:r>
      <w:r w:rsidR="00132302" w:rsidRPr="0095398A">
        <w:rPr>
          <w:rFonts w:asciiTheme="majorBidi" w:hAnsiTheme="majorBidi" w:cstheme="majorBidi"/>
          <w:szCs w:val="24"/>
        </w:rPr>
        <w:t xml:space="preserve"> </w:t>
      </w:r>
      <w:r>
        <w:rPr>
          <w:rFonts w:asciiTheme="majorBidi" w:hAnsiTheme="majorBidi" w:cstheme="majorBidi"/>
          <w:szCs w:val="24"/>
        </w:rPr>
        <w:t>avoids</w:t>
      </w:r>
      <w:r w:rsidRPr="0095398A">
        <w:rPr>
          <w:rFonts w:asciiTheme="majorBidi" w:hAnsiTheme="majorBidi" w:cstheme="majorBidi"/>
          <w:szCs w:val="24"/>
        </w:rPr>
        <w:t xml:space="preserve"> </w:t>
      </w:r>
      <w:r w:rsidR="00132302" w:rsidRPr="0095398A">
        <w:rPr>
          <w:rFonts w:asciiTheme="majorBidi" w:hAnsiTheme="majorBidi" w:cstheme="majorBidi"/>
          <w:szCs w:val="24"/>
        </w:rPr>
        <w:t xml:space="preserve">the meshing step in traditional FE modeling that require </w:t>
      </w:r>
      <w:r w:rsidR="00132302" w:rsidRPr="00416E78">
        <w:rPr>
          <w:rFonts w:asciiTheme="majorBidi" w:hAnsiTheme="majorBidi" w:cstheme="majorBidi"/>
          <w:szCs w:val="24"/>
        </w:rPr>
        <w:t>matching nodes along the constituents</w:t>
      </w:r>
      <w:r w:rsidR="00BE3308" w:rsidRPr="00416E78">
        <w:rPr>
          <w:rFonts w:asciiTheme="majorBidi" w:hAnsiTheme="majorBidi" w:cstheme="majorBidi"/>
          <w:szCs w:val="24"/>
        </w:rPr>
        <w:t>’</w:t>
      </w:r>
      <w:r w:rsidR="00132302" w:rsidRPr="00416E78">
        <w:rPr>
          <w:rFonts w:asciiTheme="majorBidi" w:hAnsiTheme="majorBidi" w:cstheme="majorBidi"/>
          <w:szCs w:val="24"/>
        </w:rPr>
        <w:t xml:space="preserve"> interfaces</w:t>
      </w:r>
      <w:r>
        <w:rPr>
          <w:rFonts w:asciiTheme="majorBidi" w:hAnsiTheme="majorBidi" w:cstheme="majorBidi"/>
          <w:szCs w:val="24"/>
        </w:rPr>
        <w:t xml:space="preserve">. This </w:t>
      </w:r>
      <w:r w:rsidR="00132302" w:rsidRPr="00416E78">
        <w:rPr>
          <w:rFonts w:asciiTheme="majorBidi" w:hAnsiTheme="majorBidi" w:cstheme="majorBidi"/>
          <w:szCs w:val="24"/>
        </w:rPr>
        <w:t>allow</w:t>
      </w:r>
      <w:r>
        <w:rPr>
          <w:rFonts w:asciiTheme="majorBidi" w:hAnsiTheme="majorBidi" w:cstheme="majorBidi"/>
          <w:szCs w:val="24"/>
        </w:rPr>
        <w:t>s</w:t>
      </w:r>
      <w:r w:rsidR="00132302" w:rsidRPr="00416E78">
        <w:rPr>
          <w:rFonts w:asciiTheme="majorBidi" w:hAnsiTheme="majorBidi" w:cstheme="majorBidi"/>
          <w:szCs w:val="24"/>
        </w:rPr>
        <w:t xml:space="preserve"> us </w:t>
      </w:r>
      <w:r w:rsidR="00676382" w:rsidRPr="00964ABA">
        <w:rPr>
          <w:rFonts w:asciiTheme="majorBidi" w:hAnsiTheme="majorBidi" w:cstheme="majorBidi"/>
          <w:szCs w:val="24"/>
        </w:rPr>
        <w:t xml:space="preserve">to create </w:t>
      </w:r>
      <w:r>
        <w:rPr>
          <w:rFonts w:asciiTheme="majorBidi" w:hAnsiTheme="majorBidi" w:cstheme="majorBidi"/>
          <w:szCs w:val="24"/>
        </w:rPr>
        <w:t xml:space="preserve">complex two-phased </w:t>
      </w:r>
      <w:r w:rsidR="00676382" w:rsidRPr="00964ABA">
        <w:rPr>
          <w:rFonts w:asciiTheme="majorBidi" w:hAnsiTheme="majorBidi" w:cstheme="majorBidi"/>
          <w:szCs w:val="24"/>
        </w:rPr>
        <w:t>composite model</w:t>
      </w:r>
      <w:r w:rsidR="00132302" w:rsidRPr="00F465C0">
        <w:rPr>
          <w:rFonts w:asciiTheme="majorBidi" w:hAnsiTheme="majorBidi" w:cstheme="majorBidi"/>
          <w:szCs w:val="24"/>
        </w:rPr>
        <w:t>s</w:t>
      </w:r>
      <w:r>
        <w:rPr>
          <w:rFonts w:asciiTheme="majorBidi" w:hAnsiTheme="majorBidi" w:cstheme="majorBidi"/>
          <w:szCs w:val="24"/>
        </w:rPr>
        <w:t>, irrespective of their complexity.</w:t>
      </w:r>
      <w:r w:rsidR="00F16AE6" w:rsidRPr="00F465C0">
        <w:rPr>
          <w:rFonts w:asciiTheme="majorBidi" w:hAnsiTheme="majorBidi" w:cstheme="majorBidi"/>
          <w:szCs w:val="24"/>
        </w:rPr>
        <w:t xml:space="preserve"> </w:t>
      </w:r>
      <w:r w:rsidR="003E3557" w:rsidRPr="00F465C0">
        <w:rPr>
          <w:rFonts w:asciiTheme="majorBidi" w:hAnsiTheme="majorBidi" w:cstheme="majorBidi"/>
          <w:szCs w:val="24"/>
        </w:rPr>
        <w:t xml:space="preserve">The </w:t>
      </w:r>
      <w:r w:rsidR="00FA72B7" w:rsidRPr="00F465C0">
        <w:rPr>
          <w:rFonts w:asciiTheme="majorBidi" w:hAnsiTheme="majorBidi" w:cstheme="majorBidi"/>
          <w:szCs w:val="24"/>
        </w:rPr>
        <w:t xml:space="preserve">basic </w:t>
      </w:r>
      <w:r w:rsidR="00086BEB">
        <w:rPr>
          <w:rFonts w:asciiTheme="majorBidi" w:hAnsiTheme="majorBidi" w:cstheme="majorBidi"/>
          <w:szCs w:val="24"/>
        </w:rPr>
        <w:t>concept</w:t>
      </w:r>
      <w:r w:rsidR="00FA72B7" w:rsidRPr="00F465C0">
        <w:rPr>
          <w:rFonts w:asciiTheme="majorBidi" w:hAnsiTheme="majorBidi" w:cstheme="majorBidi"/>
          <w:szCs w:val="24"/>
        </w:rPr>
        <w:t>, assumptions, governing equation</w:t>
      </w:r>
      <w:r w:rsidR="00086BEB">
        <w:rPr>
          <w:rFonts w:asciiTheme="majorBidi" w:hAnsiTheme="majorBidi" w:cstheme="majorBidi"/>
          <w:szCs w:val="24"/>
        </w:rPr>
        <w:t>s</w:t>
      </w:r>
      <w:r w:rsidR="00FA72B7" w:rsidRPr="00F465C0">
        <w:rPr>
          <w:rFonts w:asciiTheme="majorBidi" w:hAnsiTheme="majorBidi" w:cstheme="majorBidi"/>
          <w:szCs w:val="24"/>
        </w:rPr>
        <w:t xml:space="preserve"> and the solution scheme of the </w:t>
      </w:r>
      <w:r w:rsidR="00856720" w:rsidRPr="009D6DB4">
        <w:rPr>
          <w:rFonts w:asciiTheme="majorBidi" w:hAnsiTheme="majorBidi" w:cstheme="majorBidi"/>
          <w:szCs w:val="24"/>
        </w:rPr>
        <w:t>i</w:t>
      </w:r>
      <w:r w:rsidR="00FA72B7" w:rsidRPr="009D6DB4">
        <w:rPr>
          <w:rFonts w:asciiTheme="majorBidi" w:hAnsiTheme="majorBidi" w:cstheme="majorBidi"/>
          <w:szCs w:val="24"/>
        </w:rPr>
        <w:t>mmersed Finite Element</w:t>
      </w:r>
      <w:r w:rsidR="003E3557" w:rsidRPr="009D6DB4">
        <w:rPr>
          <w:rFonts w:asciiTheme="majorBidi" w:hAnsiTheme="majorBidi" w:cstheme="majorBidi"/>
          <w:szCs w:val="24"/>
        </w:rPr>
        <w:t xml:space="preserve"> are presented in the subsequent subsections</w:t>
      </w:r>
      <w:r w:rsidR="00FA72B7" w:rsidRPr="009D6DB4">
        <w:rPr>
          <w:rFonts w:asciiTheme="majorBidi" w:hAnsiTheme="majorBidi" w:cstheme="majorBidi"/>
          <w:szCs w:val="24"/>
        </w:rPr>
        <w:t>.</w:t>
      </w:r>
    </w:p>
    <w:p w14:paraId="22B9CAE7" w14:textId="1F22F572" w:rsidR="00676382" w:rsidRPr="0095398A" w:rsidRDefault="006B635E" w:rsidP="0007444A">
      <w:pPr>
        <w:pStyle w:val="a8"/>
        <w:spacing w:line="360" w:lineRule="auto"/>
        <w:ind w:left="0" w:right="-23"/>
        <w:jc w:val="center"/>
        <w:rPr>
          <w:rFonts w:asciiTheme="majorBidi" w:hAnsiTheme="majorBidi" w:cstheme="majorBidi"/>
          <w:szCs w:val="24"/>
        </w:rPr>
      </w:pPr>
      <w:r>
        <w:rPr>
          <w:noProof/>
        </w:rPr>
        <w:drawing>
          <wp:inline distT="0" distB="0" distL="0" distR="0" wp14:anchorId="122AF299" wp14:editId="7E84F89A">
            <wp:extent cx="5657850" cy="2085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7850" cy="2085975"/>
                    </a:xfrm>
                    <a:prstGeom prst="rect">
                      <a:avLst/>
                    </a:prstGeom>
                    <a:noFill/>
                    <a:ln>
                      <a:noFill/>
                    </a:ln>
                  </pic:spPr>
                </pic:pic>
              </a:graphicData>
            </a:graphic>
          </wp:inline>
        </w:drawing>
      </w:r>
    </w:p>
    <w:p w14:paraId="4CA9C035" w14:textId="2B5CD4BA" w:rsidR="00676382" w:rsidRPr="009D6DB4" w:rsidRDefault="00676382" w:rsidP="0007444A">
      <w:pPr>
        <w:pStyle w:val="a8"/>
        <w:spacing w:line="240" w:lineRule="auto"/>
        <w:ind w:left="0" w:right="-23"/>
        <w:jc w:val="center"/>
        <w:rPr>
          <w:rFonts w:asciiTheme="majorBidi" w:hAnsiTheme="majorBidi" w:cstheme="majorBidi"/>
          <w:szCs w:val="24"/>
        </w:rPr>
      </w:pPr>
      <w:bookmarkStart w:id="51" w:name="three_steps_of_IFE"/>
      <w:r w:rsidRPr="0095398A">
        <w:rPr>
          <w:rFonts w:asciiTheme="majorBidi" w:hAnsiTheme="majorBidi" w:cstheme="majorBidi"/>
          <w:b/>
          <w:szCs w:val="24"/>
        </w:rPr>
        <w:t>Fig.</w:t>
      </w:r>
      <w:r w:rsidR="00E117FB" w:rsidRPr="0095398A">
        <w:rPr>
          <w:rFonts w:asciiTheme="majorBidi" w:hAnsiTheme="majorBidi" w:cstheme="majorBidi"/>
          <w:b/>
          <w:szCs w:val="24"/>
        </w:rPr>
        <w:t xml:space="preserve"> </w:t>
      </w:r>
      <w:r w:rsidR="005B4E93" w:rsidRPr="0095398A">
        <w:rPr>
          <w:rFonts w:asciiTheme="majorBidi" w:hAnsiTheme="majorBidi" w:cstheme="majorBidi"/>
          <w:b/>
          <w:bCs/>
          <w:szCs w:val="24"/>
        </w:rPr>
        <w:fldChar w:fldCharType="begin"/>
      </w:r>
      <w:r w:rsidR="005B4E93" w:rsidRPr="0095398A">
        <w:rPr>
          <w:rFonts w:asciiTheme="majorBidi" w:hAnsiTheme="majorBidi" w:cstheme="majorBidi"/>
          <w:b/>
          <w:bCs/>
          <w:szCs w:val="24"/>
        </w:rPr>
        <w:instrText xml:space="preserve"> SEQ Fig\* Arabic\s </w:instrText>
      </w:r>
      <w:r w:rsidR="005B4E93" w:rsidRPr="0095398A">
        <w:rPr>
          <w:rFonts w:asciiTheme="majorBidi" w:hAnsiTheme="majorBidi" w:cstheme="majorBidi"/>
          <w:b/>
          <w:bCs/>
          <w:szCs w:val="24"/>
        </w:rPr>
        <w:fldChar w:fldCharType="separate"/>
      </w:r>
      <w:r w:rsidR="005B4E93" w:rsidRPr="0095398A">
        <w:rPr>
          <w:rFonts w:asciiTheme="majorBidi" w:hAnsiTheme="majorBidi" w:cstheme="majorBidi"/>
          <w:b/>
          <w:bCs/>
          <w:noProof/>
          <w:szCs w:val="24"/>
        </w:rPr>
        <w:t>2</w:t>
      </w:r>
      <w:r w:rsidR="005B4E93" w:rsidRPr="0095398A">
        <w:rPr>
          <w:rFonts w:asciiTheme="majorBidi" w:hAnsiTheme="majorBidi" w:cstheme="majorBidi"/>
          <w:b/>
          <w:bCs/>
          <w:szCs w:val="24"/>
        </w:rPr>
        <w:fldChar w:fldCharType="end"/>
      </w:r>
      <w:bookmarkEnd w:id="51"/>
      <w:r w:rsidR="005B4E93" w:rsidRPr="0095398A">
        <w:rPr>
          <w:rFonts w:asciiTheme="majorBidi" w:hAnsiTheme="majorBidi" w:cstheme="majorBidi"/>
          <w:b/>
          <w:szCs w:val="24"/>
        </w:rPr>
        <w:t>.</w:t>
      </w:r>
      <w:r w:rsidRPr="0095398A">
        <w:rPr>
          <w:rFonts w:asciiTheme="majorBidi" w:hAnsiTheme="majorBidi" w:cstheme="majorBidi"/>
          <w:szCs w:val="24"/>
        </w:rPr>
        <w:t xml:space="preserve"> </w:t>
      </w:r>
      <w:r w:rsidR="00143C8A" w:rsidRPr="0095398A">
        <w:rPr>
          <w:rFonts w:asciiTheme="majorBidi" w:hAnsiTheme="majorBidi" w:cstheme="majorBidi"/>
          <w:szCs w:val="24"/>
        </w:rPr>
        <w:t>Modeling steps of the i</w:t>
      </w:r>
      <w:r w:rsidRPr="0095398A">
        <w:rPr>
          <w:rFonts w:asciiTheme="majorBidi" w:hAnsiTheme="majorBidi" w:cstheme="majorBidi"/>
          <w:szCs w:val="24"/>
        </w:rPr>
        <w:t>mmersed FE method</w:t>
      </w:r>
      <w:r w:rsidR="00143C8A" w:rsidRPr="00416E78">
        <w:rPr>
          <w:rFonts w:asciiTheme="majorBidi" w:hAnsiTheme="majorBidi" w:cstheme="majorBidi"/>
          <w:szCs w:val="24"/>
        </w:rPr>
        <w:t xml:space="preserve">: (a) </w:t>
      </w:r>
      <w:r w:rsidR="000618C6" w:rsidRPr="00416E78">
        <w:rPr>
          <w:rFonts w:asciiTheme="majorBidi" w:hAnsiTheme="majorBidi" w:cstheme="majorBidi"/>
          <w:szCs w:val="24"/>
          <w:lang w:eastAsia="zh-CN"/>
        </w:rPr>
        <w:t>C</w:t>
      </w:r>
      <w:r w:rsidR="000618C6" w:rsidRPr="00416E78">
        <w:rPr>
          <w:rFonts w:asciiTheme="majorBidi" w:hAnsiTheme="majorBidi" w:cstheme="majorBidi" w:hint="eastAsia"/>
          <w:szCs w:val="24"/>
          <w:lang w:eastAsia="zh-CN"/>
        </w:rPr>
        <w:t>re</w:t>
      </w:r>
      <w:r w:rsidR="000618C6" w:rsidRPr="00964ABA">
        <w:rPr>
          <w:rFonts w:asciiTheme="majorBidi" w:hAnsiTheme="majorBidi" w:cstheme="majorBidi"/>
          <w:szCs w:val="24"/>
        </w:rPr>
        <w:t>ate the CNT network by the Monte Carl</w:t>
      </w:r>
      <w:r w:rsidR="000618C6" w:rsidRPr="00F465C0">
        <w:rPr>
          <w:rFonts w:asciiTheme="majorBidi" w:hAnsiTheme="majorBidi" w:cstheme="majorBidi"/>
          <w:szCs w:val="24"/>
        </w:rPr>
        <w:t xml:space="preserve">o based algorithm. </w:t>
      </w:r>
      <w:r w:rsidR="00143C8A" w:rsidRPr="00F465C0">
        <w:rPr>
          <w:rFonts w:asciiTheme="majorBidi" w:hAnsiTheme="majorBidi" w:cstheme="majorBidi"/>
          <w:szCs w:val="24"/>
        </w:rPr>
        <w:t xml:space="preserve">(b) </w:t>
      </w:r>
      <w:r w:rsidR="000618C6" w:rsidRPr="009D6DB4">
        <w:rPr>
          <w:rFonts w:asciiTheme="majorBidi" w:hAnsiTheme="majorBidi" w:cstheme="majorBidi"/>
          <w:szCs w:val="24"/>
        </w:rPr>
        <w:t xml:space="preserve">Create the regular polymer grid </w:t>
      </w:r>
      <w:r w:rsidR="00143C8A" w:rsidRPr="009D6DB4">
        <w:rPr>
          <w:rFonts w:asciiTheme="majorBidi" w:hAnsiTheme="majorBidi" w:cstheme="majorBidi"/>
          <w:szCs w:val="24"/>
        </w:rPr>
        <w:t xml:space="preserve">and (c) </w:t>
      </w:r>
      <w:r w:rsidR="000618C6" w:rsidRPr="009D6DB4">
        <w:rPr>
          <w:rFonts w:asciiTheme="majorBidi" w:hAnsiTheme="majorBidi" w:cstheme="majorBidi"/>
          <w:szCs w:val="24"/>
        </w:rPr>
        <w:t>immerse the CNT network into the polymer grid</w:t>
      </w:r>
    </w:p>
    <w:p w14:paraId="4AE7B37A" w14:textId="3017CFC6" w:rsidR="00676382" w:rsidRPr="00086BEB" w:rsidRDefault="00676382" w:rsidP="00DC57D3">
      <w:pPr>
        <w:pStyle w:val="2"/>
        <w:ind w:left="426" w:right="-23" w:hanging="426"/>
        <w:jc w:val="both"/>
        <w:rPr>
          <w:rFonts w:asciiTheme="majorBidi" w:hAnsiTheme="majorBidi" w:cstheme="majorBidi"/>
        </w:rPr>
      </w:pPr>
      <w:r w:rsidRPr="0036143C">
        <w:rPr>
          <w:rFonts w:asciiTheme="majorBidi" w:hAnsiTheme="majorBidi" w:cstheme="majorBidi"/>
        </w:rPr>
        <w:t>Basic assumption</w:t>
      </w:r>
      <w:r w:rsidR="008F753D" w:rsidRPr="0036143C">
        <w:rPr>
          <w:rFonts w:asciiTheme="majorBidi" w:hAnsiTheme="majorBidi" w:cstheme="majorBidi"/>
        </w:rPr>
        <w:t>s</w:t>
      </w:r>
      <w:r w:rsidRPr="00AA128E">
        <w:rPr>
          <w:rFonts w:asciiTheme="majorBidi" w:hAnsiTheme="majorBidi" w:cstheme="majorBidi"/>
        </w:rPr>
        <w:t xml:space="preserve"> and governing equation</w:t>
      </w:r>
      <w:r w:rsidR="008F753D" w:rsidRPr="001D0156">
        <w:rPr>
          <w:rFonts w:asciiTheme="majorBidi" w:hAnsiTheme="majorBidi" w:cstheme="majorBidi"/>
        </w:rPr>
        <w:t>s</w:t>
      </w:r>
    </w:p>
    <w:p w14:paraId="072D05CB" w14:textId="68BD8614" w:rsidR="006326C7" w:rsidRDefault="006326C7" w:rsidP="00DC57D3">
      <w:pPr>
        <w:pStyle w:val="1"/>
        <w:numPr>
          <w:ilvl w:val="0"/>
          <w:numId w:val="0"/>
        </w:numPr>
        <w:ind w:right="-23"/>
        <w:rPr>
          <w:ins w:id="52" w:author="iamthree" w:date="2019-01-01T20:31:00Z"/>
          <w:b w:val="0"/>
          <w:bCs/>
          <w:sz w:val="24"/>
        </w:rPr>
      </w:pPr>
      <w:r w:rsidRPr="00705971">
        <w:rPr>
          <w:b w:val="0"/>
          <w:bCs/>
          <w:sz w:val="24"/>
        </w:rPr>
        <w:t xml:space="preserve">The polymer and the CNTs </w:t>
      </w:r>
      <w:r w:rsidR="000F191A">
        <w:rPr>
          <w:b w:val="0"/>
          <w:bCs/>
          <w:sz w:val="24"/>
        </w:rPr>
        <w:t xml:space="preserve">considered in the study </w:t>
      </w:r>
      <w:r w:rsidRPr="000F191A">
        <w:rPr>
          <w:b w:val="0"/>
          <w:bCs/>
          <w:sz w:val="24"/>
        </w:rPr>
        <w:t xml:space="preserve">are meshed independently </w:t>
      </w:r>
      <w:r w:rsidR="000F191A">
        <w:rPr>
          <w:b w:val="0"/>
          <w:bCs/>
          <w:sz w:val="24"/>
        </w:rPr>
        <w:t>using</w:t>
      </w:r>
      <w:r w:rsidR="000F191A" w:rsidRPr="000F191A">
        <w:rPr>
          <w:b w:val="0"/>
          <w:bCs/>
          <w:sz w:val="24"/>
        </w:rPr>
        <w:t xml:space="preserve"> </w:t>
      </w:r>
      <w:r w:rsidRPr="000F191A">
        <w:rPr>
          <w:b w:val="0"/>
          <w:bCs/>
          <w:sz w:val="24"/>
        </w:rPr>
        <w:t>8</w:t>
      </w:r>
      <w:r w:rsidR="00F83A27" w:rsidRPr="000F191A">
        <w:rPr>
          <w:b w:val="0"/>
          <w:bCs/>
          <w:sz w:val="24"/>
        </w:rPr>
        <w:t>-</w:t>
      </w:r>
      <w:r w:rsidRPr="000F191A">
        <w:rPr>
          <w:b w:val="0"/>
          <w:bCs/>
          <w:sz w:val="24"/>
        </w:rPr>
        <w:t xml:space="preserve">node hexahedral elements that are not matching at the </w:t>
      </w:r>
      <w:r w:rsidR="00672F46" w:rsidRPr="000F191A">
        <w:rPr>
          <w:b w:val="0"/>
          <w:bCs/>
          <w:sz w:val="24"/>
        </w:rPr>
        <w:t>CNT-polymer</w:t>
      </w:r>
      <w:r w:rsidRPr="000F191A">
        <w:rPr>
          <w:b w:val="0"/>
          <w:bCs/>
          <w:sz w:val="24"/>
        </w:rPr>
        <w:t xml:space="preserve"> interface. The basic assumption is that the polymer and CNTs are fully bonded, </w:t>
      </w:r>
      <w:r w:rsidR="000F191A">
        <w:rPr>
          <w:b w:val="0"/>
          <w:bCs/>
          <w:sz w:val="24"/>
        </w:rPr>
        <w:t>thus ensuring a compatible system</w:t>
      </w:r>
      <w:r w:rsidRPr="000F191A">
        <w:rPr>
          <w:b w:val="0"/>
          <w:bCs/>
          <w:sz w:val="24"/>
        </w:rPr>
        <w:t>. This assumption is widely used in continuum model</w:t>
      </w:r>
      <w:r w:rsidR="00672F46" w:rsidRPr="000F191A">
        <w:rPr>
          <w:b w:val="0"/>
          <w:bCs/>
          <w:sz w:val="24"/>
        </w:rPr>
        <w:t>s</w:t>
      </w:r>
      <w:r w:rsidRPr="000F191A">
        <w:rPr>
          <w:b w:val="0"/>
          <w:bCs/>
          <w:sz w:val="24"/>
        </w:rPr>
        <w:t xml:space="preserve"> </w:t>
      </w:r>
      <w:r w:rsidRPr="0095398A">
        <w:rPr>
          <w:b w:val="0"/>
          <w:bCs/>
          <w:sz w:val="24"/>
        </w:rPr>
        <w:fldChar w:fldCharType="begin"/>
      </w:r>
      <w:r w:rsidR="009A308A" w:rsidRPr="00AC715E">
        <w:rPr>
          <w:b w:val="0"/>
          <w:bCs/>
          <w:sz w:val="24"/>
        </w:rPr>
        <w:instrText xml:space="preserve"> ADDIN ZOTERO_ITEM CSL_CITATION {"citationID":"aclORzOI","properties":{"formattedCitation":"[34,37,43,46]","plainCitation":"[34,37,43,46]","noteIndex":0},"citationItems":[{"id":"R6q3pB8V/hEWfgSVq","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C."}],"issued":{"date-parts":[["2002",6,17]]}}},{"id":"R6q3pB8V/OO0qS9pq","uris":["http://zotero.org/users/2762625/items/4S88LSAP"],"uri":["http://zotero.org/users/2762625/items/4S88LSAP"],"itemData":{"id":870,"type":"article-journal","title":"Finite element predictions for the thermoelastic properties of nanotube reinforced polymers","container-title":"Modelling and Simulation in Materials Science and Engineering","page":"S107-S119","volume":"12","issue":"3","source":"CrossRef","DOI":"10.1088/0965-0393/12/3/S05","ISSN":"0965-0393, 1361-651X","author":[{"family":"Lusti","given":"Hans Rudolf"},{"family":"Gusev","given":"Andrei A"}],"issued":{"date-parts":[["2004",5,1]]}}},{"id":"R6q3pB8V/AdiYZkSk","uris":["http://zotero.org/users/2762625/items/UITJ973I"],"uri":["http://zotero.org/users/2762625/items/UITJ973I"],"itemData":{"id":1451,"type":"article-journal","title":"Multiscale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id":"R6q3pB8V/Eniv3Mo4","uris":["http://zotero.org/users/2762625/items/YNQHDZQL"],"uri":["http://zotero.org/users/2762625/items/YNQHDZQL"],"itemData":{"id":1422,"type":"article-journal","title":"Square representative volume elements for evaluating the effective material properties of carbon nanotube-based composites","container-title":"Computational Materials Science","page":"1-11","volume":"29","issue":"1","source":"Crossref","DOI":"10.1016/S0927-0256(03)00090-9","ISSN":"09270256","language":"en","author":[{"family":"Chen","given":"X.L."},{"family":"Liu","given":"Y.J."}],"issued":{"date-parts":[["2004",1]]}}}],"schema":"https://github.com/citation-style-language/schema/raw/master/csl-citation.json"} </w:instrText>
      </w:r>
      <w:r w:rsidRPr="0095398A">
        <w:rPr>
          <w:b w:val="0"/>
          <w:bCs/>
          <w:sz w:val="24"/>
        </w:rPr>
        <w:fldChar w:fldCharType="separate"/>
      </w:r>
      <w:r w:rsidRPr="0095398A">
        <w:rPr>
          <w:b w:val="0"/>
          <w:bCs/>
          <w:sz w:val="24"/>
        </w:rPr>
        <w:t>[34,37,43,46]</w:t>
      </w:r>
      <w:r w:rsidRPr="0095398A">
        <w:rPr>
          <w:b w:val="0"/>
          <w:bCs/>
          <w:sz w:val="24"/>
        </w:rPr>
        <w:fldChar w:fldCharType="end"/>
      </w:r>
      <w:r w:rsidR="000F191A">
        <w:rPr>
          <w:b w:val="0"/>
          <w:bCs/>
          <w:sz w:val="24"/>
        </w:rPr>
        <w:t>,</w:t>
      </w:r>
      <w:r w:rsidRPr="0095398A">
        <w:rPr>
          <w:b w:val="0"/>
          <w:bCs/>
          <w:sz w:val="24"/>
        </w:rPr>
        <w:t xml:space="preserve"> although the matrix and the CNT are actually </w:t>
      </w:r>
      <w:r w:rsidRPr="0095398A">
        <w:rPr>
          <w:b w:val="0"/>
          <w:bCs/>
          <w:sz w:val="24"/>
        </w:rPr>
        <w:lastRenderedPageBreak/>
        <w:t xml:space="preserve">bonded at the atomic scale </w:t>
      </w:r>
      <w:r w:rsidR="00BF4A29" w:rsidRPr="0095398A">
        <w:rPr>
          <w:b w:val="0"/>
          <w:bCs/>
          <w:sz w:val="24"/>
        </w:rPr>
        <w:t xml:space="preserve">with </w:t>
      </w:r>
      <w:r w:rsidR="000F191A">
        <w:rPr>
          <w:b w:val="0"/>
          <w:bCs/>
          <w:sz w:val="24"/>
        </w:rPr>
        <w:t>a</w:t>
      </w:r>
      <w:r w:rsidR="000F191A" w:rsidRPr="0095398A">
        <w:rPr>
          <w:b w:val="0"/>
          <w:bCs/>
          <w:sz w:val="24"/>
        </w:rPr>
        <w:t xml:space="preserve"> </w:t>
      </w:r>
      <w:r w:rsidR="00BF4A29" w:rsidRPr="0095398A">
        <w:rPr>
          <w:b w:val="0"/>
          <w:bCs/>
          <w:sz w:val="24"/>
        </w:rPr>
        <w:t>relative</w:t>
      </w:r>
      <w:r w:rsidR="00BF4A29" w:rsidRPr="00416E78">
        <w:rPr>
          <w:b w:val="0"/>
          <w:bCs/>
          <w:sz w:val="24"/>
        </w:rPr>
        <w:t>ly weak van der Waal's (vdW)</w:t>
      </w:r>
      <w:r w:rsidR="00672F46" w:rsidRPr="00416E78">
        <w:rPr>
          <w:b w:val="0"/>
          <w:bCs/>
          <w:sz w:val="24"/>
        </w:rPr>
        <w:t xml:space="preserve"> </w:t>
      </w:r>
      <w:r w:rsidR="000F191A">
        <w:rPr>
          <w:b w:val="0"/>
          <w:bCs/>
          <w:sz w:val="24"/>
        </w:rPr>
        <w:t>forces</w:t>
      </w:r>
      <w:r w:rsidR="000F191A" w:rsidRPr="00F465C0">
        <w:rPr>
          <w:b w:val="0"/>
          <w:bCs/>
          <w:sz w:val="24"/>
        </w:rPr>
        <w:t xml:space="preserve"> </w:t>
      </w:r>
      <w:r w:rsidRPr="0095398A">
        <w:rPr>
          <w:b w:val="0"/>
          <w:bCs/>
          <w:sz w:val="24"/>
        </w:rPr>
        <w:fldChar w:fldCharType="begin"/>
      </w:r>
      <w:r w:rsidR="009A308A" w:rsidRPr="00AC715E">
        <w:rPr>
          <w:b w:val="0"/>
          <w:bCs/>
          <w:sz w:val="24"/>
        </w:rPr>
        <w:instrText xml:space="preserve"> ADDIN ZOTERO_ITEM CSL_CITATION {"citationID":"rVsRN0Wv","properties":{"formattedCitation":"[39]","plainCitation":"[39]","noteIndex":0},"citationItems":[{"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schema":"https://github.com/citation-style-language/schema/raw/master/csl-citation.json"} </w:instrText>
      </w:r>
      <w:r w:rsidRPr="0095398A">
        <w:rPr>
          <w:b w:val="0"/>
          <w:bCs/>
          <w:sz w:val="24"/>
        </w:rPr>
        <w:fldChar w:fldCharType="separate"/>
      </w:r>
      <w:r w:rsidRPr="0095398A">
        <w:rPr>
          <w:b w:val="0"/>
          <w:bCs/>
          <w:sz w:val="24"/>
        </w:rPr>
        <w:t>[39]</w:t>
      </w:r>
      <w:r w:rsidRPr="0095398A">
        <w:rPr>
          <w:b w:val="0"/>
          <w:bCs/>
          <w:sz w:val="24"/>
        </w:rPr>
        <w:fldChar w:fldCharType="end"/>
      </w:r>
      <w:r w:rsidR="00BF4A29" w:rsidRPr="0095398A">
        <w:rPr>
          <w:b w:val="0"/>
          <w:bCs/>
          <w:sz w:val="24"/>
        </w:rPr>
        <w:t>. This approximation of the interface leads to an overestimat</w:t>
      </w:r>
      <w:r w:rsidR="00465C54" w:rsidRPr="0095398A">
        <w:rPr>
          <w:b w:val="0"/>
          <w:bCs/>
          <w:sz w:val="24"/>
        </w:rPr>
        <w:t xml:space="preserve">e </w:t>
      </w:r>
      <w:r w:rsidR="000F191A">
        <w:rPr>
          <w:b w:val="0"/>
          <w:bCs/>
          <w:sz w:val="24"/>
        </w:rPr>
        <w:t xml:space="preserve">of the </w:t>
      </w:r>
      <w:r w:rsidRPr="0095398A">
        <w:rPr>
          <w:b w:val="0"/>
          <w:bCs/>
          <w:sz w:val="24"/>
        </w:rPr>
        <w:t xml:space="preserve">material properties </w:t>
      </w:r>
      <w:r w:rsidRPr="0095398A">
        <w:rPr>
          <w:b w:val="0"/>
          <w:bCs/>
          <w:sz w:val="24"/>
        </w:rPr>
        <w:fldChar w:fldCharType="begin"/>
      </w:r>
      <w:r w:rsidR="009A308A" w:rsidRPr="00AC715E">
        <w:rPr>
          <w:b w:val="0"/>
          <w:bCs/>
          <w:sz w:val="24"/>
        </w:rPr>
        <w:instrText xml:space="preserve"> ADDIN ZOTERO_ITEM CSL_CITATION {"citationID":"r4BOdEoX","properties":{"formattedCitation":"[47]","plainCitation":"[47]","noteIndex":0},"citationItems":[{"id":"R6q3pB8V/PcmfTNYQ","uris":["http://zotero.org/users/2762625/items/7KJGFCCE"],"uri":["http://zotero.org/users/2762625/items/7KJGFCCE"],"itemData":{"id":506,"type":"article-journal","title":"On the elasto-plastic behavior of CNT-polymer nanocomposites","container-title":"Composite Structures","page":"782-791","volume":"160","source":"CrossRef","DOI":"10.1016/j.compstruct.2016.10.053","ISSN":"02638223","language":"en","author":[{"family":"Karimi","given":"Majid"},{"family":"Montazeri","given":"Abbas"},{"family":"Ghajar","given":"Rahmatollah"}],"issued":{"date-parts":[["2017",1]]}}}],"schema":"https://github.com/citation-style-language/schema/raw/master/csl-citation.json"} </w:instrText>
      </w:r>
      <w:r w:rsidRPr="0095398A">
        <w:rPr>
          <w:b w:val="0"/>
          <w:bCs/>
          <w:sz w:val="24"/>
        </w:rPr>
        <w:fldChar w:fldCharType="separate"/>
      </w:r>
      <w:r w:rsidRPr="0095398A">
        <w:rPr>
          <w:b w:val="0"/>
          <w:bCs/>
          <w:sz w:val="24"/>
        </w:rPr>
        <w:t>[47]</w:t>
      </w:r>
      <w:r w:rsidRPr="0095398A">
        <w:rPr>
          <w:b w:val="0"/>
          <w:bCs/>
          <w:sz w:val="24"/>
        </w:rPr>
        <w:fldChar w:fldCharType="end"/>
      </w:r>
      <w:r w:rsidR="00465C54" w:rsidRPr="0095398A">
        <w:rPr>
          <w:b w:val="0"/>
          <w:bCs/>
          <w:sz w:val="24"/>
        </w:rPr>
        <w:t xml:space="preserve">, </w:t>
      </w:r>
      <w:r w:rsidR="000F191A" w:rsidRPr="0095398A">
        <w:rPr>
          <w:b w:val="0"/>
          <w:bCs/>
          <w:sz w:val="24"/>
        </w:rPr>
        <w:t>especially</w:t>
      </w:r>
      <w:r w:rsidR="00465C54" w:rsidRPr="0095398A">
        <w:rPr>
          <w:b w:val="0"/>
          <w:bCs/>
          <w:sz w:val="24"/>
        </w:rPr>
        <w:t xml:space="preserve"> at higher strain levels</w:t>
      </w:r>
      <w:r w:rsidRPr="0095398A">
        <w:rPr>
          <w:b w:val="0"/>
          <w:bCs/>
          <w:sz w:val="24"/>
        </w:rPr>
        <w:t xml:space="preserve">. </w:t>
      </w:r>
      <w:r w:rsidR="00465C54" w:rsidRPr="0095398A">
        <w:rPr>
          <w:b w:val="0"/>
          <w:bCs/>
          <w:sz w:val="24"/>
        </w:rPr>
        <w:t xml:space="preserve">However, </w:t>
      </w:r>
      <w:r w:rsidRPr="00416E78">
        <w:rPr>
          <w:b w:val="0"/>
          <w:bCs/>
          <w:sz w:val="24"/>
        </w:rPr>
        <w:t xml:space="preserve">it is also reasonable </w:t>
      </w:r>
      <w:r w:rsidR="00465C54" w:rsidRPr="00416E78">
        <w:rPr>
          <w:b w:val="0"/>
          <w:bCs/>
          <w:sz w:val="24"/>
        </w:rPr>
        <w:t xml:space="preserve">to consider a fully bonded coupling </w:t>
      </w:r>
      <w:r w:rsidRPr="00416E78">
        <w:rPr>
          <w:b w:val="0"/>
          <w:bCs/>
          <w:sz w:val="24"/>
        </w:rPr>
        <w:t xml:space="preserve">for small deformation where the stress in </w:t>
      </w:r>
      <w:r w:rsidR="00465C54" w:rsidRPr="00964ABA">
        <w:rPr>
          <w:b w:val="0"/>
          <w:bCs/>
          <w:sz w:val="24"/>
        </w:rPr>
        <w:t>matrix</w:t>
      </w:r>
      <w:r w:rsidRPr="00964ABA">
        <w:rPr>
          <w:b w:val="0"/>
          <w:bCs/>
          <w:sz w:val="24"/>
        </w:rPr>
        <w:t xml:space="preserve"> can </w:t>
      </w:r>
      <w:r w:rsidR="00672F46" w:rsidRPr="00F465C0">
        <w:rPr>
          <w:b w:val="0"/>
          <w:bCs/>
          <w:sz w:val="24"/>
        </w:rPr>
        <w:t xml:space="preserve">be </w:t>
      </w:r>
      <w:r w:rsidRPr="00F465C0">
        <w:rPr>
          <w:b w:val="0"/>
          <w:bCs/>
          <w:sz w:val="24"/>
        </w:rPr>
        <w:t>fully</w:t>
      </w:r>
      <w:r w:rsidR="00672F46" w:rsidRPr="00F465C0">
        <w:rPr>
          <w:b w:val="0"/>
          <w:bCs/>
          <w:sz w:val="24"/>
        </w:rPr>
        <w:t xml:space="preserve"> </w:t>
      </w:r>
      <w:r w:rsidRPr="00F465C0">
        <w:rPr>
          <w:b w:val="0"/>
          <w:bCs/>
          <w:sz w:val="24"/>
        </w:rPr>
        <w:t xml:space="preserve">transferred to the </w:t>
      </w:r>
      <w:r w:rsidR="00465C54" w:rsidRPr="00F465C0">
        <w:rPr>
          <w:b w:val="0"/>
          <w:bCs/>
          <w:sz w:val="24"/>
        </w:rPr>
        <w:t xml:space="preserve">embedded </w:t>
      </w:r>
      <w:r w:rsidR="00672F46" w:rsidRPr="00F465C0">
        <w:rPr>
          <w:b w:val="0"/>
          <w:bCs/>
          <w:sz w:val="24"/>
        </w:rPr>
        <w:t>nanotubes</w:t>
      </w:r>
      <w:r w:rsidRPr="009D6DB4">
        <w:rPr>
          <w:b w:val="0"/>
          <w:bCs/>
          <w:sz w:val="24"/>
        </w:rPr>
        <w:t xml:space="preserve"> </w:t>
      </w:r>
      <w:r w:rsidRPr="0095398A">
        <w:rPr>
          <w:b w:val="0"/>
          <w:bCs/>
          <w:sz w:val="24"/>
        </w:rPr>
        <w:fldChar w:fldCharType="begin"/>
      </w:r>
      <w:r w:rsidR="009A308A" w:rsidRPr="00AC715E">
        <w:rPr>
          <w:b w:val="0"/>
          <w:bCs/>
          <w:sz w:val="24"/>
        </w:rPr>
        <w:instrText xml:space="preserve"> ADDIN ZOTERO_ITEM CSL_CITATION {"citationID":"24U1LxSc","properties":{"formattedCitation":"[48]","plainCitation":"[48]","noteIndex":0},"citationItems":[{"id":"R6q3pB8V/pfCQGQ4S","uris":["http://zotero.org/users/2762625/items/H5E6M9AL"],"uri":["http://zotero.org/users/2762625/items/H5E6M9AL"],"itemData":{"id":1426,"type":"book","title":"Microstructural design of fiber composites","collection-title":"Cambridge solid state science series","publisher":"Cambridge University Press","publisher-place":"Cambridge ; New York","number-of-pages":"569","source":"Library of Congress ISBN","event-place":"Cambridge ; New York","ISBN":"978-0-521-01965-1","call-number":"TA481.5 .C48 2005","author":[{"family":"Chou","given":"Tsu-Wei"}],"issued":{"date-parts":[["2005"]]}}}],"schema":"https://github.com/citation-style-language/schema/raw/master/csl-citation.json"} </w:instrText>
      </w:r>
      <w:r w:rsidRPr="0095398A">
        <w:rPr>
          <w:b w:val="0"/>
          <w:bCs/>
          <w:sz w:val="24"/>
        </w:rPr>
        <w:fldChar w:fldCharType="separate"/>
      </w:r>
      <w:r w:rsidRPr="0095398A">
        <w:rPr>
          <w:b w:val="0"/>
          <w:bCs/>
          <w:sz w:val="24"/>
        </w:rPr>
        <w:t>[48]</w:t>
      </w:r>
      <w:r w:rsidRPr="0095398A">
        <w:rPr>
          <w:b w:val="0"/>
          <w:bCs/>
          <w:sz w:val="24"/>
        </w:rPr>
        <w:fldChar w:fldCharType="end"/>
      </w:r>
      <w:r w:rsidRPr="0095398A">
        <w:rPr>
          <w:b w:val="0"/>
          <w:bCs/>
          <w:sz w:val="24"/>
        </w:rPr>
        <w:t xml:space="preserve">. </w:t>
      </w:r>
    </w:p>
    <w:p w14:paraId="49CDA753" w14:textId="36E3F8F5" w:rsidR="009F10B0" w:rsidRDefault="00996898" w:rsidP="00DC57D3">
      <w:pPr>
        <w:pStyle w:val="1"/>
        <w:numPr>
          <w:ilvl w:val="0"/>
          <w:numId w:val="0"/>
        </w:numPr>
        <w:ind w:right="-23"/>
        <w:rPr>
          <w:b w:val="0"/>
          <w:bCs/>
          <w:sz w:val="24"/>
        </w:rPr>
      </w:pPr>
      <w:r>
        <w:rPr>
          <w:b w:val="0"/>
          <w:bCs/>
          <w:sz w:val="24"/>
        </w:rPr>
        <w:t xml:space="preserve">      In the immersed FE model, </w:t>
      </w:r>
      <w:r w:rsidRPr="00996898">
        <w:rPr>
          <w:b w:val="0"/>
          <w:bCs/>
          <w:sz w:val="24"/>
        </w:rPr>
        <w:t>the CNTs' grid is not matched with the polymer grid</w:t>
      </w:r>
      <w:r w:rsidR="00B24980">
        <w:rPr>
          <w:b w:val="0"/>
          <w:bCs/>
          <w:sz w:val="24"/>
        </w:rPr>
        <w:t xml:space="preserve">. </w:t>
      </w:r>
      <w:r w:rsidR="007E4BE8">
        <w:rPr>
          <w:b w:val="0"/>
          <w:bCs/>
          <w:sz w:val="24"/>
        </w:rPr>
        <w:t>To</w:t>
      </w:r>
      <w:r w:rsidR="00E36AD0">
        <w:rPr>
          <w:b w:val="0"/>
          <w:bCs/>
          <w:sz w:val="24"/>
        </w:rPr>
        <w:t xml:space="preserve"> specifically consider the interaction between CNTs and polymer, </w:t>
      </w:r>
      <w:r w:rsidR="00B24980">
        <w:rPr>
          <w:b w:val="0"/>
          <w:bCs/>
          <w:sz w:val="24"/>
        </w:rPr>
        <w:t xml:space="preserve">the “displacement gathering” and “force scattering” </w:t>
      </w:r>
      <w:r w:rsidR="00E36AD0">
        <w:rPr>
          <w:b w:val="0"/>
          <w:bCs/>
          <w:sz w:val="24"/>
        </w:rPr>
        <w:t xml:space="preserve">process are introduced. </w:t>
      </w:r>
      <w:r w:rsidR="000F70D4" w:rsidRPr="000F70D4">
        <w:rPr>
          <w:b w:val="0"/>
          <w:bCs/>
          <w:sz w:val="24"/>
        </w:rPr>
        <w:fldChar w:fldCharType="begin"/>
      </w:r>
      <w:r w:rsidR="000F70D4" w:rsidRPr="000F70D4">
        <w:rPr>
          <w:b w:val="0"/>
          <w:bCs/>
          <w:sz w:val="24"/>
        </w:rPr>
        <w:instrText xml:space="preserve"> REF gathering_and_scattering \h  \* MERGEFORMAT </w:instrText>
      </w:r>
      <w:r w:rsidR="000F70D4" w:rsidRPr="000F70D4">
        <w:rPr>
          <w:b w:val="0"/>
          <w:bCs/>
          <w:sz w:val="24"/>
        </w:rPr>
      </w:r>
      <w:r w:rsidR="000F70D4" w:rsidRPr="000F70D4">
        <w:rPr>
          <w:b w:val="0"/>
          <w:bCs/>
          <w:sz w:val="24"/>
        </w:rPr>
        <w:fldChar w:fldCharType="separate"/>
      </w:r>
      <w:r w:rsidR="000F70D4" w:rsidRPr="000F70D4">
        <w:rPr>
          <w:b w:val="0"/>
          <w:bCs/>
          <w:sz w:val="24"/>
        </w:rPr>
        <w:t>Fig.</w:t>
      </w:r>
      <w:r w:rsidR="000F70D4" w:rsidRPr="000F70D4">
        <w:rPr>
          <w:rFonts w:asciiTheme="majorBidi" w:hAnsiTheme="majorBidi" w:cstheme="majorBidi"/>
          <w:b w:val="0"/>
          <w:bCs/>
          <w:noProof/>
          <w:sz w:val="24"/>
        </w:rPr>
        <w:t>3</w:t>
      </w:r>
      <w:r w:rsidR="000F70D4" w:rsidRPr="000F70D4">
        <w:rPr>
          <w:b w:val="0"/>
          <w:bCs/>
          <w:sz w:val="24"/>
        </w:rPr>
        <w:fldChar w:fldCharType="end"/>
      </w:r>
      <w:r w:rsidR="007E4BE8">
        <w:rPr>
          <w:b w:val="0"/>
          <w:bCs/>
          <w:sz w:val="24"/>
        </w:rPr>
        <w:t xml:space="preserve">(a) </w:t>
      </w:r>
      <w:r w:rsidR="00B61E92">
        <w:rPr>
          <w:b w:val="0"/>
          <w:bCs/>
          <w:sz w:val="24"/>
        </w:rPr>
        <w:t>shows</w:t>
      </w:r>
      <w:r w:rsidR="007E4BE8">
        <w:rPr>
          <w:b w:val="0"/>
          <w:bCs/>
          <w:sz w:val="24"/>
        </w:rPr>
        <w:t xml:space="preserve"> the “displacement gathering” process</w:t>
      </w:r>
      <w:r w:rsidR="00B61E92">
        <w:rPr>
          <w:b w:val="0"/>
          <w:bCs/>
          <w:sz w:val="24"/>
        </w:rPr>
        <w:t xml:space="preserve">. Since the CNT and polymer are fully bonded, the displacement of the nodes on the CNTs’ surface, namely node </w:t>
      </w:r>
      <w:r w:rsidR="00B61E92" w:rsidRPr="005A0444">
        <w:rPr>
          <w:b w:val="0"/>
          <w:bCs/>
          <w:i/>
          <w:sz w:val="24"/>
        </w:rPr>
        <w:t>A</w:t>
      </w:r>
      <w:r w:rsidR="00B61E92">
        <w:rPr>
          <w:b w:val="0"/>
          <w:bCs/>
          <w:sz w:val="24"/>
        </w:rPr>
        <w:t xml:space="preserve"> and </w:t>
      </w:r>
      <w:r w:rsidR="00B61E92" w:rsidRPr="005A0444">
        <w:rPr>
          <w:b w:val="0"/>
          <w:bCs/>
          <w:i/>
          <w:sz w:val="24"/>
        </w:rPr>
        <w:t>B</w:t>
      </w:r>
      <w:r w:rsidR="00B61E92">
        <w:rPr>
          <w:b w:val="0"/>
          <w:bCs/>
          <w:sz w:val="24"/>
        </w:rPr>
        <w:t xml:space="preserve"> in </w:t>
      </w:r>
      <w:r w:rsidR="000F70D4" w:rsidRPr="000F70D4">
        <w:rPr>
          <w:b w:val="0"/>
          <w:bCs/>
          <w:sz w:val="24"/>
        </w:rPr>
        <w:fldChar w:fldCharType="begin"/>
      </w:r>
      <w:r w:rsidR="000F70D4" w:rsidRPr="000F70D4">
        <w:rPr>
          <w:b w:val="0"/>
          <w:bCs/>
          <w:sz w:val="24"/>
        </w:rPr>
        <w:instrText xml:space="preserve"> REF gathering_and_scattering \h  \* MERGEFORMAT </w:instrText>
      </w:r>
      <w:r w:rsidR="000F70D4" w:rsidRPr="000F70D4">
        <w:rPr>
          <w:b w:val="0"/>
          <w:bCs/>
          <w:sz w:val="24"/>
        </w:rPr>
      </w:r>
      <w:r w:rsidR="000F70D4" w:rsidRPr="000F70D4">
        <w:rPr>
          <w:b w:val="0"/>
          <w:bCs/>
          <w:sz w:val="24"/>
        </w:rPr>
        <w:fldChar w:fldCharType="separate"/>
      </w:r>
      <w:r w:rsidR="000F70D4" w:rsidRPr="000F70D4">
        <w:rPr>
          <w:b w:val="0"/>
          <w:bCs/>
          <w:sz w:val="24"/>
        </w:rPr>
        <w:t>Fig.</w:t>
      </w:r>
      <w:r w:rsidR="000F70D4" w:rsidRPr="000F70D4">
        <w:rPr>
          <w:rFonts w:asciiTheme="majorBidi" w:hAnsiTheme="majorBidi" w:cstheme="majorBidi"/>
          <w:b w:val="0"/>
          <w:bCs/>
          <w:noProof/>
          <w:sz w:val="24"/>
        </w:rPr>
        <w:t>3</w:t>
      </w:r>
      <w:r w:rsidR="000F70D4" w:rsidRPr="000F70D4">
        <w:rPr>
          <w:b w:val="0"/>
          <w:bCs/>
          <w:sz w:val="24"/>
        </w:rPr>
        <w:fldChar w:fldCharType="end"/>
      </w:r>
      <w:r w:rsidR="00B61E92">
        <w:rPr>
          <w:b w:val="0"/>
          <w:bCs/>
          <w:sz w:val="24"/>
        </w:rPr>
        <w:t xml:space="preserve">(a), is gathered from the surrounding polymer nodes. </w:t>
      </w:r>
      <w:r w:rsidR="000F70D4" w:rsidRPr="000F70D4">
        <w:rPr>
          <w:b w:val="0"/>
          <w:bCs/>
          <w:sz w:val="24"/>
        </w:rPr>
        <w:fldChar w:fldCharType="begin"/>
      </w:r>
      <w:r w:rsidR="000F70D4" w:rsidRPr="000F70D4">
        <w:rPr>
          <w:b w:val="0"/>
          <w:bCs/>
          <w:sz w:val="24"/>
        </w:rPr>
        <w:instrText xml:space="preserve"> REF gathering_and_scattering \h  \* MERGEFORMAT </w:instrText>
      </w:r>
      <w:r w:rsidR="000F70D4" w:rsidRPr="000F70D4">
        <w:rPr>
          <w:b w:val="0"/>
          <w:bCs/>
          <w:sz w:val="24"/>
        </w:rPr>
      </w:r>
      <w:r w:rsidR="000F70D4" w:rsidRPr="000F70D4">
        <w:rPr>
          <w:b w:val="0"/>
          <w:bCs/>
          <w:sz w:val="24"/>
        </w:rPr>
        <w:fldChar w:fldCharType="separate"/>
      </w:r>
      <w:r w:rsidR="000F70D4" w:rsidRPr="000F70D4">
        <w:rPr>
          <w:b w:val="0"/>
          <w:bCs/>
          <w:sz w:val="24"/>
        </w:rPr>
        <w:t>Fig.</w:t>
      </w:r>
      <w:r w:rsidR="000F70D4" w:rsidRPr="000F70D4">
        <w:rPr>
          <w:rFonts w:asciiTheme="majorBidi" w:hAnsiTheme="majorBidi" w:cstheme="majorBidi"/>
          <w:b w:val="0"/>
          <w:bCs/>
          <w:noProof/>
          <w:sz w:val="24"/>
        </w:rPr>
        <w:t>3</w:t>
      </w:r>
      <w:r w:rsidR="000F70D4" w:rsidRPr="000F70D4">
        <w:rPr>
          <w:b w:val="0"/>
          <w:bCs/>
          <w:sz w:val="24"/>
        </w:rPr>
        <w:fldChar w:fldCharType="end"/>
      </w:r>
      <w:r w:rsidR="00B61E92">
        <w:rPr>
          <w:b w:val="0"/>
          <w:bCs/>
          <w:sz w:val="24"/>
        </w:rPr>
        <w:t xml:space="preserve">(b) is the “force scattering” process. The </w:t>
      </w:r>
      <w:r w:rsidR="00E32C8B">
        <w:rPr>
          <w:b w:val="0"/>
          <w:bCs/>
          <w:sz w:val="24"/>
        </w:rPr>
        <w:t xml:space="preserve">brown arrows are </w:t>
      </w:r>
      <w:r w:rsidR="00B61E92">
        <w:rPr>
          <w:b w:val="0"/>
          <w:bCs/>
          <w:sz w:val="24"/>
        </w:rPr>
        <w:t>force</w:t>
      </w:r>
      <w:r w:rsidR="00E32C8B">
        <w:rPr>
          <w:b w:val="0"/>
          <w:bCs/>
          <w:sz w:val="24"/>
        </w:rPr>
        <w:t>s</w:t>
      </w:r>
      <w:r w:rsidR="00B61E92">
        <w:rPr>
          <w:b w:val="0"/>
          <w:bCs/>
          <w:sz w:val="24"/>
        </w:rPr>
        <w:t xml:space="preserve"> that the polymer </w:t>
      </w:r>
      <w:r w:rsidR="00CF7A86">
        <w:rPr>
          <w:b w:val="0"/>
          <w:bCs/>
          <w:sz w:val="24"/>
        </w:rPr>
        <w:t>applies</w:t>
      </w:r>
      <w:r w:rsidR="00B61E92">
        <w:rPr>
          <w:b w:val="0"/>
          <w:bCs/>
          <w:sz w:val="24"/>
        </w:rPr>
        <w:t xml:space="preserve"> on the CNT</w:t>
      </w:r>
      <w:r w:rsidR="00E32C8B">
        <w:rPr>
          <w:b w:val="0"/>
          <w:bCs/>
          <w:sz w:val="24"/>
        </w:rPr>
        <w:t xml:space="preserve"> surface nodes </w:t>
      </w:r>
      <w:r w:rsidR="00E32C8B" w:rsidRPr="00CF7A86">
        <w:rPr>
          <w:b w:val="0"/>
          <w:bCs/>
          <w:i/>
          <w:sz w:val="24"/>
        </w:rPr>
        <w:t>A</w:t>
      </w:r>
      <w:r w:rsidR="00E32C8B">
        <w:rPr>
          <w:b w:val="0"/>
          <w:bCs/>
          <w:sz w:val="24"/>
        </w:rPr>
        <w:t xml:space="preserve"> and </w:t>
      </w:r>
      <w:r w:rsidR="00E32C8B" w:rsidRPr="00CF7A86">
        <w:rPr>
          <w:b w:val="0"/>
          <w:bCs/>
          <w:i/>
          <w:sz w:val="24"/>
        </w:rPr>
        <w:t>B</w:t>
      </w:r>
      <w:r w:rsidR="00E32C8B">
        <w:rPr>
          <w:b w:val="0"/>
          <w:bCs/>
          <w:sz w:val="24"/>
        </w:rPr>
        <w:t xml:space="preserve">. According to Newton’s third law, the forces that node </w:t>
      </w:r>
      <w:r w:rsidR="00E32C8B" w:rsidRPr="00CF7A86">
        <w:rPr>
          <w:b w:val="0"/>
          <w:bCs/>
          <w:i/>
          <w:sz w:val="24"/>
        </w:rPr>
        <w:t>A</w:t>
      </w:r>
      <w:r w:rsidR="00E32C8B">
        <w:rPr>
          <w:b w:val="0"/>
          <w:bCs/>
          <w:sz w:val="24"/>
        </w:rPr>
        <w:t xml:space="preserve"> and </w:t>
      </w:r>
      <w:r w:rsidR="00E32C8B" w:rsidRPr="00CF7A86">
        <w:rPr>
          <w:b w:val="0"/>
          <w:bCs/>
          <w:i/>
          <w:sz w:val="24"/>
        </w:rPr>
        <w:t>B</w:t>
      </w:r>
      <w:r w:rsidR="00E32C8B">
        <w:rPr>
          <w:b w:val="0"/>
          <w:bCs/>
          <w:sz w:val="24"/>
        </w:rPr>
        <w:t xml:space="preserve"> </w:t>
      </w:r>
      <w:r w:rsidR="00CF7A86">
        <w:rPr>
          <w:b w:val="0"/>
          <w:bCs/>
          <w:sz w:val="24"/>
        </w:rPr>
        <w:t>applies</w:t>
      </w:r>
      <w:r w:rsidR="00E32C8B">
        <w:rPr>
          <w:b w:val="0"/>
          <w:bCs/>
          <w:sz w:val="24"/>
        </w:rPr>
        <w:t xml:space="preserve"> on polymer are the opposite, namely the green arrows</w:t>
      </w:r>
      <w:r w:rsidR="00CF7A86">
        <w:rPr>
          <w:b w:val="0"/>
          <w:bCs/>
          <w:sz w:val="24"/>
        </w:rPr>
        <w:t xml:space="preserve"> in </w:t>
      </w:r>
      <w:r w:rsidR="00CF7A86" w:rsidRPr="000F70D4">
        <w:rPr>
          <w:b w:val="0"/>
          <w:bCs/>
          <w:sz w:val="24"/>
        </w:rPr>
        <w:fldChar w:fldCharType="begin"/>
      </w:r>
      <w:r w:rsidR="00CF7A86" w:rsidRPr="000F70D4">
        <w:rPr>
          <w:b w:val="0"/>
          <w:bCs/>
          <w:sz w:val="24"/>
        </w:rPr>
        <w:instrText xml:space="preserve"> REF gathering_and_scattering \h  \* MERGEFORMAT </w:instrText>
      </w:r>
      <w:r w:rsidR="00CF7A86" w:rsidRPr="000F70D4">
        <w:rPr>
          <w:b w:val="0"/>
          <w:bCs/>
          <w:sz w:val="24"/>
        </w:rPr>
      </w:r>
      <w:r w:rsidR="00CF7A86" w:rsidRPr="000F70D4">
        <w:rPr>
          <w:b w:val="0"/>
          <w:bCs/>
          <w:sz w:val="24"/>
        </w:rPr>
        <w:fldChar w:fldCharType="separate"/>
      </w:r>
      <w:r w:rsidR="00CF7A86" w:rsidRPr="000F70D4">
        <w:rPr>
          <w:b w:val="0"/>
          <w:bCs/>
          <w:sz w:val="24"/>
        </w:rPr>
        <w:t>Fig.</w:t>
      </w:r>
      <w:r w:rsidR="00CF7A86" w:rsidRPr="000F70D4">
        <w:rPr>
          <w:rFonts w:asciiTheme="majorBidi" w:hAnsiTheme="majorBidi" w:cstheme="majorBidi"/>
          <w:b w:val="0"/>
          <w:bCs/>
          <w:noProof/>
          <w:sz w:val="24"/>
        </w:rPr>
        <w:t>3</w:t>
      </w:r>
      <w:r w:rsidR="00CF7A86" w:rsidRPr="000F70D4">
        <w:rPr>
          <w:b w:val="0"/>
          <w:bCs/>
          <w:sz w:val="24"/>
        </w:rPr>
        <w:fldChar w:fldCharType="end"/>
      </w:r>
      <w:r w:rsidR="00CF7A86">
        <w:rPr>
          <w:b w:val="0"/>
          <w:bCs/>
          <w:sz w:val="24"/>
        </w:rPr>
        <w:t>(b)</w:t>
      </w:r>
      <w:r w:rsidR="00E32C8B">
        <w:rPr>
          <w:b w:val="0"/>
          <w:bCs/>
          <w:sz w:val="24"/>
        </w:rPr>
        <w:t xml:space="preserve">. However, </w:t>
      </w:r>
      <w:r w:rsidR="00CF7A86">
        <w:rPr>
          <w:b w:val="0"/>
          <w:bCs/>
          <w:sz w:val="24"/>
        </w:rPr>
        <w:t xml:space="preserve">because nodes </w:t>
      </w:r>
      <w:r w:rsidR="00CF7A86" w:rsidRPr="00CF7A86">
        <w:rPr>
          <w:b w:val="0"/>
          <w:bCs/>
          <w:i/>
          <w:sz w:val="24"/>
        </w:rPr>
        <w:t>A</w:t>
      </w:r>
      <w:r w:rsidR="00CF7A86">
        <w:rPr>
          <w:b w:val="0"/>
          <w:bCs/>
          <w:sz w:val="24"/>
        </w:rPr>
        <w:t xml:space="preserve"> and </w:t>
      </w:r>
      <w:r w:rsidR="00CF7A86" w:rsidRPr="00CF7A86">
        <w:rPr>
          <w:b w:val="0"/>
          <w:bCs/>
          <w:i/>
          <w:sz w:val="24"/>
        </w:rPr>
        <w:t>B</w:t>
      </w:r>
      <w:r w:rsidR="00CF7A86">
        <w:rPr>
          <w:b w:val="0"/>
          <w:bCs/>
          <w:sz w:val="24"/>
        </w:rPr>
        <w:t xml:space="preserve"> are not coincident with any polymer node, </w:t>
      </w:r>
      <m:oMath>
        <m:sSup>
          <m:sSupPr>
            <m:ctrlPr>
              <w:rPr>
                <w:rFonts w:ascii="Cambria Math" w:hAnsi="Cambria Math"/>
                <w:b w:val="0"/>
                <w:bCs/>
                <w:sz w:val="24"/>
              </w:rPr>
            </m:ctrlPr>
          </m:sSupPr>
          <m:e>
            <m:r>
              <m:rPr>
                <m:sty m:val="bi"/>
              </m:rPr>
              <w:rPr>
                <w:rFonts w:ascii="Cambria Math" w:hAnsi="Cambria Math"/>
                <w:sz w:val="24"/>
              </w:rPr>
              <m:t>f</m:t>
            </m:r>
          </m:e>
          <m:sup>
            <m:r>
              <m:rPr>
                <m:sty m:val="b"/>
              </m:rPr>
              <w:rPr>
                <w:rFonts w:ascii="Cambria Math" w:hAnsi="Cambria Math"/>
                <w:sz w:val="24"/>
              </w:rPr>
              <m:t>C→P</m:t>
            </m:r>
          </m:sup>
        </m:sSup>
      </m:oMath>
      <w:r w:rsidR="00E32C8B">
        <w:rPr>
          <w:b w:val="0"/>
          <w:bCs/>
          <w:sz w:val="24"/>
        </w:rPr>
        <w:t>should be scatter</w:t>
      </w:r>
      <w:r w:rsidR="00897B86">
        <w:rPr>
          <w:b w:val="0"/>
          <w:bCs/>
          <w:sz w:val="24"/>
        </w:rPr>
        <w:t>ed</w:t>
      </w:r>
      <w:r w:rsidR="00E32C8B">
        <w:rPr>
          <w:b w:val="0"/>
          <w:bCs/>
          <w:sz w:val="24"/>
        </w:rPr>
        <w:t xml:space="preserve"> to the surrounding polymer nodes</w:t>
      </w:r>
      <w:r w:rsidR="00CF7A86">
        <w:rPr>
          <w:b w:val="0"/>
          <w:bCs/>
          <w:sz w:val="24"/>
        </w:rPr>
        <w:t xml:space="preserve"> when creating the equilibrium equation of polymer</w:t>
      </w:r>
      <w:r w:rsidR="00E32C8B">
        <w:rPr>
          <w:b w:val="0"/>
          <w:bCs/>
          <w:sz w:val="24"/>
        </w:rPr>
        <w:t xml:space="preserve">, namely the yellow arrows in </w:t>
      </w:r>
      <w:r w:rsidR="00CF7A86" w:rsidRPr="000F70D4">
        <w:rPr>
          <w:b w:val="0"/>
          <w:bCs/>
          <w:sz w:val="24"/>
        </w:rPr>
        <w:fldChar w:fldCharType="begin"/>
      </w:r>
      <w:r w:rsidR="00CF7A86" w:rsidRPr="000F70D4">
        <w:rPr>
          <w:b w:val="0"/>
          <w:bCs/>
          <w:sz w:val="24"/>
        </w:rPr>
        <w:instrText xml:space="preserve"> REF gathering_and_scattering \h  \* MERGEFORMAT </w:instrText>
      </w:r>
      <w:r w:rsidR="00CF7A86" w:rsidRPr="000F70D4">
        <w:rPr>
          <w:b w:val="0"/>
          <w:bCs/>
          <w:sz w:val="24"/>
        </w:rPr>
      </w:r>
      <w:r w:rsidR="00CF7A86" w:rsidRPr="000F70D4">
        <w:rPr>
          <w:b w:val="0"/>
          <w:bCs/>
          <w:sz w:val="24"/>
        </w:rPr>
        <w:fldChar w:fldCharType="separate"/>
      </w:r>
      <w:r w:rsidR="00CF7A86" w:rsidRPr="000F70D4">
        <w:rPr>
          <w:b w:val="0"/>
          <w:bCs/>
          <w:sz w:val="24"/>
        </w:rPr>
        <w:t>Fig.</w:t>
      </w:r>
      <w:r w:rsidR="00CF7A86" w:rsidRPr="000F70D4">
        <w:rPr>
          <w:rFonts w:asciiTheme="majorBidi" w:hAnsiTheme="majorBidi" w:cstheme="majorBidi"/>
          <w:b w:val="0"/>
          <w:bCs/>
          <w:noProof/>
          <w:sz w:val="24"/>
        </w:rPr>
        <w:t>3</w:t>
      </w:r>
      <w:r w:rsidR="00CF7A86" w:rsidRPr="000F70D4">
        <w:rPr>
          <w:b w:val="0"/>
          <w:bCs/>
          <w:sz w:val="24"/>
        </w:rPr>
        <w:fldChar w:fldCharType="end"/>
      </w:r>
      <w:r w:rsidR="00CF7A86">
        <w:rPr>
          <w:b w:val="0"/>
          <w:bCs/>
          <w:sz w:val="24"/>
        </w:rPr>
        <w:t>(b)</w:t>
      </w:r>
      <w:r w:rsidR="00E32C8B">
        <w:rPr>
          <w:b w:val="0"/>
          <w:bCs/>
          <w:sz w:val="24"/>
        </w:rPr>
        <w:t xml:space="preserve">. </w:t>
      </w:r>
    </w:p>
    <w:p w14:paraId="56A2966E" w14:textId="3CE89AFA" w:rsidR="00C81136" w:rsidRDefault="00C81136" w:rsidP="00C81136">
      <w:pPr>
        <w:pStyle w:val="1"/>
        <w:numPr>
          <w:ilvl w:val="0"/>
          <w:numId w:val="0"/>
        </w:numPr>
        <w:ind w:right="-23"/>
        <w:jc w:val="center"/>
        <w:rPr>
          <w:b w:val="0"/>
          <w:bCs/>
          <w:sz w:val="24"/>
        </w:rPr>
      </w:pPr>
      <w:r>
        <w:rPr>
          <w:noProof/>
        </w:rPr>
        <w:drawing>
          <wp:inline distT="0" distB="0" distL="0" distR="0" wp14:anchorId="0FC0372B" wp14:editId="53445209">
            <wp:extent cx="5391150" cy="2076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076450"/>
                    </a:xfrm>
                    <a:prstGeom prst="rect">
                      <a:avLst/>
                    </a:prstGeom>
                    <a:noFill/>
                    <a:ln>
                      <a:noFill/>
                    </a:ln>
                  </pic:spPr>
                </pic:pic>
              </a:graphicData>
            </a:graphic>
          </wp:inline>
        </w:drawing>
      </w:r>
    </w:p>
    <w:p w14:paraId="428E3E2A" w14:textId="0D9524F3" w:rsidR="000F70D4" w:rsidRDefault="000F70D4" w:rsidP="000F70D4">
      <w:pPr>
        <w:pStyle w:val="1"/>
        <w:numPr>
          <w:ilvl w:val="0"/>
          <w:numId w:val="0"/>
        </w:numPr>
        <w:spacing w:afterLines="150" w:after="360" w:line="240" w:lineRule="auto"/>
        <w:ind w:right="-23"/>
        <w:jc w:val="center"/>
        <w:rPr>
          <w:b w:val="0"/>
          <w:bCs/>
          <w:sz w:val="24"/>
        </w:rPr>
      </w:pPr>
      <w:bookmarkStart w:id="53" w:name="gathering_and_scattering"/>
      <w:r w:rsidRPr="000F70D4">
        <w:rPr>
          <w:bCs/>
          <w:sz w:val="24"/>
        </w:rPr>
        <w:t>Fig.</w:t>
      </w:r>
      <w:r w:rsidRPr="000F70D4">
        <w:rPr>
          <w:bCs/>
          <w:sz w:val="24"/>
        </w:rPr>
        <w:fldChar w:fldCharType="begin"/>
      </w:r>
      <w:r w:rsidRPr="000F70D4">
        <w:rPr>
          <w:bCs/>
          <w:sz w:val="24"/>
        </w:rPr>
        <w:instrText xml:space="preserve"> </w:instrText>
      </w:r>
      <w:r w:rsidRPr="000F70D4">
        <w:rPr>
          <w:rFonts w:hint="eastAsia"/>
          <w:bCs/>
          <w:sz w:val="24"/>
        </w:rPr>
        <w:instrText xml:space="preserve"> </w:instrText>
      </w:r>
      <w:r w:rsidRPr="000F70D4">
        <w:rPr>
          <w:rFonts w:asciiTheme="majorBidi" w:hAnsiTheme="majorBidi" w:cstheme="majorBidi"/>
          <w:bCs/>
          <w:sz w:val="24"/>
        </w:rPr>
        <w:instrText>SEQ Fig\* Arabic\s</w:instrText>
      </w:r>
      <w:r w:rsidRPr="000F70D4">
        <w:rPr>
          <w:bCs/>
          <w:sz w:val="24"/>
        </w:rPr>
        <w:instrText xml:space="preserve"> </w:instrText>
      </w:r>
      <w:r w:rsidRPr="000F70D4">
        <w:rPr>
          <w:bCs/>
          <w:sz w:val="24"/>
        </w:rPr>
        <w:fldChar w:fldCharType="separate"/>
      </w:r>
      <w:r w:rsidRPr="000F70D4">
        <w:rPr>
          <w:rFonts w:asciiTheme="majorBidi" w:hAnsiTheme="majorBidi" w:cstheme="majorBidi"/>
          <w:bCs/>
          <w:noProof/>
          <w:sz w:val="24"/>
        </w:rPr>
        <w:t>3</w:t>
      </w:r>
      <w:r w:rsidRPr="000F70D4">
        <w:rPr>
          <w:bCs/>
          <w:sz w:val="24"/>
        </w:rPr>
        <w:fldChar w:fldCharType="end"/>
      </w:r>
      <w:bookmarkEnd w:id="53"/>
      <w:r w:rsidRPr="000F70D4">
        <w:rPr>
          <w:bCs/>
          <w:sz w:val="24"/>
        </w:rPr>
        <w:t>.</w:t>
      </w:r>
      <w:r w:rsidRPr="000F70D4">
        <w:rPr>
          <w:b w:val="0"/>
          <w:bCs/>
          <w:sz w:val="24"/>
        </w:rPr>
        <w:t xml:space="preserve"> </w:t>
      </w:r>
      <w:r>
        <w:rPr>
          <w:b w:val="0"/>
          <w:bCs/>
          <w:sz w:val="24"/>
        </w:rPr>
        <w:t>The “displacement gathering” process (a) and the “force scattering” process (b) to couple the non-matched CNT and polymer grid.</w:t>
      </w:r>
    </w:p>
    <w:p w14:paraId="3B74C63A" w14:textId="44822894" w:rsidR="00716448" w:rsidRPr="002E658B" w:rsidRDefault="00716448" w:rsidP="00DC57D3">
      <w:pPr>
        <w:pStyle w:val="1"/>
        <w:numPr>
          <w:ilvl w:val="0"/>
          <w:numId w:val="0"/>
        </w:numPr>
        <w:ind w:right="-23"/>
        <w:rPr>
          <w:b w:val="0"/>
          <w:bCs/>
          <w:sz w:val="24"/>
        </w:rPr>
      </w:pPr>
      <w:r>
        <w:rPr>
          <w:b w:val="0"/>
          <w:bCs/>
          <w:sz w:val="24"/>
        </w:rPr>
        <w:t xml:space="preserve">      </w:t>
      </w:r>
      <w:r w:rsidRPr="002E658B">
        <w:rPr>
          <w:b w:val="0"/>
          <w:bCs/>
          <w:sz w:val="24"/>
        </w:rPr>
        <w:t xml:space="preserve">The equilibrium equations of CNTs and polymer can be </w:t>
      </w:r>
      <w:r w:rsidR="00897B86" w:rsidRPr="002E658B">
        <w:rPr>
          <w:b w:val="0"/>
          <w:bCs/>
          <w:sz w:val="24"/>
        </w:rPr>
        <w:t>derived</w:t>
      </w:r>
      <w:r w:rsidRPr="002E658B">
        <w:rPr>
          <w:b w:val="0"/>
          <w:bCs/>
          <w:sz w:val="24"/>
        </w:rPr>
        <w:t xml:space="preserve"> </w:t>
      </w:r>
      <w:r w:rsidR="00897B86" w:rsidRPr="002E658B">
        <w:rPr>
          <w:b w:val="0"/>
          <w:bCs/>
          <w:sz w:val="24"/>
        </w:rPr>
        <w:t>from</w:t>
      </w:r>
      <w:r w:rsidRPr="002E658B">
        <w:rPr>
          <w:b w:val="0"/>
          <w:bCs/>
          <w:sz w:val="24"/>
        </w:rPr>
        <w:t xml:space="preserve"> the “displacement gathering” and “force scattering” process</w:t>
      </w:r>
      <w:r w:rsidR="00C86BE1" w:rsidRPr="002E658B">
        <w:rPr>
          <w:b w:val="0"/>
          <w:bCs/>
          <w:sz w:val="24"/>
        </w:rPr>
        <w:t>, respectively</w:t>
      </w:r>
      <w:r w:rsidRPr="002E658B">
        <w:rPr>
          <w:b w:val="0"/>
          <w:bCs/>
          <w:sz w:val="24"/>
        </w:rPr>
        <w:t xml:space="preserve">. </w:t>
      </w:r>
      <w:r w:rsidR="00897B86" w:rsidRPr="002E658B">
        <w:rPr>
          <w:b w:val="0"/>
          <w:bCs/>
          <w:sz w:val="24"/>
        </w:rPr>
        <w:t xml:space="preserve">Denote the DOFs of polymer as </w:t>
      </w:r>
      <m:oMath>
        <m:sSup>
          <m:sSupPr>
            <m:ctrlPr>
              <w:rPr>
                <w:rFonts w:ascii="Cambria Math" w:hAnsi="Cambria Math"/>
                <w:b w:val="0"/>
                <w:bCs/>
                <w:sz w:val="24"/>
              </w:rPr>
            </m:ctrlPr>
          </m:sSupPr>
          <m:e>
            <m:r>
              <m:rPr>
                <m:sty m:val="bi"/>
              </m:rPr>
              <w:rPr>
                <w:rFonts w:ascii="Cambria Math" w:hAnsi="Cambria Math"/>
                <w:sz w:val="24"/>
              </w:rPr>
              <m:t>d</m:t>
            </m:r>
          </m:e>
          <m:sup>
            <m:r>
              <m:rPr>
                <m:nor/>
              </m:rPr>
              <w:rPr>
                <w:rFonts w:ascii="Cambria Math" w:hAnsi="Cambria Math"/>
                <w:b w:val="0"/>
                <w:sz w:val="24"/>
              </w:rPr>
              <m:t>P</m:t>
            </m:r>
          </m:sup>
        </m:sSup>
      </m:oMath>
      <w:r w:rsidR="00897B86" w:rsidRPr="002E658B">
        <w:rPr>
          <w:b w:val="0"/>
          <w:bCs/>
          <w:sz w:val="24"/>
        </w:rPr>
        <w:t xml:space="preserve">and the DOFs of </w:t>
      </w:r>
      <w:r w:rsidR="00897B86" w:rsidRPr="002E658B">
        <w:rPr>
          <w:b w:val="0"/>
          <w:bCs/>
          <w:i/>
          <w:sz w:val="24"/>
        </w:rPr>
        <w:t>i</w:t>
      </w:r>
      <w:r w:rsidR="00897B86" w:rsidRPr="002E658B">
        <w:rPr>
          <w:b w:val="0"/>
          <w:bCs/>
          <w:sz w:val="24"/>
        </w:rPr>
        <w:t xml:space="preserve">th CNT as </w:t>
      </w:r>
      <w:bookmarkStart w:id="54" w:name="_Hlk534184091"/>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nor/>
              </m:rPr>
              <w:rPr>
                <w:rFonts w:ascii="Cambria Math" w:hAnsi="Cambria Math" w:cstheme="majorBidi"/>
                <w:b w:val="0"/>
                <w:sz w:val="24"/>
              </w:rPr>
              <m:t>C</m:t>
            </m:r>
          </m:sup>
        </m:sSubSup>
      </m:oMath>
      <w:bookmarkEnd w:id="54"/>
      <w:r w:rsidR="00897B86" w:rsidRPr="002E658B">
        <w:rPr>
          <w:rFonts w:hint="eastAsia"/>
          <w:b w:val="0"/>
          <w:sz w:val="24"/>
        </w:rPr>
        <w:t>.</w:t>
      </w:r>
      <w:r w:rsidR="00897B86" w:rsidRPr="002E658B">
        <w:rPr>
          <w:b w:val="0"/>
          <w:sz w:val="24"/>
        </w:rPr>
        <w:t xml:space="preserve">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m:t>
            </m:r>
          </m:sup>
        </m:sSubSup>
      </m:oMath>
      <w:r w:rsidR="00897B86" w:rsidRPr="002E658B">
        <w:rPr>
          <w:rFonts w:hint="eastAsia"/>
          <w:b w:val="0"/>
          <w:sz w:val="24"/>
        </w:rPr>
        <w:t xml:space="preserve"> </w:t>
      </w:r>
      <w:r w:rsidR="00897B86" w:rsidRPr="002E658B">
        <w:rPr>
          <w:b w:val="0"/>
          <w:sz w:val="24"/>
        </w:rPr>
        <w:t xml:space="preserve">can be divided into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C,B</m:t>
            </m:r>
          </m:sup>
        </m:sSubSup>
      </m:oMath>
      <w:r w:rsidR="00897B86" w:rsidRPr="002E658B">
        <w:rPr>
          <w:rFonts w:hint="eastAsia"/>
          <w:b w:val="0"/>
          <w:sz w:val="24"/>
        </w:rPr>
        <w:t xml:space="preserve"> </w:t>
      </w:r>
      <w:r w:rsidR="00897B86" w:rsidRPr="002E658B">
        <w:rPr>
          <w:b w:val="0"/>
          <w:sz w:val="24"/>
        </w:rPr>
        <w:t xml:space="preserve">and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C,I</m:t>
            </m:r>
          </m:sup>
        </m:sSubSup>
      </m:oMath>
      <w:r w:rsidR="00897B86" w:rsidRPr="002E658B">
        <w:rPr>
          <w:rFonts w:hint="eastAsia"/>
          <w:b w:val="0"/>
          <w:sz w:val="24"/>
        </w:rPr>
        <w:t>,</w:t>
      </w:r>
      <w:r w:rsidR="00897B86" w:rsidRPr="002E658B">
        <w:rPr>
          <w:b w:val="0"/>
          <w:sz w:val="24"/>
        </w:rPr>
        <w:t xml:space="preserve"> where </w:t>
      </w:r>
      <m:oMath>
        <m:sSubSup>
          <m:sSubSupPr>
            <m:ctrlPr>
              <w:rPr>
                <w:rFonts w:ascii="Cambria Math" w:hAnsi="Cambria Math" w:cstheme="majorBidi"/>
                <w:b w:val="0"/>
                <w:sz w:val="24"/>
              </w:rPr>
            </m:ctrlPr>
          </m:sSubSupPr>
          <m:e>
            <m:r>
              <m:rPr>
                <m:sty m:val="bi"/>
              </m:rPr>
              <w:rPr>
                <w:rFonts w:ascii="Cambria Math" w:hAnsi="Cambria Math" w:cstheme="majorBidi"/>
                <w:sz w:val="24"/>
              </w:rPr>
              <m:t>d</m:t>
            </m:r>
            <m:ctrlPr>
              <w:rPr>
                <w:rFonts w:ascii="Cambria Math" w:hAnsi="Cambria Math" w:cstheme="majorBidi"/>
                <w:i/>
                <w:sz w:val="24"/>
              </w:rPr>
            </m:ctrlPr>
          </m:e>
          <m:sub>
            <m:r>
              <m:rPr>
                <m:sty m:val="bi"/>
              </m:rPr>
              <w:rPr>
                <w:rFonts w:ascii="Cambria Math" w:hAnsi="Cambria Math" w:cstheme="majorBidi"/>
                <w:sz w:val="24"/>
              </w:rPr>
              <m:t>i</m:t>
            </m:r>
          </m:sub>
          <m:sup>
            <m:r>
              <m:rPr>
                <m:sty m:val="b"/>
              </m:rPr>
              <w:rPr>
                <w:rFonts w:ascii="Cambria Math" w:hAnsi="Cambria Math" w:cstheme="majorBidi"/>
                <w:sz w:val="24"/>
              </w:rPr>
              <m:t>C,B</m:t>
            </m:r>
          </m:sup>
        </m:sSubSup>
      </m:oMath>
      <w:r w:rsidR="00897B86" w:rsidRPr="002E658B">
        <w:rPr>
          <w:rFonts w:hint="eastAsia"/>
          <w:b w:val="0"/>
          <w:sz w:val="24"/>
        </w:rPr>
        <w:t xml:space="preserve"> </w:t>
      </w:r>
      <w:r w:rsidR="00897B86" w:rsidRPr="002E658B">
        <w:rPr>
          <w:b w:val="0"/>
          <w:sz w:val="24"/>
        </w:rPr>
        <w:t xml:space="preserve">is the DOFs of the surface nodes and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C,I</m:t>
            </m:r>
          </m:sup>
        </m:sSubSup>
      </m:oMath>
      <w:r w:rsidR="00897B86" w:rsidRPr="002E658B">
        <w:rPr>
          <w:rFonts w:hint="eastAsia"/>
          <w:b w:val="0"/>
          <w:sz w:val="24"/>
        </w:rPr>
        <w:t xml:space="preserve"> </w:t>
      </w:r>
      <w:r w:rsidR="00897B86" w:rsidRPr="002E658B">
        <w:rPr>
          <w:b w:val="0"/>
          <w:sz w:val="24"/>
        </w:rPr>
        <w:t xml:space="preserve">is the DOFs of the other nodes inside </w:t>
      </w:r>
      <w:r w:rsidR="00897B86" w:rsidRPr="002E658B">
        <w:rPr>
          <w:b w:val="0"/>
          <w:bCs/>
          <w:i/>
          <w:sz w:val="24"/>
        </w:rPr>
        <w:t>i</w:t>
      </w:r>
      <w:r w:rsidR="00897B86" w:rsidRPr="002E658B">
        <w:rPr>
          <w:b w:val="0"/>
          <w:bCs/>
          <w:sz w:val="24"/>
        </w:rPr>
        <w:t>th</w:t>
      </w:r>
      <w:r w:rsidR="00897B86" w:rsidRPr="002E658B">
        <w:rPr>
          <w:b w:val="0"/>
          <w:sz w:val="24"/>
        </w:rPr>
        <w:t xml:space="preserve"> CNT. </w:t>
      </w:r>
      <w:r w:rsidR="00CC6174" w:rsidRPr="002E658B">
        <w:rPr>
          <w:b w:val="0"/>
          <w:sz w:val="24"/>
        </w:rPr>
        <w:t xml:space="preserve">The size of </w:t>
      </w:r>
      <m:oMath>
        <m:sSup>
          <m:sSupPr>
            <m:ctrlPr>
              <w:rPr>
                <w:rFonts w:ascii="Cambria Math" w:hAnsi="Cambria Math"/>
                <w:b w:val="0"/>
                <w:bCs/>
                <w:sz w:val="24"/>
              </w:rPr>
            </m:ctrlPr>
          </m:sSupPr>
          <m:e>
            <m:r>
              <m:rPr>
                <m:sty m:val="bi"/>
              </m:rPr>
              <w:rPr>
                <w:rFonts w:ascii="Cambria Math" w:hAnsi="Cambria Math"/>
                <w:sz w:val="24"/>
              </w:rPr>
              <m:t>d</m:t>
            </m:r>
          </m:e>
          <m:sup>
            <m:r>
              <m:rPr>
                <m:sty m:val="b"/>
              </m:rPr>
              <w:rPr>
                <w:rFonts w:ascii="Cambria Math" w:hAnsi="Cambria Math"/>
                <w:sz w:val="24"/>
              </w:rPr>
              <m:t>P</m:t>
            </m:r>
          </m:sup>
        </m:sSup>
      </m:oMath>
      <w:r w:rsidR="00CC6174" w:rsidRPr="002E658B">
        <w:rPr>
          <w:rFonts w:hint="eastAsia"/>
          <w:b w:val="0"/>
          <w:bCs/>
          <w:sz w:val="24"/>
        </w:rPr>
        <w:t xml:space="preserve"> </w:t>
      </w:r>
      <w:r w:rsidR="00CC6174" w:rsidRPr="002E658B">
        <w:rPr>
          <w:b w:val="0"/>
          <w:bCs/>
          <w:sz w:val="24"/>
        </w:rPr>
        <w:t xml:space="preserve">is </w:t>
      </w:r>
      <m:oMath>
        <m:sSup>
          <m:sSupPr>
            <m:ctrlPr>
              <w:rPr>
                <w:rFonts w:ascii="Cambria Math" w:hAnsi="Cambria Math" w:cstheme="majorBidi"/>
                <w:b w:val="0"/>
                <w:i/>
                <w:sz w:val="24"/>
              </w:rPr>
            </m:ctrlPr>
          </m:sSupPr>
          <m:e>
            <m:r>
              <m:rPr>
                <m:nor/>
              </m:rPr>
              <w:rPr>
                <w:rFonts w:asciiTheme="majorBidi" w:hAnsiTheme="majorBidi" w:cstheme="majorBidi"/>
                <w:b w:val="0"/>
                <w:i/>
                <w:sz w:val="24"/>
              </w:rPr>
              <m:t>N</m:t>
            </m:r>
          </m:e>
          <m:sup>
            <m:r>
              <m:rPr>
                <m:nor/>
              </m:rPr>
              <w:rPr>
                <w:rFonts w:asciiTheme="majorBidi" w:hAnsiTheme="majorBidi" w:cstheme="majorBidi"/>
                <w:b w:val="0"/>
                <w:sz w:val="24"/>
              </w:rPr>
              <m:t xml:space="preserve"> P</m:t>
            </m:r>
          </m:sup>
        </m:sSup>
      </m:oMath>
      <w:r w:rsidR="00CC6174" w:rsidRPr="002E658B">
        <w:rPr>
          <w:rFonts w:hint="eastAsia"/>
          <w:b w:val="0"/>
          <w:sz w:val="24"/>
        </w:rPr>
        <w:t xml:space="preserve"> </w:t>
      </w:r>
      <w:r w:rsidR="00CC6174" w:rsidRPr="002E658B">
        <w:rPr>
          <w:b w:val="0"/>
          <w:sz w:val="24"/>
        </w:rPr>
        <w:t xml:space="preserve">and the size of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C,B</m:t>
            </m:r>
          </m:sup>
        </m:sSubSup>
      </m:oMath>
      <w:r w:rsidR="00CC6174" w:rsidRPr="002E658B">
        <w:rPr>
          <w:rFonts w:hint="eastAsia"/>
          <w:b w:val="0"/>
          <w:sz w:val="24"/>
        </w:rPr>
        <w:t xml:space="preserve"> </w:t>
      </w:r>
      <w:r w:rsidR="00CC6174" w:rsidRPr="002E658B">
        <w:rPr>
          <w:b w:val="0"/>
          <w:sz w:val="24"/>
        </w:rPr>
        <w:t xml:space="preserve">is </w:t>
      </w:r>
      <m:oMath>
        <m:sSubSup>
          <m:sSubSupPr>
            <m:ctrlPr>
              <w:rPr>
                <w:rFonts w:ascii="Cambria Math" w:hAnsi="Cambria Math" w:cstheme="majorBidi"/>
                <w:b w:val="0"/>
                <w:i/>
                <w:sz w:val="24"/>
              </w:rPr>
            </m:ctrlPr>
          </m:sSubSupPr>
          <m:e>
            <m:r>
              <m:rPr>
                <m:sty m:val="bi"/>
              </m:rPr>
              <w:rPr>
                <w:rFonts w:ascii="Cambria Math" w:hAnsi="Cambria Math" w:cstheme="majorBidi"/>
                <w:sz w:val="24"/>
              </w:rPr>
              <m:t>N</m:t>
            </m:r>
          </m:e>
          <m:sub>
            <m:r>
              <m:rPr>
                <m:sty m:val="bi"/>
              </m:rPr>
              <w:rPr>
                <w:rFonts w:ascii="Cambria Math" w:hAnsi="Cambria Math" w:cstheme="majorBidi"/>
                <w:sz w:val="24"/>
              </w:rPr>
              <m:t>i</m:t>
            </m:r>
          </m:sub>
          <m:sup>
            <m:r>
              <m:rPr>
                <m:sty m:val="b"/>
              </m:rPr>
              <w:rPr>
                <w:rFonts w:ascii="Cambria Math" w:hAnsi="Cambria Math" w:cstheme="majorBidi"/>
                <w:sz w:val="24"/>
              </w:rPr>
              <m:t>B</m:t>
            </m:r>
          </m:sup>
        </m:sSubSup>
      </m:oMath>
      <w:r w:rsidR="00CC6174" w:rsidRPr="002E658B">
        <w:rPr>
          <w:b w:val="0"/>
          <w:sz w:val="24"/>
        </w:rPr>
        <w:t xml:space="preserve">. </w:t>
      </w:r>
      <w:r w:rsidR="00897B86" w:rsidRPr="002E658B">
        <w:rPr>
          <w:b w:val="0"/>
          <w:sz w:val="24"/>
        </w:rPr>
        <w:t xml:space="preserve">In the “displacement gathering” process, </w:t>
      </w:r>
      <m:oMath>
        <m:sSubSup>
          <m:sSubSupPr>
            <m:ctrlPr>
              <w:rPr>
                <w:rFonts w:ascii="Cambria Math" w:hAnsi="Cambria Math" w:cstheme="majorBidi"/>
                <w:b w:val="0"/>
                <w:sz w:val="24"/>
              </w:rPr>
            </m:ctrlPr>
          </m:sSubSupPr>
          <m:e>
            <m:r>
              <m:rPr>
                <m:sty m:val="bi"/>
              </m:rPr>
              <w:rPr>
                <w:rFonts w:ascii="Cambria Math" w:hAnsi="Cambria Math" w:cstheme="majorBidi"/>
                <w:sz w:val="24"/>
              </w:rPr>
              <m:t>d</m:t>
            </m:r>
          </m:e>
          <m:sub>
            <m:r>
              <m:rPr>
                <m:sty m:val="bi"/>
              </m:rPr>
              <w:rPr>
                <w:rFonts w:ascii="Cambria Math" w:hAnsi="Cambria Math" w:cstheme="majorBidi"/>
                <w:sz w:val="24"/>
              </w:rPr>
              <m:t>i</m:t>
            </m:r>
          </m:sub>
          <m:sup>
            <m:r>
              <m:rPr>
                <m:sty m:val="b"/>
              </m:rPr>
              <w:rPr>
                <w:rFonts w:ascii="Cambria Math" w:hAnsi="Cambria Math" w:cstheme="majorBidi"/>
                <w:sz w:val="24"/>
              </w:rPr>
              <m:t>C,B</m:t>
            </m:r>
          </m:sup>
        </m:sSubSup>
      </m:oMath>
      <w:r w:rsidR="00897B86" w:rsidRPr="002E658B">
        <w:rPr>
          <w:rFonts w:hint="eastAsia"/>
          <w:b w:val="0"/>
          <w:sz w:val="24"/>
        </w:rPr>
        <w:t xml:space="preserve"> </w:t>
      </w:r>
      <w:r w:rsidR="00897B86" w:rsidRPr="002E658B">
        <w:rPr>
          <w:b w:val="0"/>
          <w:sz w:val="24"/>
        </w:rPr>
        <w:t xml:space="preserve">is calculated from </w:t>
      </w:r>
      <m:oMath>
        <m:sSup>
          <m:sSupPr>
            <m:ctrlPr>
              <w:rPr>
                <w:rFonts w:ascii="Cambria Math" w:hAnsi="Cambria Math"/>
                <w:b w:val="0"/>
                <w:bCs/>
                <w:sz w:val="24"/>
              </w:rPr>
            </m:ctrlPr>
          </m:sSupPr>
          <m:e>
            <m:r>
              <m:rPr>
                <m:sty m:val="bi"/>
              </m:rPr>
              <w:rPr>
                <w:rFonts w:ascii="Cambria Math" w:hAnsi="Cambria Math"/>
                <w:sz w:val="24"/>
              </w:rPr>
              <m:t>d</m:t>
            </m:r>
          </m:e>
          <m:sup>
            <m:r>
              <m:rPr>
                <m:sty m:val="b"/>
              </m:rPr>
              <w:rPr>
                <w:rFonts w:ascii="Cambria Math" w:hAnsi="Cambria Math"/>
                <w:sz w:val="24"/>
              </w:rPr>
              <m:t>P</m:t>
            </m:r>
          </m:sup>
        </m:sSup>
      </m:oMath>
      <w:r w:rsidR="00897B86" w:rsidRPr="002E658B">
        <w:rPr>
          <w:b w:val="0"/>
          <w:bCs/>
          <w:sz w:val="24"/>
        </w:rPr>
        <w:t xml:space="preserve"> as:</w:t>
      </w:r>
    </w:p>
    <w:p w14:paraId="56045417" w14:textId="2F6FF664" w:rsidR="008D600F" w:rsidRDefault="008D600F" w:rsidP="00CC6174">
      <w:pPr>
        <w:pStyle w:val="equation"/>
      </w:pPr>
      <w:r>
        <w:rPr>
          <w:rFonts w:ascii="Times New Roman" w:eastAsia="Adobe 宋体 Std L" w:hAnsi="Times New Roman" w:cs="Times New Roman"/>
        </w:rPr>
        <w:lastRenderedPageBreak/>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C,B</m:t>
            </m:r>
          </m:sup>
        </m:sSubSup>
        <m:r>
          <m:rPr>
            <m:sty m:val="p"/>
          </m:rPr>
          <w:rPr>
            <w:rFonts w:ascii="Cambria Math" w:hAnsi="Cambria Math"/>
          </w:rPr>
          <m:t>=</m:t>
        </m:r>
        <m:nary>
          <m:naryPr>
            <m:chr m:val="∑"/>
            <m:limLoc m:val="undOvr"/>
            <m:ctrlPr>
              <w:rPr>
                <w:rFonts w:ascii="Cambria Math" w:hAnsi="Cambria Math"/>
                <w:lang w:eastAsia="en-US"/>
              </w:rPr>
            </m:ctrlPr>
          </m:naryPr>
          <m:sub>
            <m:r>
              <w:rPr>
                <w:rFonts w:ascii="Cambria Math" w:hAnsi="Cambria Math"/>
              </w:rPr>
              <m:t>k</m:t>
            </m:r>
            <m:r>
              <m:rPr>
                <m:sty m:val="p"/>
              </m:rPr>
              <w:rPr>
                <w:rFonts w:ascii="Cambria Math" w:hAnsi="Cambria Math"/>
              </w:rPr>
              <m:t>=1</m:t>
            </m:r>
          </m:sub>
          <m:sup>
            <m:sSup>
              <m:sSupPr>
                <m:ctrlPr>
                  <w:rPr>
                    <w:rFonts w:ascii="Cambria Math" w:hAnsi="Cambria Math"/>
                    <w:lang w:eastAsia="en-US"/>
                  </w:rPr>
                </m:ctrlPr>
              </m:sSupPr>
              <m:e>
                <m:r>
                  <w:rPr>
                    <w:rFonts w:ascii="Cambria Math" w:hAnsi="Cambria Math"/>
                  </w:rPr>
                  <m:t>N</m:t>
                </m:r>
              </m:e>
              <m:sup>
                <m:r>
                  <w:rPr>
                    <w:rFonts w:ascii="Cambria Math" w:hAnsi="Cambria Math"/>
                  </w:rPr>
                  <m:t>P</m:t>
                </m:r>
              </m:sup>
            </m:sSup>
          </m:sup>
          <m:e>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w</m:t>
                </m:r>
              </m:e>
              <m:sub>
                <m:r>
                  <w:rPr>
                    <w:rFonts w:ascii="Cambria Math" w:hAnsi="Cambria Math"/>
                  </w:rPr>
                  <m:t>ijk</m:t>
                </m:r>
              </m:sub>
              <m:sup>
                <m:r>
                  <m:rPr>
                    <m:sty m:val="p"/>
                  </m:rPr>
                  <w:rPr>
                    <w:rFonts w:ascii="Cambria Math" w:hAnsi="Cambria Math"/>
                  </w:rPr>
                  <m:t>d</m:t>
                </m:r>
              </m:sup>
            </m:sSubSup>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d</m:t>
                </m:r>
              </m:e>
              <m:sub>
                <m:r>
                  <w:rPr>
                    <w:rFonts w:ascii="Cambria Math" w:hAnsi="Cambria Math"/>
                  </w:rPr>
                  <m:t>k</m:t>
                </m:r>
              </m:sub>
              <m:sup>
                <m:r>
                  <m:rPr>
                    <m:sty m:val="p"/>
                  </m:rPr>
                  <w:rPr>
                    <w:rFonts w:ascii="Cambria Math" w:hAnsi="Cambria Math"/>
                  </w:rPr>
                  <m:t>P</m:t>
                </m:r>
              </m:sup>
            </m:sSubSup>
          </m:e>
        </m:nary>
      </m:oMath>
      <w:r w:rsidRPr="0095398A">
        <w:t xml:space="preserve"> </w:t>
      </w:r>
      <w:r>
        <w:tab/>
      </w:r>
      <w:bookmarkStart w:id="55" w:name="eq101"/>
      <w:r w:rsidRPr="0095398A">
        <w:t>(</w:t>
      </w:r>
      <w:r w:rsidRPr="0095398A">
        <w:rPr>
          <w:noProof/>
        </w:rPr>
        <w:fldChar w:fldCharType="begin"/>
      </w:r>
      <w:r w:rsidRPr="0095398A">
        <w:rPr>
          <w:noProof/>
        </w:rPr>
        <w:instrText xml:space="preserve"> SEQ equation \* Arabic\r 1 </w:instrText>
      </w:r>
      <w:r w:rsidRPr="0095398A">
        <w:rPr>
          <w:noProof/>
        </w:rPr>
        <w:fldChar w:fldCharType="separate"/>
      </w:r>
      <w:r w:rsidR="00CC6174">
        <w:rPr>
          <w:noProof/>
        </w:rPr>
        <w:t>1</w:t>
      </w:r>
      <w:r w:rsidRPr="0095398A">
        <w:rPr>
          <w:noProof/>
        </w:rPr>
        <w:fldChar w:fldCharType="end"/>
      </w:r>
      <w:r w:rsidRPr="0095398A">
        <w:t>)</w:t>
      </w:r>
      <w:bookmarkEnd w:id="55"/>
    </w:p>
    <w:p w14:paraId="4EA671F1" w14:textId="3DCDC67E" w:rsidR="00CC6174" w:rsidRPr="00964ABA" w:rsidRDefault="008D600F" w:rsidP="005A0444">
      <w:pPr>
        <w:spacing w:line="360" w:lineRule="auto"/>
        <w:ind w:right="-23"/>
        <w:jc w:val="both"/>
        <w:rPr>
          <w:rFonts w:asciiTheme="majorBidi" w:hAnsiTheme="majorBidi" w:cstheme="majorBidi"/>
          <w:szCs w:val="24"/>
        </w:rPr>
      </w:pPr>
      <w:r w:rsidRPr="0095398A">
        <w:rPr>
          <w:rFonts w:asciiTheme="majorBidi" w:hAnsiTheme="majorBidi" w:cstheme="majorBidi"/>
          <w:szCs w:val="24"/>
        </w:rPr>
        <w:t xml:space="preserve">where </w:t>
      </w:r>
      <m:oMath>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ijk</m:t>
            </m:r>
          </m:sub>
          <m:sup>
            <m:r>
              <m:rPr>
                <m:sty m:val="p"/>
              </m:rPr>
              <w:rPr>
                <w:rFonts w:ascii="Cambria Math" w:hAnsi="Cambria Math"/>
                <w:szCs w:val="24"/>
              </w:rPr>
              <m:t>d</m:t>
            </m:r>
          </m:sup>
        </m:sSubSup>
      </m:oMath>
      <w:r w:rsidRPr="0095398A">
        <w:rPr>
          <w:rFonts w:cs="Times New Roman"/>
          <w:szCs w:val="24"/>
        </w:rPr>
        <w:t xml:space="preserve"> </w:t>
      </w:r>
      <w:r w:rsidRPr="0095398A">
        <w:rPr>
          <w:rFonts w:asciiTheme="majorBidi" w:hAnsiTheme="majorBidi" w:cstheme="majorBidi"/>
          <w:szCs w:val="24"/>
        </w:rPr>
        <w:t xml:space="preserve">is the contribution of the </w:t>
      </w:r>
      <w:r w:rsidRPr="0095398A">
        <w:rPr>
          <w:rFonts w:asciiTheme="majorBidi" w:hAnsiTheme="majorBidi" w:cstheme="majorBidi"/>
          <w:i/>
          <w:szCs w:val="24"/>
        </w:rPr>
        <w:t>k</w:t>
      </w:r>
      <w:r w:rsidRPr="00416E78">
        <w:rPr>
          <w:rFonts w:asciiTheme="majorBidi" w:hAnsiTheme="majorBidi" w:cstheme="majorBidi"/>
          <w:szCs w:val="24"/>
        </w:rPr>
        <w:t xml:space="preserve">th polymer </w:t>
      </w:r>
      <w:r>
        <w:rPr>
          <w:rFonts w:asciiTheme="majorBidi" w:hAnsiTheme="majorBidi" w:cstheme="majorBidi"/>
          <w:szCs w:val="24"/>
        </w:rPr>
        <w:t>DOF</w:t>
      </w:r>
      <w:r w:rsidRPr="0095398A">
        <w:rPr>
          <w:rFonts w:asciiTheme="majorBidi" w:hAnsiTheme="majorBidi" w:cstheme="majorBidi"/>
          <w:szCs w:val="24"/>
        </w:rPr>
        <w:t xml:space="preserve"> to the </w:t>
      </w:r>
      <w:r w:rsidRPr="0095398A">
        <w:rPr>
          <w:rFonts w:asciiTheme="majorBidi" w:hAnsiTheme="majorBidi" w:cstheme="majorBidi"/>
          <w:i/>
          <w:szCs w:val="24"/>
        </w:rPr>
        <w:t>j</w:t>
      </w:r>
      <w:r w:rsidRPr="00416E78">
        <w:rPr>
          <w:rFonts w:asciiTheme="majorBidi" w:hAnsiTheme="majorBidi" w:cstheme="majorBidi"/>
          <w:szCs w:val="24"/>
        </w:rPr>
        <w:t xml:space="preserve">th </w:t>
      </w:r>
      <w:r>
        <w:rPr>
          <w:rFonts w:asciiTheme="majorBidi" w:hAnsiTheme="majorBidi" w:cstheme="majorBidi"/>
          <w:szCs w:val="24"/>
          <w:lang w:eastAsia="zh-CN"/>
        </w:rPr>
        <w:t>component</w:t>
      </w:r>
      <w:r w:rsidRPr="00964ABA">
        <w:rPr>
          <w:rFonts w:asciiTheme="majorBidi" w:hAnsiTheme="majorBidi" w:cstheme="majorBidi"/>
          <w:szCs w:val="24"/>
        </w:rPr>
        <w:t xml:space="preserve"> </w:t>
      </w:r>
      <w:r w:rsidRPr="00F465C0">
        <w:rPr>
          <w:rFonts w:asciiTheme="majorBidi" w:hAnsiTheme="majorBidi" w:cstheme="majorBidi"/>
          <w:szCs w:val="24"/>
        </w:rPr>
        <w:t>in</w:t>
      </w:r>
      <w:r>
        <w:rPr>
          <w:rFonts w:asciiTheme="majorBidi" w:hAnsiTheme="majorBidi" w:cstheme="majorBidi" w:hint="eastAsia"/>
          <w:szCs w:val="24"/>
          <w:lang w:eastAsia="zh-CN"/>
        </w:rPr>
        <w:t xml:space="preserve"> </w:t>
      </w:r>
      <m:oMath>
        <m:sSubSup>
          <m:sSubSupPr>
            <m:ctrlPr>
              <w:rPr>
                <w:rFonts w:ascii="Cambria Math" w:hAnsi="Cambria Math" w:cstheme="majorBidi"/>
                <w:szCs w:val="24"/>
              </w:rPr>
            </m:ctrlPr>
          </m:sSubSupPr>
          <m:e>
            <m:r>
              <m:rPr>
                <m:sty m:val="bi"/>
              </m:rPr>
              <w:rPr>
                <w:rFonts w:ascii="Cambria Math" w:hAnsi="Cambria Math" w:cstheme="majorBidi"/>
                <w:szCs w:val="24"/>
              </w:rPr>
              <m:t>d</m:t>
            </m:r>
          </m:e>
          <m:sub>
            <m:r>
              <w:rPr>
                <w:rFonts w:ascii="Cambria Math" w:hAnsi="Cambria Math" w:cstheme="majorBidi"/>
                <w:szCs w:val="24"/>
              </w:rPr>
              <m:t>i</m:t>
            </m:r>
          </m:sub>
          <m:sup>
            <m:r>
              <m:rPr>
                <m:sty m:val="p"/>
              </m:rPr>
              <w:rPr>
                <w:rFonts w:ascii="Cambria Math" w:hAnsi="Cambria Math" w:cstheme="majorBidi"/>
              </w:rPr>
              <m:t>C</m:t>
            </m:r>
            <m:r>
              <m:rPr>
                <m:sty m:val="p"/>
              </m:rPr>
              <w:rPr>
                <w:rFonts w:ascii="Cambria Math" w:hAnsi="Cambria Math" w:cstheme="majorBidi"/>
                <w:szCs w:val="24"/>
              </w:rPr>
              <m:t>,B</m:t>
            </m:r>
          </m:sup>
        </m:sSubSup>
      </m:oMath>
      <w:r>
        <w:rPr>
          <w:rFonts w:asciiTheme="majorBidi" w:hAnsiTheme="majorBidi" w:cstheme="majorBidi" w:hint="eastAsia"/>
          <w:szCs w:val="24"/>
          <w:lang w:eastAsia="zh-CN"/>
        </w:rPr>
        <w:t>.</w:t>
      </w:r>
      <w:r>
        <w:rPr>
          <w:rFonts w:asciiTheme="majorBidi" w:hAnsiTheme="majorBidi" w:cstheme="majorBidi"/>
          <w:szCs w:val="24"/>
          <w:lang w:eastAsia="zh-CN"/>
        </w:rPr>
        <w:t xml:space="preserve"> </w:t>
      </w:r>
      <w:r w:rsidRPr="00F465C0">
        <w:rPr>
          <w:rFonts w:asciiTheme="majorBidi" w:hAnsiTheme="majorBidi" w:cstheme="majorBidi"/>
          <w:szCs w:val="24"/>
        </w:rPr>
        <w:t xml:space="preserve">The superscript “d” means </w:t>
      </w:r>
      <m:oMath>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ijk</m:t>
            </m:r>
          </m:sub>
          <m:sup>
            <m:r>
              <m:rPr>
                <m:sty m:val="p"/>
              </m:rPr>
              <w:rPr>
                <w:rFonts w:ascii="Cambria Math" w:hAnsi="Cambria Math"/>
                <w:szCs w:val="24"/>
              </w:rPr>
              <m:t>d</m:t>
            </m:r>
          </m:sup>
        </m:sSubSup>
      </m:oMath>
      <w:r w:rsidRPr="0095398A">
        <w:rPr>
          <w:rFonts w:asciiTheme="majorBidi" w:hAnsiTheme="majorBidi" w:cstheme="majorBidi" w:hint="eastAsia"/>
          <w:szCs w:val="24"/>
          <w:lang w:eastAsia="zh-CN"/>
        </w:rPr>
        <w:t xml:space="preserve"> </w:t>
      </w:r>
      <w:r w:rsidRPr="0095398A">
        <w:rPr>
          <w:rFonts w:asciiTheme="majorBidi" w:hAnsiTheme="majorBidi" w:cstheme="majorBidi"/>
          <w:szCs w:val="24"/>
          <w:lang w:eastAsia="zh-CN"/>
        </w:rPr>
        <w:t xml:space="preserve">is used </w:t>
      </w:r>
      <w:r w:rsidRPr="0095398A">
        <w:rPr>
          <w:rFonts w:asciiTheme="majorBidi" w:hAnsiTheme="majorBidi" w:cstheme="majorBidi"/>
          <w:szCs w:val="24"/>
        </w:rPr>
        <w:t xml:space="preserve">in the </w:t>
      </w:r>
      <w:r>
        <w:rPr>
          <w:rFonts w:asciiTheme="majorBidi" w:hAnsiTheme="majorBidi" w:cstheme="majorBidi"/>
          <w:szCs w:val="24"/>
        </w:rPr>
        <w:t>“</w:t>
      </w:r>
      <w:r w:rsidRPr="0095398A">
        <w:rPr>
          <w:rFonts w:asciiTheme="majorBidi" w:hAnsiTheme="majorBidi" w:cstheme="majorBidi"/>
          <w:szCs w:val="24"/>
        </w:rPr>
        <w:t>displacement gathering</w:t>
      </w:r>
      <w:r>
        <w:rPr>
          <w:rFonts w:asciiTheme="majorBidi" w:hAnsiTheme="majorBidi" w:cstheme="majorBidi"/>
          <w:szCs w:val="24"/>
        </w:rPr>
        <w:t>”</w:t>
      </w:r>
      <w:r w:rsidRPr="00416E78">
        <w:rPr>
          <w:rFonts w:asciiTheme="majorBidi" w:hAnsiTheme="majorBidi" w:cstheme="majorBidi"/>
          <w:szCs w:val="24"/>
        </w:rPr>
        <w:t xml:space="preserve"> process.</w:t>
      </w:r>
      <w:r w:rsidR="00CC6174" w:rsidRPr="00CC6174">
        <w:rPr>
          <w:rFonts w:asciiTheme="majorBidi" w:hAnsiTheme="majorBidi" w:cstheme="majorBidi"/>
          <w:szCs w:val="24"/>
        </w:rPr>
        <w:t xml:space="preserve"> </w:t>
      </w:r>
      <w:r w:rsidR="00CC6174">
        <w:rPr>
          <w:rFonts w:asciiTheme="majorBidi" w:hAnsiTheme="majorBidi" w:cstheme="majorBidi"/>
          <w:szCs w:val="24"/>
        </w:rPr>
        <w:t xml:space="preserve">Equation </w:t>
      </w:r>
      <w:r w:rsidR="00CC6174" w:rsidRPr="005A0444">
        <w:rPr>
          <w:rFonts w:cs="Times New Roman"/>
          <w:szCs w:val="24"/>
        </w:rPr>
        <w:fldChar w:fldCharType="begin"/>
      </w:r>
      <w:r w:rsidR="00CC6174" w:rsidRPr="005A0444">
        <w:rPr>
          <w:rFonts w:cs="Times New Roman"/>
          <w:szCs w:val="24"/>
        </w:rPr>
        <w:instrText xml:space="preserve"> REF eq101 \h  \* MERGEFORMAT </w:instrText>
      </w:r>
      <w:r w:rsidR="00CC6174" w:rsidRPr="005A0444">
        <w:rPr>
          <w:rFonts w:cs="Times New Roman"/>
          <w:szCs w:val="24"/>
        </w:rPr>
      </w:r>
      <w:r w:rsidR="00CC6174" w:rsidRPr="005A0444">
        <w:rPr>
          <w:rFonts w:cs="Times New Roman"/>
          <w:szCs w:val="24"/>
        </w:rPr>
        <w:fldChar w:fldCharType="separate"/>
      </w:r>
      <w:r w:rsidR="00CC6174" w:rsidRPr="005A0444">
        <w:rPr>
          <w:rFonts w:cs="Times New Roman"/>
          <w:szCs w:val="24"/>
        </w:rPr>
        <w:t>(</w:t>
      </w:r>
      <w:r w:rsidR="00CC6174" w:rsidRPr="005A0444">
        <w:rPr>
          <w:rFonts w:cs="Times New Roman"/>
          <w:noProof/>
          <w:szCs w:val="24"/>
        </w:rPr>
        <w:t>1</w:t>
      </w:r>
      <w:r w:rsidR="00CC6174" w:rsidRPr="005A0444">
        <w:rPr>
          <w:rFonts w:cs="Times New Roman"/>
          <w:szCs w:val="24"/>
        </w:rPr>
        <w:t>)</w:t>
      </w:r>
      <w:r w:rsidR="00CC6174" w:rsidRPr="005A0444">
        <w:rPr>
          <w:rFonts w:cs="Times New Roman"/>
          <w:szCs w:val="24"/>
        </w:rPr>
        <w:fldChar w:fldCharType="end"/>
      </w:r>
      <w:r w:rsidR="00CC6174">
        <w:rPr>
          <w:rFonts w:cs="Times New Roman"/>
          <w:szCs w:val="24"/>
        </w:rPr>
        <w:t xml:space="preserve"> </w:t>
      </w:r>
      <w:r w:rsidR="00CC6174" w:rsidRPr="0095398A">
        <w:rPr>
          <w:rFonts w:asciiTheme="majorBidi" w:hAnsiTheme="majorBidi" w:cstheme="majorBidi"/>
          <w:szCs w:val="24"/>
        </w:rPr>
        <w:t>can be rewritten in the follow</w:t>
      </w:r>
      <w:r w:rsidR="00CC6174" w:rsidRPr="00416E78">
        <w:rPr>
          <w:rFonts w:asciiTheme="majorBidi" w:hAnsiTheme="majorBidi" w:cstheme="majorBidi"/>
          <w:szCs w:val="24"/>
        </w:rPr>
        <w:t xml:space="preserve">ing matrix </w:t>
      </w:r>
      <w:r w:rsidR="00CC6174">
        <w:rPr>
          <w:rFonts w:asciiTheme="majorBidi" w:hAnsiTheme="majorBidi" w:cstheme="majorBidi"/>
          <w:szCs w:val="24"/>
        </w:rPr>
        <w:t>form</w:t>
      </w:r>
      <w:r w:rsidR="00CC6174" w:rsidRPr="00416E78">
        <w:rPr>
          <w:rFonts w:asciiTheme="majorBidi" w:hAnsiTheme="majorBidi" w:cstheme="majorBidi"/>
          <w:szCs w:val="24"/>
        </w:rPr>
        <w:t>:</w:t>
      </w:r>
    </w:p>
    <w:p w14:paraId="626E001E" w14:textId="4370859F" w:rsidR="00CC6174" w:rsidRPr="0095398A" w:rsidRDefault="00CC6174" w:rsidP="00CC6174">
      <w:pPr>
        <w:pStyle w:val="equation"/>
        <w:ind w:right="-23"/>
      </w:pPr>
      <w:r w:rsidRPr="00964ABA">
        <w:rPr>
          <w:b/>
        </w:rPr>
        <w:tab/>
      </w:r>
      <m:oMath>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r>
          <m:rPr>
            <m:sty m:val="p"/>
          </m:rPr>
          <w:rPr>
            <w:rFonts w:ascii="Cambria Math" w:hAnsi="Cambria Math"/>
          </w:rPr>
          <m:t>=</m:t>
        </m:r>
        <m:sSubSup>
          <m:sSubSupPr>
            <m:ctrlPr>
              <w:rPr>
                <w:rFonts w:ascii="Cambria Math" w:hAnsi="Cambria Math"/>
                <w:bCs/>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sSup>
          <m:sSupPr>
            <m:ctrlPr>
              <w:rPr>
                <w:rFonts w:ascii="Cambria Math" w:hAnsi="Cambria Math"/>
                <w:bCs/>
              </w:rPr>
            </m:ctrlPr>
          </m:sSupPr>
          <m:e>
            <m:r>
              <m:rPr>
                <m:sty m:val="bi"/>
              </m:rPr>
              <w:rPr>
                <w:rFonts w:ascii="Cambria Math" w:hAnsi="Cambria Math"/>
              </w:rPr>
              <m:t>d</m:t>
            </m:r>
          </m:e>
          <m:sup>
            <m:r>
              <m:rPr>
                <m:sty m:val="p"/>
              </m:rPr>
              <w:rPr>
                <w:rFonts w:ascii="Cambria Math" w:hAnsi="Cambria Math"/>
              </w:rPr>
              <m:t>P</m:t>
            </m:r>
          </m:sup>
        </m:sSup>
      </m:oMath>
      <w:r w:rsidRPr="0095398A">
        <w:rPr>
          <w:rFonts w:hint="eastAsia"/>
          <w:b/>
        </w:rPr>
        <w:t xml:space="preserve"> </w:t>
      </w:r>
      <w:r w:rsidRPr="0095398A">
        <w:rPr>
          <w:b/>
        </w:rPr>
        <w:tab/>
      </w:r>
      <w:bookmarkStart w:id="56" w:name="eq102"/>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Pr>
          <w:rFonts w:ascii="Times New Roman" w:hAnsi="Times New Roman" w:cs="Times New Roman"/>
          <w:noProof/>
        </w:rPr>
        <w:t>2</w:t>
      </w:r>
      <w:r w:rsidRPr="0095398A">
        <w:rPr>
          <w:rFonts w:ascii="Times New Roman" w:hAnsi="Times New Roman" w:cs="Times New Roman"/>
        </w:rPr>
        <w:fldChar w:fldCharType="end"/>
      </w:r>
      <w:r w:rsidRPr="0095398A">
        <w:rPr>
          <w:rFonts w:ascii="Times New Roman" w:hAnsi="Times New Roman" w:cs="Times New Roman"/>
        </w:rPr>
        <w:t>)</w:t>
      </w:r>
      <w:bookmarkEnd w:id="56"/>
    </w:p>
    <w:p w14:paraId="3852367C" w14:textId="5CD00637" w:rsidR="008D600F" w:rsidRDefault="00CC6174" w:rsidP="005A0444">
      <w:pPr>
        <w:jc w:val="both"/>
        <w:rPr>
          <w:rFonts w:asciiTheme="majorBidi" w:hAnsiTheme="majorBidi" w:cstheme="majorBidi"/>
          <w:szCs w:val="24"/>
        </w:rPr>
      </w:pPr>
      <w:r w:rsidRPr="0095398A">
        <w:rPr>
          <w:rFonts w:asciiTheme="majorBidi" w:hAnsiTheme="majorBidi" w:cstheme="majorBidi"/>
          <w:szCs w:val="24"/>
        </w:rPr>
        <w:t xml:space="preserve">where </w:t>
      </w:r>
      <m:oMath>
        <m:sSubSup>
          <m:sSubSupPr>
            <m:ctrlPr>
              <w:rPr>
                <w:rFonts w:ascii="Cambria Math" w:hAnsi="Cambria Math"/>
                <w:i/>
                <w:szCs w:val="24"/>
              </w:rPr>
            </m:ctrlPr>
          </m:sSubSupPr>
          <m:e>
            <m:r>
              <m:rPr>
                <m:sty m:val="bi"/>
              </m:rPr>
              <w:rPr>
                <w:rFonts w:ascii="Cambria Math" w:hAnsi="Cambria Math"/>
                <w:szCs w:val="24"/>
              </w:rPr>
              <m:t>w</m:t>
            </m:r>
          </m:e>
          <m:sub>
            <m:r>
              <w:rPr>
                <w:rFonts w:ascii="Cambria Math" w:hAnsi="Cambria Math"/>
                <w:szCs w:val="24"/>
              </w:rPr>
              <m:t>i</m:t>
            </m:r>
          </m:sub>
          <m:sup>
            <m:r>
              <m:rPr>
                <m:sty m:val="p"/>
              </m:rPr>
              <w:rPr>
                <w:rFonts w:ascii="Cambria Math" w:hAnsi="Cambria Math"/>
                <w:szCs w:val="24"/>
              </w:rPr>
              <m:t>d</m:t>
            </m:r>
          </m:sup>
        </m:sSubSup>
      </m:oMath>
      <w:r w:rsidRPr="0095398A">
        <w:rPr>
          <w:rFonts w:asciiTheme="majorBidi" w:hAnsiTheme="majorBidi" w:cstheme="majorBidi"/>
          <w:szCs w:val="24"/>
        </w:rPr>
        <w:t xml:space="preserve"> is the </w:t>
      </w:r>
      <w:r w:rsidRPr="00996898">
        <w:rPr>
          <w:rFonts w:asciiTheme="majorBidi" w:hAnsiTheme="majorBidi" w:cstheme="majorBidi"/>
          <w:color w:val="FF0000"/>
          <w:szCs w:val="24"/>
          <w:highlight w:val="yellow"/>
        </w:rPr>
        <w:t xml:space="preserve">displacement gathering </w:t>
      </w:r>
      <w:commentRangeStart w:id="57"/>
      <w:commentRangeStart w:id="58"/>
      <w:r w:rsidRPr="00996898">
        <w:rPr>
          <w:rFonts w:asciiTheme="majorBidi" w:hAnsiTheme="majorBidi" w:cstheme="majorBidi"/>
          <w:color w:val="FF0000"/>
          <w:szCs w:val="24"/>
          <w:highlight w:val="yellow"/>
        </w:rPr>
        <w:t>matrix</w:t>
      </w:r>
      <w:commentRangeEnd w:id="57"/>
      <w:r>
        <w:rPr>
          <w:rStyle w:val="af"/>
        </w:rPr>
        <w:commentReference w:id="57"/>
      </w:r>
      <w:commentRangeEnd w:id="58"/>
      <w:r w:rsidR="00FD42AB">
        <w:rPr>
          <w:rStyle w:val="af"/>
        </w:rPr>
        <w:commentReference w:id="58"/>
      </w:r>
      <w:r w:rsidRPr="00996898">
        <w:rPr>
          <w:rFonts w:asciiTheme="majorBidi" w:hAnsiTheme="majorBidi" w:cstheme="majorBidi"/>
          <w:color w:val="FF0000"/>
          <w:szCs w:val="24"/>
        </w:rPr>
        <w:t xml:space="preserve"> </w:t>
      </w:r>
      <w:r w:rsidRPr="0095398A">
        <w:rPr>
          <w:rFonts w:asciiTheme="majorBidi" w:hAnsiTheme="majorBidi" w:cstheme="majorBidi" w:hint="eastAsia"/>
          <w:szCs w:val="24"/>
          <w:lang w:eastAsia="zh-CN"/>
        </w:rPr>
        <w:t xml:space="preserve">of </w:t>
      </w:r>
      <w:r w:rsidRPr="0095398A">
        <w:rPr>
          <w:rFonts w:asciiTheme="majorBidi" w:hAnsiTheme="majorBidi" w:cstheme="majorBidi"/>
          <w:szCs w:val="24"/>
          <w:lang w:eastAsia="zh-CN"/>
        </w:rPr>
        <w:t xml:space="preserve">the </w:t>
      </w:r>
      <w:r w:rsidRPr="00416E78">
        <w:rPr>
          <w:rFonts w:asciiTheme="majorBidi" w:hAnsiTheme="majorBidi" w:cstheme="majorBidi" w:hint="eastAsia"/>
          <w:i/>
          <w:szCs w:val="24"/>
          <w:lang w:eastAsia="zh-CN"/>
        </w:rPr>
        <w:t>i</w:t>
      </w:r>
      <w:r w:rsidRPr="00416E78">
        <w:rPr>
          <w:rFonts w:asciiTheme="majorBidi" w:hAnsiTheme="majorBidi" w:cstheme="majorBidi" w:hint="eastAsia"/>
          <w:szCs w:val="24"/>
          <w:lang w:eastAsia="zh-CN"/>
        </w:rPr>
        <w:t xml:space="preserve">th CNT </w:t>
      </w:r>
      <w:r w:rsidRPr="00964ABA">
        <w:rPr>
          <w:rFonts w:asciiTheme="majorBidi" w:hAnsiTheme="majorBidi" w:cstheme="majorBidi"/>
          <w:szCs w:val="24"/>
        </w:rPr>
        <w:t xml:space="preserve">with dimension </w:t>
      </w:r>
      <m:oMath>
        <m:d>
          <m:dPr>
            <m:begChr m:val="["/>
            <m:endChr m:val="]"/>
            <m:ctrlPr>
              <w:rPr>
                <w:rFonts w:ascii="Cambria Math" w:eastAsia="宋体" w:hAnsi="Cambria Math" w:cstheme="majorBidi"/>
                <w:i/>
                <w:szCs w:val="24"/>
              </w:rPr>
            </m:ctrlPr>
          </m:dPr>
          <m:e>
            <m:sSubSup>
              <m:sSubSupPr>
                <m:ctrlPr>
                  <w:rPr>
                    <w:rFonts w:ascii="Cambria Math" w:hAnsi="Cambria Math" w:cstheme="majorBidi"/>
                    <w:i/>
                    <w:szCs w:val="24"/>
                  </w:rPr>
                </m:ctrlPr>
              </m:sSubSupPr>
              <m:e>
                <m:r>
                  <w:rPr>
                    <w:rFonts w:ascii="Cambria Math" w:hAnsi="Cambria Math" w:cstheme="majorBidi"/>
                    <w:szCs w:val="24"/>
                  </w:rPr>
                  <m:t>N</m:t>
                </m:r>
              </m:e>
              <m:sub>
                <m:r>
                  <w:rPr>
                    <w:rFonts w:ascii="Cambria Math" w:hAnsi="Cambria Math" w:cstheme="majorBidi"/>
                    <w:szCs w:val="24"/>
                  </w:rPr>
                  <m:t>i</m:t>
                </m:r>
              </m:sub>
              <m:sup>
                <m:r>
                  <m:rPr>
                    <m:sty m:val="p"/>
                  </m:rPr>
                  <w:rPr>
                    <w:rFonts w:ascii="Cambria Math" w:hAnsi="Cambria Math" w:cstheme="majorBidi"/>
                    <w:szCs w:val="24"/>
                  </w:rPr>
                  <m:t>B</m:t>
                </m:r>
              </m:sup>
            </m:sSubSup>
            <m:r>
              <m:rPr>
                <m:sty m:val="p"/>
              </m:rPr>
              <w:rPr>
                <w:rFonts w:ascii="Cambria Math" w:hAnsi="Cambria Math" w:cstheme="majorBidi"/>
                <w:szCs w:val="24"/>
              </w:rPr>
              <m:t>×</m:t>
            </m:r>
            <m:sSup>
              <m:sSupPr>
                <m:ctrlPr>
                  <w:rPr>
                    <w:rFonts w:ascii="Cambria Math" w:hAnsi="Cambria Math" w:cstheme="majorBidi"/>
                    <w:i/>
                    <w:szCs w:val="24"/>
                  </w:rPr>
                </m:ctrlPr>
              </m:sSupPr>
              <m:e>
                <m:r>
                  <m:rPr>
                    <m:nor/>
                  </m:rPr>
                  <w:rPr>
                    <w:rFonts w:asciiTheme="majorBidi" w:hAnsiTheme="majorBidi" w:cstheme="majorBidi"/>
                    <w:i/>
                    <w:szCs w:val="24"/>
                  </w:rPr>
                  <m:t>N</m:t>
                </m:r>
              </m:e>
              <m:sup>
                <m:r>
                  <m:rPr>
                    <m:nor/>
                  </m:rPr>
                  <w:rPr>
                    <w:rFonts w:asciiTheme="majorBidi" w:hAnsiTheme="majorBidi" w:cstheme="majorBidi"/>
                    <w:szCs w:val="24"/>
                  </w:rPr>
                  <m:t xml:space="preserve"> P</m:t>
                </m:r>
              </m:sup>
            </m:sSup>
          </m:e>
        </m:d>
      </m:oMath>
      <w:r w:rsidRPr="0095398A">
        <w:rPr>
          <w:rFonts w:asciiTheme="majorBidi" w:hAnsiTheme="majorBidi" w:cstheme="majorBidi"/>
          <w:szCs w:val="24"/>
        </w:rPr>
        <w:t>.</w:t>
      </w:r>
    </w:p>
    <w:p w14:paraId="1DF6B28C" w14:textId="5241E23F" w:rsidR="008D600F" w:rsidRDefault="00A82B27" w:rsidP="005A0444">
      <w:pPr>
        <w:ind w:firstLine="360"/>
        <w:jc w:val="both"/>
        <w:rPr>
          <w:rFonts w:asciiTheme="majorBidi" w:hAnsiTheme="majorBidi" w:cstheme="majorBidi"/>
          <w:szCs w:val="24"/>
        </w:rPr>
      </w:pPr>
      <w:r>
        <w:rPr>
          <w:rFonts w:asciiTheme="majorBidi" w:hAnsiTheme="majorBidi" w:cstheme="majorBidi"/>
          <w:szCs w:val="24"/>
        </w:rPr>
        <w:t xml:space="preserve">When considering the equilibrium equation of </w:t>
      </w:r>
      <w:r w:rsidRPr="000F191A">
        <w:rPr>
          <w:rFonts w:asciiTheme="majorBidi" w:hAnsiTheme="majorBidi" w:cstheme="majorBidi"/>
          <w:i/>
          <w:szCs w:val="24"/>
        </w:rPr>
        <w:t>i</w:t>
      </w:r>
      <w:r w:rsidRPr="00936EF8">
        <w:rPr>
          <w:rFonts w:asciiTheme="majorBidi" w:hAnsiTheme="majorBidi" w:cstheme="majorBidi"/>
          <w:szCs w:val="24"/>
        </w:rPr>
        <w:t>th</w:t>
      </w:r>
      <w:r w:rsidRPr="0095398A">
        <w:rPr>
          <w:rFonts w:asciiTheme="majorBidi" w:hAnsiTheme="majorBidi" w:cstheme="majorBidi"/>
          <w:szCs w:val="24"/>
        </w:rPr>
        <w:t xml:space="preserve"> CNT</w:t>
      </w:r>
      <w:r>
        <w:rPr>
          <w:rFonts w:asciiTheme="majorBidi" w:hAnsiTheme="majorBidi" w:cstheme="majorBidi"/>
          <w:szCs w:val="24"/>
        </w:rPr>
        <w:t xml:space="preserve">, </w:t>
      </w:r>
      <m:oMath>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Pr>
          <w:rFonts w:asciiTheme="majorBidi" w:hAnsiTheme="majorBidi" w:cstheme="majorBidi" w:hint="eastAsia"/>
          <w:bCs/>
          <w:lang w:eastAsia="zh-CN"/>
        </w:rPr>
        <w:t xml:space="preserve"> </w:t>
      </w:r>
      <w:r>
        <w:rPr>
          <w:rFonts w:asciiTheme="majorBidi" w:hAnsiTheme="majorBidi" w:cstheme="majorBidi"/>
          <w:bCs/>
          <w:lang w:eastAsia="zh-CN"/>
        </w:rPr>
        <w:t xml:space="preserve">is regarded as constrained DOFs because it is calculated from </w:t>
      </w:r>
      <m:oMath>
        <m:sSup>
          <m:sSupPr>
            <m:ctrlPr>
              <w:rPr>
                <w:rFonts w:ascii="Cambria Math" w:hAnsi="Cambria Math"/>
                <w:bCs/>
                <w:szCs w:val="24"/>
              </w:rPr>
            </m:ctrlPr>
          </m:sSupPr>
          <m:e>
            <m:r>
              <m:rPr>
                <m:sty m:val="bi"/>
              </m:rPr>
              <w:rPr>
                <w:rFonts w:ascii="Cambria Math" w:hAnsi="Cambria Math"/>
                <w:szCs w:val="24"/>
              </w:rPr>
              <m:t>d</m:t>
            </m:r>
          </m:e>
          <m:sup>
            <m:r>
              <m:rPr>
                <m:sty m:val="p"/>
              </m:rPr>
              <w:rPr>
                <w:rFonts w:ascii="Cambria Math" w:hAnsi="Cambria Math"/>
              </w:rPr>
              <m:t>P</m:t>
            </m:r>
          </m:sup>
        </m:sSup>
      </m:oMath>
      <w:r>
        <w:rPr>
          <w:rFonts w:asciiTheme="majorBidi" w:hAnsiTheme="majorBidi" w:cstheme="majorBidi" w:hint="eastAsia"/>
          <w:bCs/>
          <w:szCs w:val="24"/>
          <w:lang w:eastAsia="zh-CN"/>
        </w:rPr>
        <w:t xml:space="preserve">. </w:t>
      </w:r>
      <w:r>
        <w:rPr>
          <w:rFonts w:asciiTheme="majorBidi" w:hAnsiTheme="majorBidi" w:cstheme="majorBidi"/>
          <w:bCs/>
          <w:szCs w:val="24"/>
          <w:lang w:eastAsia="zh-CN"/>
        </w:rPr>
        <w:t xml:space="preserve">Accordingly, </w:t>
      </w:r>
      <w:r>
        <w:rPr>
          <w:rFonts w:asciiTheme="majorBidi" w:hAnsiTheme="majorBidi" w:cstheme="majorBidi"/>
          <w:szCs w:val="24"/>
        </w:rPr>
        <w:t>o</w:t>
      </w:r>
      <w:r w:rsidR="008D600F" w:rsidRPr="000F191A">
        <w:rPr>
          <w:rFonts w:asciiTheme="majorBidi" w:hAnsiTheme="majorBidi" w:cstheme="majorBidi"/>
          <w:szCs w:val="24"/>
        </w:rPr>
        <w:t xml:space="preserve">nce </w:t>
      </w:r>
      <m:oMath>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sidR="008D600F">
        <w:rPr>
          <w:rFonts w:asciiTheme="majorBidi" w:hAnsiTheme="majorBidi" w:cstheme="majorBidi"/>
          <w:szCs w:val="24"/>
        </w:rPr>
        <w:t xml:space="preserve"> is </w:t>
      </w:r>
      <w:r w:rsidR="00CC6174">
        <w:rPr>
          <w:rFonts w:asciiTheme="majorBidi" w:hAnsiTheme="majorBidi" w:cstheme="majorBidi"/>
          <w:szCs w:val="24"/>
        </w:rPr>
        <w:t>obtained</w:t>
      </w:r>
      <w:r w:rsidR="008D600F">
        <w:rPr>
          <w:rFonts w:asciiTheme="majorBidi" w:hAnsiTheme="majorBidi" w:cstheme="majorBidi"/>
          <w:szCs w:val="24"/>
        </w:rPr>
        <w:t xml:space="preserve">, the equilibrium of </w:t>
      </w:r>
      <w:r w:rsidRPr="000F191A">
        <w:rPr>
          <w:rFonts w:asciiTheme="majorBidi" w:hAnsiTheme="majorBidi" w:cstheme="majorBidi"/>
          <w:i/>
          <w:szCs w:val="24"/>
        </w:rPr>
        <w:t>i</w:t>
      </w:r>
      <w:r w:rsidRPr="00936EF8">
        <w:rPr>
          <w:rFonts w:asciiTheme="majorBidi" w:hAnsiTheme="majorBidi" w:cstheme="majorBidi"/>
          <w:szCs w:val="24"/>
        </w:rPr>
        <w:t>th</w:t>
      </w:r>
      <w:r w:rsidRPr="0095398A">
        <w:rPr>
          <w:rFonts w:asciiTheme="majorBidi" w:hAnsiTheme="majorBidi" w:cstheme="majorBidi"/>
          <w:szCs w:val="24"/>
        </w:rPr>
        <w:t xml:space="preserve"> CNT</w:t>
      </w:r>
      <w:r>
        <w:rPr>
          <w:rFonts w:asciiTheme="majorBidi" w:hAnsiTheme="majorBidi" w:cstheme="majorBidi"/>
          <w:szCs w:val="24"/>
        </w:rPr>
        <w:t xml:space="preserve"> </w:t>
      </w:r>
      <w:r w:rsidR="00CC6174">
        <w:rPr>
          <w:rFonts w:asciiTheme="majorBidi" w:hAnsiTheme="majorBidi" w:cstheme="majorBidi"/>
          <w:szCs w:val="24"/>
        </w:rPr>
        <w:t>is also determined as:</w:t>
      </w:r>
    </w:p>
    <w:p w14:paraId="1D2393B1" w14:textId="61B60083" w:rsidR="00CC6174" w:rsidRDefault="00CC6174" w:rsidP="00AC6FE5">
      <w:pPr>
        <w:pStyle w:val="equation"/>
      </w:pPr>
      <w:r>
        <w:rPr>
          <w:b/>
        </w:rPr>
        <w:tab/>
      </w:r>
      <m:oMath>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m:t>
            </m:r>
          </m:sup>
        </m:sSubSup>
        <m:sSubSup>
          <m:sSubSupPr>
            <m:ctrlPr>
              <w:rPr>
                <w:rFonts w:ascii="Cambria Math" w:hAnsi="Cambria Math"/>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C,II</m:t>
                      </m:r>
                    </m:sup>
                  </m:sSubSup>
                </m:e>
                <m:e>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C,IB</m:t>
                      </m:r>
                    </m:sup>
                  </m:sSubSup>
                </m:e>
              </m:mr>
              <m:mr>
                <m:e>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C,BI</m:t>
                      </m:r>
                    </m:sup>
                  </m:sSubSup>
                </m:e>
                <m:e>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C,BB</m:t>
                      </m:r>
                    </m:sup>
                  </m:sSubSup>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C,I</m:t>
                      </m:r>
                    </m:sup>
                  </m:sSubSup>
                </m:e>
              </m:mr>
              <m:mr>
                <m:e>
                  <m:sSubSup>
                    <m:sSubSupPr>
                      <m:ctrlPr>
                        <w:rPr>
                          <w:rFonts w:ascii="Cambria Math" w:hAnsi="Cambria Math"/>
                          <w:b/>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b"/>
                    </m:rPr>
                    <w:rPr>
                      <w:rFonts w:ascii="Cambria Math" w:hAnsi="Cambria Math"/>
                    </w:rPr>
                    <m:t>0</m:t>
                  </m:r>
                </m:e>
              </m:mr>
              <m:mr>
                <m:e>
                  <m:sSubSup>
                    <m:sSubSupPr>
                      <m:ctrlPr>
                        <w:rPr>
                          <w:rFonts w:ascii="Cambria Math" w:hAnsi="Cambria Math"/>
                          <w:b/>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C,R</m:t>
                      </m:r>
                    </m:sup>
                  </m:sSubSup>
                </m:e>
              </m:mr>
            </m:m>
            <m:r>
              <m:rPr>
                <m:sty m:val="p"/>
              </m:rPr>
              <w:rPr>
                <w:rStyle w:val="af"/>
                <w:rFonts w:ascii="Cambria Math" w:hAnsi="Cambria Math" w:cstheme="minorBidi"/>
                <w:lang w:eastAsia="en-US"/>
              </w:rPr>
              <w:commentReference w:id="59"/>
            </m:r>
            <m:r>
              <m:rPr>
                <m:sty m:val="p"/>
              </m:rPr>
              <w:rPr>
                <w:rStyle w:val="af"/>
                <w:rFonts w:ascii="Times New Roman" w:hAnsi="Times New Roman" w:cstheme="minorBidi"/>
                <w:lang w:eastAsia="en-US"/>
              </w:rPr>
              <w:commentReference w:id="60"/>
            </m:r>
          </m:e>
        </m:d>
      </m:oMath>
      <w:r>
        <w:tab/>
      </w:r>
      <w:bookmarkStart w:id="61" w:name="eq103"/>
      <w:r w:rsidRPr="0095398A">
        <w:t>(</w:t>
      </w:r>
      <w:r w:rsidRPr="0095398A">
        <w:rPr>
          <w:noProof/>
        </w:rPr>
        <w:fldChar w:fldCharType="begin"/>
      </w:r>
      <w:r w:rsidRPr="0095398A">
        <w:rPr>
          <w:noProof/>
        </w:rPr>
        <w:instrText xml:space="preserve"> SEQ equation \* Arabic\</w:instrText>
      </w:r>
      <w:r w:rsidR="00AC6FE5">
        <w:rPr>
          <w:noProof/>
        </w:rPr>
        <w:instrText>s</w:instrText>
      </w:r>
      <w:r w:rsidR="00AC6FE5" w:rsidRPr="0095398A">
        <w:rPr>
          <w:noProof/>
        </w:rPr>
        <w:instrText xml:space="preserve"> </w:instrText>
      </w:r>
      <w:r w:rsidRPr="0095398A">
        <w:rPr>
          <w:noProof/>
        </w:rPr>
        <w:instrText xml:space="preserve">1 </w:instrText>
      </w:r>
      <w:r w:rsidRPr="0095398A">
        <w:rPr>
          <w:noProof/>
        </w:rPr>
        <w:fldChar w:fldCharType="separate"/>
      </w:r>
      <w:r w:rsidR="00AC6FE5">
        <w:rPr>
          <w:noProof/>
        </w:rPr>
        <w:t>3</w:t>
      </w:r>
      <w:r w:rsidRPr="0095398A">
        <w:rPr>
          <w:noProof/>
        </w:rPr>
        <w:fldChar w:fldCharType="end"/>
      </w:r>
      <w:r w:rsidRPr="0095398A">
        <w:t>)</w:t>
      </w:r>
      <w:bookmarkEnd w:id="61"/>
    </w:p>
    <w:p w14:paraId="627C9720" w14:textId="4BB9FA54" w:rsidR="00A82B27" w:rsidRPr="005A0444" w:rsidRDefault="002D07A4" w:rsidP="005A0444">
      <w:pPr>
        <w:jc w:val="both"/>
        <w:rPr>
          <w:rFonts w:asciiTheme="majorBidi" w:hAnsiTheme="majorBidi" w:cstheme="majorBidi"/>
          <w:szCs w:val="24"/>
          <w:lang w:eastAsia="zh-CN"/>
        </w:rPr>
      </w:pPr>
      <m:oMath>
        <m:sSubSup>
          <m:sSubSupPr>
            <m:ctrlPr>
              <w:rPr>
                <w:rFonts w:ascii="Cambria Math" w:hAnsi="Cambria Math"/>
                <w:b/>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m:t>
            </m:r>
          </m:sup>
        </m:sSubSup>
      </m:oMath>
      <w:r w:rsidR="00A82B27" w:rsidRPr="00936EF8">
        <w:rPr>
          <w:rFonts w:asciiTheme="majorBidi" w:hAnsiTheme="majorBidi" w:cstheme="majorBidi"/>
          <w:b/>
          <w:szCs w:val="24"/>
          <w:lang w:eastAsia="zh-CN"/>
        </w:rPr>
        <w:t xml:space="preserve"> </w:t>
      </w:r>
      <w:r w:rsidR="00A82B27" w:rsidRPr="00936EF8">
        <w:rPr>
          <w:rFonts w:asciiTheme="majorBidi" w:hAnsiTheme="majorBidi" w:cstheme="majorBidi"/>
          <w:szCs w:val="24"/>
          <w:lang w:eastAsia="zh-CN"/>
        </w:rPr>
        <w:t xml:space="preserve">is the stiffness matrix of </w:t>
      </w:r>
      <w:r w:rsidR="00A82B27" w:rsidRPr="0095398A">
        <w:rPr>
          <w:rFonts w:asciiTheme="majorBidi" w:hAnsiTheme="majorBidi" w:cstheme="majorBidi"/>
          <w:i/>
          <w:szCs w:val="24"/>
        </w:rPr>
        <w:t>i</w:t>
      </w:r>
      <w:r w:rsidR="00A82B27" w:rsidRPr="00936EF8">
        <w:rPr>
          <w:rFonts w:asciiTheme="majorBidi" w:hAnsiTheme="majorBidi" w:cstheme="majorBidi"/>
          <w:szCs w:val="24"/>
        </w:rPr>
        <w:t>th</w:t>
      </w:r>
      <w:r w:rsidR="00A82B27" w:rsidRPr="0095398A">
        <w:rPr>
          <w:rFonts w:asciiTheme="majorBidi" w:hAnsiTheme="majorBidi" w:cstheme="majorBidi"/>
          <w:szCs w:val="24"/>
        </w:rPr>
        <w:t xml:space="preserve"> CNT</w:t>
      </w:r>
      <w:r w:rsidR="00A82B27" w:rsidRPr="0095398A">
        <w:rPr>
          <w:rFonts w:asciiTheme="majorBidi" w:eastAsiaTheme="minorEastAsia" w:hAnsiTheme="majorBidi" w:cstheme="majorBidi"/>
          <w:szCs w:val="24"/>
        </w:rPr>
        <w:t xml:space="preserve"> and it can be rearranged into</w:t>
      </w:r>
      <w:r w:rsidR="00A82B27" w:rsidRPr="00416E78">
        <w:rPr>
          <w:rFonts w:asciiTheme="majorBidi" w:eastAsiaTheme="minorEastAsia" w:hAnsiTheme="majorBidi" w:cstheme="majorBidi"/>
          <w:szCs w:val="24"/>
        </w:rPr>
        <w:t xml:space="preserve"> sub-matrices associated with </w:t>
      </w:r>
      <w:r w:rsidR="00A82B27">
        <w:rPr>
          <w:rFonts w:asciiTheme="majorBidi" w:eastAsiaTheme="minorEastAsia" w:hAnsiTheme="majorBidi" w:cstheme="majorBidi"/>
          <w:szCs w:val="24"/>
        </w:rPr>
        <w:t xml:space="preserve">the </w:t>
      </w:r>
      <w:r w:rsidR="00A82B27" w:rsidRPr="00964ABA">
        <w:rPr>
          <w:rFonts w:asciiTheme="majorBidi" w:eastAsiaTheme="minorEastAsia" w:hAnsiTheme="majorBidi" w:cstheme="majorBidi"/>
          <w:szCs w:val="24"/>
        </w:rPr>
        <w:t xml:space="preserve">active </w:t>
      </w:r>
      <w:r w:rsidR="00A82B27">
        <w:rPr>
          <w:rFonts w:asciiTheme="majorBidi" w:eastAsiaTheme="minorEastAsia" w:hAnsiTheme="majorBidi" w:cstheme="majorBidi"/>
          <w:szCs w:val="24"/>
        </w:rPr>
        <w:t>DOF</w:t>
      </w:r>
      <w:r w:rsidR="00A82B27" w:rsidRPr="00964ABA">
        <w:rPr>
          <w:rFonts w:asciiTheme="majorBidi" w:eastAsiaTheme="minorEastAsia" w:hAnsiTheme="majorBidi" w:cstheme="majorBidi"/>
          <w:szCs w:val="24"/>
        </w:rPr>
        <w:t xml:space="preserve">s and constrained </w:t>
      </w:r>
      <w:r w:rsidR="00A82B27">
        <w:rPr>
          <w:rFonts w:asciiTheme="majorBidi" w:eastAsiaTheme="minorEastAsia" w:hAnsiTheme="majorBidi" w:cstheme="majorBidi"/>
          <w:szCs w:val="24"/>
        </w:rPr>
        <w:t>DOF</w:t>
      </w:r>
      <w:r w:rsidR="00A82B27" w:rsidRPr="00964ABA">
        <w:rPr>
          <w:rFonts w:asciiTheme="majorBidi" w:eastAsiaTheme="minorEastAsia" w:hAnsiTheme="majorBidi" w:cstheme="majorBidi"/>
          <w:szCs w:val="24"/>
        </w:rPr>
        <w:t>s. The superscript</w:t>
      </w:r>
      <w:r w:rsidR="00A82B27" w:rsidRPr="00F465C0">
        <w:rPr>
          <w:rFonts w:asciiTheme="majorBidi" w:eastAsiaTheme="minorEastAsia" w:hAnsiTheme="majorBidi" w:cstheme="majorBidi"/>
          <w:szCs w:val="24"/>
        </w:rPr>
        <w:t xml:space="preserve">s “II”, “IB”, “BI” </w:t>
      </w:r>
      <w:r w:rsidR="00A82B27" w:rsidRPr="00F465C0">
        <w:rPr>
          <w:rFonts w:cs="Times New Roman" w:hint="cs"/>
          <w:szCs w:val="24"/>
          <w:lang w:eastAsia="zh-CN"/>
        </w:rPr>
        <w:t>a</w:t>
      </w:r>
      <w:r w:rsidR="00A82B27" w:rsidRPr="00F465C0">
        <w:rPr>
          <w:rFonts w:cs="Times New Roman"/>
          <w:szCs w:val="24"/>
          <w:lang w:eastAsia="zh-CN"/>
        </w:rPr>
        <w:t xml:space="preserve">nd “BB” in </w:t>
      </w:r>
      <w:r w:rsidR="00A82B27" w:rsidRPr="009D6DB4">
        <w:rPr>
          <w:rFonts w:cs="Times New Roman"/>
          <w:szCs w:val="24"/>
          <w:lang w:eastAsia="zh-CN"/>
        </w:rPr>
        <w:t xml:space="preserve">the middle term represent the components related to active and constrained </w:t>
      </w:r>
      <w:r w:rsidR="00A82B27">
        <w:rPr>
          <w:rFonts w:cs="Times New Roman"/>
          <w:szCs w:val="24"/>
          <w:lang w:eastAsia="zh-CN"/>
        </w:rPr>
        <w:t>DOF</w:t>
      </w:r>
      <w:r w:rsidR="00A82B27" w:rsidRPr="009D6DB4">
        <w:rPr>
          <w:rFonts w:cs="Times New Roman"/>
          <w:szCs w:val="24"/>
          <w:lang w:eastAsia="zh-CN"/>
        </w:rPr>
        <w:t>s</w:t>
      </w:r>
      <w:r w:rsidR="00A82B27">
        <w:rPr>
          <w:rFonts w:cs="Times New Roman"/>
          <w:szCs w:val="24"/>
          <w:lang w:eastAsia="zh-CN"/>
        </w:rPr>
        <w:t xml:space="preserve">. </w:t>
      </w:r>
      <m:oMath>
        <m:sSubSup>
          <m:sSubSupPr>
            <m:ctrlPr>
              <w:rPr>
                <w:rFonts w:ascii="Cambria Math" w:hAnsi="Cambria Math"/>
                <w:b/>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C,R</m:t>
            </m:r>
          </m:sup>
        </m:sSubSup>
      </m:oMath>
      <w:r w:rsidR="00A82B27" w:rsidRPr="005A0444">
        <w:rPr>
          <w:rFonts w:cs="Times New Roman" w:hint="eastAsia"/>
          <w:lang w:eastAsia="zh-CN"/>
        </w:rPr>
        <w:t xml:space="preserve"> </w:t>
      </w:r>
      <w:r w:rsidR="00A82B27" w:rsidRPr="005A0444">
        <w:rPr>
          <w:rFonts w:cs="Times New Roman"/>
          <w:lang w:eastAsia="zh-CN"/>
        </w:rPr>
        <w:t>is the</w:t>
      </w:r>
      <w:r w:rsidR="00A82B27">
        <w:rPr>
          <w:rFonts w:cs="Times New Roman"/>
          <w:lang w:eastAsia="zh-CN"/>
        </w:rPr>
        <w:t xml:space="preserve"> reacting force on the CNT surface which equals to the force that polymer </w:t>
      </w:r>
      <w:r w:rsidR="00AC6FE5">
        <w:rPr>
          <w:rFonts w:cs="Times New Roman"/>
          <w:lang w:eastAsia="zh-CN"/>
        </w:rPr>
        <w:t xml:space="preserve">applies on </w:t>
      </w:r>
      <w:r w:rsidR="00AC6FE5" w:rsidRPr="00936EF8">
        <w:rPr>
          <w:rFonts w:asciiTheme="majorBidi" w:hAnsiTheme="majorBidi" w:cstheme="majorBidi"/>
          <w:i/>
          <w:szCs w:val="24"/>
        </w:rPr>
        <w:t>i</w:t>
      </w:r>
      <w:r w:rsidR="00AC6FE5" w:rsidRPr="00936EF8">
        <w:rPr>
          <w:rFonts w:asciiTheme="majorBidi" w:hAnsiTheme="majorBidi" w:cstheme="majorBidi"/>
          <w:szCs w:val="24"/>
        </w:rPr>
        <w:t>th</w:t>
      </w:r>
      <w:r w:rsidR="00AC6FE5" w:rsidRPr="0095398A">
        <w:rPr>
          <w:rFonts w:asciiTheme="majorBidi" w:hAnsiTheme="majorBidi" w:cstheme="majorBidi"/>
          <w:szCs w:val="24"/>
        </w:rPr>
        <w:t xml:space="preserve"> CNT</w:t>
      </w:r>
      <w:r w:rsidR="00AC6FE5">
        <w:rPr>
          <w:rFonts w:asciiTheme="majorBidi" w:hAnsiTheme="majorBidi" w:cstheme="majorBidi"/>
          <w:szCs w:val="24"/>
        </w:rPr>
        <w:t xml:space="preserve">, namely the xxx in Fig.xxx(b). </w:t>
      </w:r>
      <m:oMath>
        <m:sSubSup>
          <m:sSubSupPr>
            <m:ctrlPr>
              <w:rPr>
                <w:rFonts w:ascii="Cambria Math" w:hAnsi="Cambria Math"/>
                <w:b/>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C,R</m:t>
            </m:r>
          </m:sup>
        </m:sSubSup>
      </m:oMath>
      <w:r w:rsidR="00AC6FE5">
        <w:rPr>
          <w:rFonts w:asciiTheme="majorBidi" w:hAnsiTheme="majorBidi" w:cstheme="majorBidi" w:hint="eastAsia"/>
          <w:b/>
          <w:lang w:eastAsia="zh-CN"/>
        </w:rPr>
        <w:t xml:space="preserve"> </w:t>
      </w:r>
      <w:r w:rsidR="00AC6FE5">
        <w:rPr>
          <w:rFonts w:asciiTheme="majorBidi" w:hAnsiTheme="majorBidi" w:cstheme="majorBidi"/>
          <w:lang w:eastAsia="zh-CN"/>
        </w:rPr>
        <w:t xml:space="preserve">can be explicitly calculated from Equation </w:t>
      </w:r>
      <w:r w:rsidR="00AC6FE5" w:rsidRPr="005A0444">
        <w:rPr>
          <w:rFonts w:cs="Times New Roman"/>
          <w:szCs w:val="24"/>
          <w:lang w:eastAsia="zh-CN"/>
        </w:rPr>
        <w:fldChar w:fldCharType="begin"/>
      </w:r>
      <w:r w:rsidR="00AC6FE5" w:rsidRPr="005A0444">
        <w:rPr>
          <w:rFonts w:cs="Times New Roman"/>
          <w:szCs w:val="24"/>
          <w:lang w:eastAsia="zh-CN"/>
        </w:rPr>
        <w:instrText xml:space="preserve"> REF eq103 \h  \* MERGEFORMAT </w:instrText>
      </w:r>
      <w:r w:rsidR="00AC6FE5" w:rsidRPr="005A0444">
        <w:rPr>
          <w:rFonts w:cs="Times New Roman"/>
          <w:szCs w:val="24"/>
          <w:lang w:eastAsia="zh-CN"/>
        </w:rPr>
      </w:r>
      <w:r w:rsidR="00AC6FE5" w:rsidRPr="005A0444">
        <w:rPr>
          <w:rFonts w:cs="Times New Roman"/>
          <w:szCs w:val="24"/>
          <w:lang w:eastAsia="zh-CN"/>
        </w:rPr>
        <w:fldChar w:fldCharType="separate"/>
      </w:r>
      <w:r w:rsidR="00AC6FE5" w:rsidRPr="005A0444">
        <w:rPr>
          <w:rFonts w:cs="Times New Roman"/>
          <w:szCs w:val="24"/>
        </w:rPr>
        <w:t>(</w:t>
      </w:r>
      <w:r w:rsidR="00AC6FE5" w:rsidRPr="005A0444">
        <w:rPr>
          <w:rFonts w:cs="Times New Roman"/>
          <w:noProof/>
          <w:szCs w:val="24"/>
        </w:rPr>
        <w:t>3</w:t>
      </w:r>
      <w:r w:rsidR="00AC6FE5" w:rsidRPr="005A0444">
        <w:rPr>
          <w:rFonts w:cs="Times New Roman"/>
          <w:szCs w:val="24"/>
        </w:rPr>
        <w:t>)</w:t>
      </w:r>
      <w:r w:rsidR="00AC6FE5" w:rsidRPr="005A0444">
        <w:rPr>
          <w:rFonts w:cs="Times New Roman"/>
          <w:szCs w:val="24"/>
          <w:lang w:eastAsia="zh-CN"/>
        </w:rPr>
        <w:fldChar w:fldCharType="end"/>
      </w:r>
      <w:r w:rsidR="00AC6FE5">
        <w:rPr>
          <w:rFonts w:cs="Times New Roman"/>
          <w:szCs w:val="24"/>
          <w:lang w:eastAsia="zh-CN"/>
        </w:rPr>
        <w:t xml:space="preserve"> as</w:t>
      </w:r>
    </w:p>
    <w:p w14:paraId="30A455BE" w14:textId="4A36BEEF" w:rsidR="00AC6FE5" w:rsidRDefault="00AC6FE5" w:rsidP="000618B5">
      <w:pPr>
        <w:pStyle w:val="equation"/>
      </w:pPr>
      <w:r>
        <w:rPr>
          <w:bCs/>
        </w:rPr>
        <w:tab/>
      </w:r>
      <m:oMath>
        <m:sSubSup>
          <m:sSubSupPr>
            <m:ctrlPr>
              <w:rPr>
                <w:rFonts w:ascii="Cambria Math" w:hAnsi="Cambria Math"/>
                <w:bC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C,R</m:t>
            </m:r>
          </m:sup>
        </m:sSubSup>
        <m:r>
          <m:rPr>
            <m:sty m:val="p"/>
          </m:rPr>
          <w:rPr>
            <w:rFonts w:ascii="Cambria Math" w:hAnsi="Cambria Math"/>
          </w:rPr>
          <m:t>=</m:t>
        </m:r>
        <m:d>
          <m:dPr>
            <m:ctrlPr>
              <w:rPr>
                <w:rFonts w:ascii="Cambria Math" w:hAnsi="Cambria Math"/>
                <w:bCs/>
                <w:lang w:eastAsia="en-US"/>
              </w:rPr>
            </m:ctrlPr>
          </m:dPr>
          <m:e>
            <m:r>
              <w:rPr>
                <w:rFonts w:ascii="Cambria Math" w:hAnsi="Cambria Math"/>
              </w:rPr>
              <m:t>-</m:t>
            </m:r>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C,BI</m:t>
                </m:r>
              </m:sup>
            </m:sSubSup>
            <m:sSup>
              <m:sSupPr>
                <m:ctrlPr>
                  <w:rPr>
                    <w:rFonts w:ascii="Cambria Math" w:hAnsi="Cambria Math" w:cstheme="minorBidi"/>
                    <w:bCs/>
                    <w:i/>
                    <w:lang w:eastAsia="en-US"/>
                  </w:rPr>
                </m:ctrlPr>
              </m:sSupPr>
              <m:e>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C,II</m:t>
                    </m:r>
                  </m:sup>
                </m:sSubSup>
              </m:e>
              <m:sup>
                <m:r>
                  <w:rPr>
                    <w:rFonts w:ascii="Cambria Math" w:hAnsi="Cambria Math"/>
                  </w:rPr>
                  <m:t>-1</m:t>
                </m:r>
              </m:sup>
            </m:sSup>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C,IB</m:t>
                </m:r>
              </m:sup>
            </m:sSubSup>
            <m:r>
              <w:rPr>
                <w:rFonts w:ascii="Cambria Math" w:hAnsi="Cambria Math"/>
              </w:rPr>
              <m:t>+</m:t>
            </m:r>
            <m:sSubSup>
              <m:sSubSupPr>
                <m:ctrlPr>
                  <w:rPr>
                    <w:rFonts w:ascii="Cambria Math" w:hAnsi="Cambria Math"/>
                    <w:bCs/>
                    <w:i/>
                  </w:rPr>
                </m:ctrlPr>
              </m:sSubSupPr>
              <m:e>
                <m:r>
                  <m:rPr>
                    <m:sty m:val="bi"/>
                  </m:rPr>
                  <w:rPr>
                    <w:rFonts w:ascii="Cambria Math" w:hAnsi="Cambria Math"/>
                  </w:rPr>
                  <m:t>K</m:t>
                </m:r>
              </m:e>
              <m:sub>
                <m:r>
                  <w:rPr>
                    <w:rFonts w:ascii="Cambria Math" w:hAnsi="Cambria Math"/>
                  </w:rPr>
                  <m:t>i</m:t>
                </m:r>
              </m:sub>
              <m:sup>
                <m:r>
                  <m:rPr>
                    <m:sty m:val="p"/>
                  </m:rPr>
                  <w:rPr>
                    <w:rFonts w:ascii="Cambria Math" w:hAnsi="Cambria Math"/>
                  </w:rPr>
                  <m:t>C,BB</m:t>
                </m:r>
              </m:sup>
            </m:sSubSup>
          </m:e>
        </m:d>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r>
          <m:rPr>
            <m:sty m:val="p"/>
          </m:rPr>
          <w:rPr>
            <w:rFonts w:ascii="Cambria Math" w:hAnsi="Cambria Math"/>
          </w:rPr>
          <m:t>=</m:t>
        </m:r>
        <m:sSub>
          <m:sSubPr>
            <m:ctrlPr>
              <w:rPr>
                <w:rFonts w:ascii="Cambria Math" w:hAnsi="Cambria Math"/>
                <w:bCs/>
                <w:i/>
              </w:rPr>
            </m:ctrlPr>
          </m:sSubPr>
          <m:e>
            <m:r>
              <m:rPr>
                <m:sty m:val="bi"/>
              </m:rPr>
              <w:rPr>
                <w:rFonts w:ascii="Cambria Math" w:hAnsi="Cambria Math"/>
              </w:rPr>
              <m:t>T</m:t>
            </m:r>
          </m:e>
          <m:sub>
            <m:r>
              <w:rPr>
                <w:rFonts w:ascii="Cambria Math" w:hAnsi="Cambria Math"/>
              </w:rPr>
              <m:t>i</m:t>
            </m:r>
          </m:sub>
        </m:sSub>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Pr>
          <w:rFonts w:hint="eastAsia"/>
          <w:bCs/>
        </w:rPr>
        <w:t xml:space="preserve"> </w:t>
      </w:r>
      <w:r>
        <w:rPr>
          <w:bCs/>
        </w:rPr>
        <w:tab/>
      </w:r>
      <w:bookmarkStart w:id="62" w:name="eq104"/>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0618B5">
        <w:rPr>
          <w:noProof/>
        </w:rPr>
        <w:t>4</w:t>
      </w:r>
      <w:r w:rsidRPr="0095398A">
        <w:rPr>
          <w:noProof/>
        </w:rPr>
        <w:fldChar w:fldCharType="end"/>
      </w:r>
      <w:r w:rsidRPr="0095398A">
        <w:t>)</w:t>
      </w:r>
      <w:bookmarkEnd w:id="62"/>
    </w:p>
    <w:p w14:paraId="7609F82F" w14:textId="6D284BF2" w:rsidR="00AC6FE5" w:rsidRPr="005A0444" w:rsidRDefault="00AC6FE5" w:rsidP="005A0444">
      <w:pPr>
        <w:jc w:val="both"/>
        <w:rPr>
          <w:rFonts w:asciiTheme="majorBidi" w:hAnsiTheme="majorBidi" w:cstheme="majorBidi"/>
          <w:szCs w:val="24"/>
        </w:rPr>
      </w:pPr>
      <w:r w:rsidRPr="0095398A">
        <w:rPr>
          <w:rFonts w:asciiTheme="majorBidi" w:hAnsiTheme="majorBidi" w:cstheme="majorBidi"/>
          <w:szCs w:val="24"/>
        </w:rPr>
        <w:t xml:space="preserve">where </w:t>
      </w:r>
      <m:oMath>
        <m:sSub>
          <m:sSubPr>
            <m:ctrlPr>
              <w:rPr>
                <w:rFonts w:ascii="Cambria Math" w:hAnsi="Cambria Math"/>
                <w:b/>
                <w:i/>
                <w:szCs w:val="24"/>
              </w:rPr>
            </m:ctrlPr>
          </m:sSubPr>
          <m:e>
            <m:r>
              <m:rPr>
                <m:sty m:val="bi"/>
              </m:rPr>
              <w:rPr>
                <w:rFonts w:ascii="Cambria Math" w:hAnsi="Cambria Math"/>
                <w:szCs w:val="24"/>
              </w:rPr>
              <m:t>T</m:t>
            </m:r>
          </m:e>
          <m:sub>
            <m:r>
              <w:rPr>
                <w:rFonts w:ascii="Cambria Math" w:hAnsi="Cambria Math"/>
                <w:szCs w:val="24"/>
              </w:rPr>
              <m:t>i</m:t>
            </m:r>
          </m:sub>
        </m:sSub>
      </m:oMath>
      <w:r w:rsidRPr="00996898">
        <w:rPr>
          <w:rFonts w:asciiTheme="majorBidi" w:hAnsiTheme="majorBidi" w:cstheme="majorBidi"/>
          <w:b/>
          <w:szCs w:val="24"/>
          <w:lang w:eastAsia="zh-CN"/>
        </w:rPr>
        <w:t xml:space="preserve"> </w:t>
      </w:r>
      <w:r w:rsidRPr="0095398A">
        <w:rPr>
          <w:rFonts w:asciiTheme="majorBidi" w:hAnsiTheme="majorBidi" w:cstheme="majorBidi"/>
          <w:szCs w:val="24"/>
        </w:rPr>
        <w:t>must be a positive definite matrix due the conservation of energy.</w:t>
      </w:r>
      <w:r>
        <w:rPr>
          <w:rFonts w:asciiTheme="majorBidi" w:hAnsiTheme="majorBidi" w:cstheme="majorBidi"/>
          <w:szCs w:val="24"/>
        </w:rPr>
        <w:t xml:space="preserve"> </w:t>
      </w:r>
      <w:r w:rsidRPr="005A0444">
        <w:rPr>
          <w:rFonts w:asciiTheme="majorBidi" w:hAnsiTheme="majorBidi" w:cstheme="majorBidi"/>
          <w:szCs w:val="24"/>
        </w:rPr>
        <w:t xml:space="preserve">Equilibrium necessitates that the force that the </w:t>
      </w:r>
      <w:r w:rsidRPr="005A0444">
        <w:rPr>
          <w:rFonts w:asciiTheme="majorBidi" w:hAnsiTheme="majorBidi" w:cstheme="majorBidi"/>
          <w:i/>
          <w:szCs w:val="24"/>
        </w:rPr>
        <w:t>i</w:t>
      </w:r>
      <w:r w:rsidRPr="005A0444">
        <w:rPr>
          <w:rFonts w:asciiTheme="majorBidi" w:hAnsiTheme="majorBidi" w:cstheme="majorBidi"/>
          <w:szCs w:val="24"/>
        </w:rPr>
        <w:t>th CNT applies on the polymer</w:t>
      </w:r>
      <w:r w:rsidR="009D524F" w:rsidRPr="005A0444">
        <w:rPr>
          <w:rFonts w:asciiTheme="majorBidi" w:hAnsiTheme="majorBidi" w:cstheme="majorBidi"/>
          <w:szCs w:val="24"/>
        </w:rPr>
        <w:t xml:space="preserve"> is:</w:t>
      </w:r>
    </w:p>
    <w:p w14:paraId="3DF67B79" w14:textId="3147B5D6" w:rsidR="009D524F" w:rsidRDefault="009D524F" w:rsidP="000618B5">
      <w:pPr>
        <w:pStyle w:val="equation"/>
      </w:pPr>
      <w:r>
        <w:rPr>
          <w:bCs/>
          <w:lang w:eastAsia="en-US"/>
        </w:rPr>
        <w:tab/>
      </w:r>
      <m:oMath>
        <m:sSubSup>
          <m:sSubSupPr>
            <m:ctrlPr>
              <w:rPr>
                <w:rFonts w:ascii="Cambria Math" w:hAnsi="Cambria Math"/>
                <w:bCs/>
                <w:lang w:eastAsia="en-U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C→P</m:t>
            </m:r>
          </m:sup>
        </m:sSubSup>
        <m:r>
          <w:rPr>
            <w:rFonts w:ascii="Cambria Math" w:hAnsi="Cambria Math"/>
          </w:rPr>
          <m:t>=-</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Pr>
          <w:rFonts w:hint="eastAsia"/>
          <w:bCs/>
        </w:rPr>
        <w:t xml:space="preserve"> </w:t>
      </w:r>
      <w:r>
        <w:rPr>
          <w:bCs/>
        </w:rPr>
        <w:tab/>
      </w:r>
      <w:bookmarkStart w:id="63" w:name="eq105"/>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0618B5">
        <w:rPr>
          <w:noProof/>
        </w:rPr>
        <w:t>5</w:t>
      </w:r>
      <w:r w:rsidRPr="0095398A">
        <w:rPr>
          <w:noProof/>
        </w:rPr>
        <w:fldChar w:fldCharType="end"/>
      </w:r>
      <w:r w:rsidRPr="0095398A">
        <w:t>)</w:t>
      </w:r>
      <w:bookmarkEnd w:id="63"/>
    </w:p>
    <w:p w14:paraId="1E223BBF" w14:textId="6668E0A2" w:rsidR="009D524F" w:rsidRPr="00C86BE1" w:rsidRDefault="009D524F" w:rsidP="005A0444">
      <w:pPr>
        <w:rPr>
          <w:rFonts w:asciiTheme="majorBidi" w:hAnsiTheme="majorBidi" w:cstheme="majorBidi"/>
          <w:szCs w:val="24"/>
        </w:rPr>
      </w:pPr>
      <w:r w:rsidRPr="00C86BE1">
        <w:rPr>
          <w:rFonts w:cs="Times New Roman"/>
          <w:szCs w:val="24"/>
          <w:lang w:eastAsia="zh-CN"/>
        </w:rPr>
        <w:t>which</w:t>
      </w:r>
      <w:r w:rsidRPr="00C86BE1">
        <w:rPr>
          <w:rFonts w:asciiTheme="majorBidi" w:hAnsiTheme="majorBidi" w:cstheme="majorBidi"/>
          <w:szCs w:val="24"/>
        </w:rPr>
        <w:t xml:space="preserve"> corresponds to the xxx in Fig.xxx(b).</w:t>
      </w:r>
    </w:p>
    <w:p w14:paraId="61824A4C" w14:textId="2C132028" w:rsidR="009D524F" w:rsidRPr="00C86BE1" w:rsidRDefault="00C86BE1" w:rsidP="00112037">
      <w:pPr>
        <w:ind w:firstLine="357"/>
        <w:jc w:val="both"/>
        <w:rPr>
          <w:rFonts w:asciiTheme="majorBidi" w:hAnsiTheme="majorBidi" w:cstheme="majorBidi"/>
          <w:bCs/>
          <w:szCs w:val="24"/>
          <w:lang w:eastAsia="zh-CN"/>
        </w:rPr>
      </w:pPr>
      <w:r w:rsidRPr="00C86BE1">
        <w:rPr>
          <w:rFonts w:asciiTheme="majorBidi" w:hAnsiTheme="majorBidi" w:cstheme="majorBidi"/>
          <w:szCs w:val="24"/>
        </w:rPr>
        <w:t>The equilibrium equation of polymer can be derived from the “force scattering” process. As shown in Fig.xxx(b)</w:t>
      </w:r>
      <w:r w:rsidR="009D524F" w:rsidRPr="00C86BE1">
        <w:rPr>
          <w:rFonts w:asciiTheme="majorBidi" w:hAnsiTheme="majorBidi" w:cstheme="majorBidi"/>
          <w:szCs w:val="24"/>
        </w:rPr>
        <w:t xml:space="preserve">, </w:t>
      </w:r>
      <m:oMath>
        <m:sSubSup>
          <m:sSubSupPr>
            <m:ctrlPr>
              <w:rPr>
                <w:rFonts w:ascii="Cambria Math" w:hAnsi="Cambria Math"/>
                <w:bCs/>
                <w:szCs w:val="24"/>
              </w:rPr>
            </m:ctrlPr>
          </m:sSubSupPr>
          <m:e>
            <m:r>
              <m:rPr>
                <m:sty m:val="bi"/>
              </m:rPr>
              <w:rPr>
                <w:rFonts w:ascii="Cambria Math" w:hAnsi="Cambria Math"/>
                <w:szCs w:val="24"/>
              </w:rPr>
              <m:t>f</m:t>
            </m:r>
          </m:e>
          <m:sub>
            <m:r>
              <w:rPr>
                <w:rFonts w:ascii="Cambria Math" w:hAnsi="Cambria Math"/>
                <w:szCs w:val="24"/>
              </w:rPr>
              <m:t>i</m:t>
            </m:r>
          </m:sub>
          <m:sup>
            <m:r>
              <m:rPr>
                <m:sty m:val="p"/>
              </m:rPr>
              <w:rPr>
                <w:rFonts w:ascii="Cambria Math" w:hAnsi="Cambria Math"/>
                <w:szCs w:val="24"/>
              </w:rPr>
              <m:t>C→P</m:t>
            </m:r>
          </m:sup>
        </m:sSubSup>
      </m:oMath>
      <w:r w:rsidR="009D524F" w:rsidRPr="00C86BE1">
        <w:rPr>
          <w:rFonts w:asciiTheme="majorBidi" w:hAnsiTheme="majorBidi" w:cstheme="majorBidi" w:hint="eastAsia"/>
          <w:bCs/>
          <w:szCs w:val="24"/>
          <w:lang w:eastAsia="zh-CN"/>
        </w:rPr>
        <w:t xml:space="preserve"> </w:t>
      </w:r>
      <w:r w:rsidR="009D524F" w:rsidRPr="00C86BE1">
        <w:rPr>
          <w:rFonts w:asciiTheme="majorBidi" w:hAnsiTheme="majorBidi" w:cstheme="majorBidi"/>
          <w:bCs/>
          <w:szCs w:val="24"/>
          <w:lang w:eastAsia="zh-CN"/>
        </w:rPr>
        <w:t xml:space="preserve">should be scattered to the polymer nodes </w:t>
      </w:r>
      <w:r w:rsidRPr="00C86BE1">
        <w:rPr>
          <w:rFonts w:asciiTheme="majorBidi" w:hAnsiTheme="majorBidi" w:cstheme="majorBidi"/>
          <w:bCs/>
          <w:szCs w:val="24"/>
          <w:lang w:eastAsia="zh-CN"/>
        </w:rPr>
        <w:t>and t</w:t>
      </w:r>
      <w:r w:rsidR="009D524F" w:rsidRPr="00C86BE1">
        <w:rPr>
          <w:rFonts w:asciiTheme="majorBidi" w:hAnsiTheme="majorBidi" w:cstheme="majorBidi"/>
          <w:bCs/>
          <w:szCs w:val="24"/>
          <w:lang w:eastAsia="zh-CN"/>
        </w:rPr>
        <w:t xml:space="preserve">he scattered </w:t>
      </w:r>
      <m:oMath>
        <m:sSubSup>
          <m:sSubSupPr>
            <m:ctrlPr>
              <w:rPr>
                <w:rFonts w:ascii="Cambria Math" w:hAnsi="Cambria Math"/>
                <w:bCs/>
                <w:szCs w:val="24"/>
              </w:rPr>
            </m:ctrlPr>
          </m:sSubSupPr>
          <m:e>
            <m:r>
              <m:rPr>
                <m:sty m:val="bi"/>
              </m:rPr>
              <w:rPr>
                <w:rFonts w:ascii="Cambria Math" w:hAnsi="Cambria Math"/>
                <w:szCs w:val="24"/>
              </w:rPr>
              <m:t>f</m:t>
            </m:r>
          </m:e>
          <m:sub>
            <m:r>
              <w:rPr>
                <w:rFonts w:ascii="Cambria Math" w:hAnsi="Cambria Math"/>
                <w:szCs w:val="24"/>
              </w:rPr>
              <m:t>i</m:t>
            </m:r>
          </m:sub>
          <m:sup>
            <m:r>
              <m:rPr>
                <m:sty m:val="p"/>
              </m:rPr>
              <w:rPr>
                <w:rFonts w:ascii="Cambria Math" w:hAnsi="Cambria Math"/>
                <w:szCs w:val="24"/>
              </w:rPr>
              <m:t>C→P</m:t>
            </m:r>
          </m:sup>
        </m:sSubSup>
      </m:oMath>
      <w:r w:rsidR="009D524F" w:rsidRPr="00C86BE1">
        <w:rPr>
          <w:rFonts w:asciiTheme="majorBidi" w:hAnsiTheme="majorBidi" w:cstheme="majorBidi" w:hint="eastAsia"/>
          <w:bCs/>
          <w:szCs w:val="24"/>
          <w:lang w:eastAsia="zh-CN"/>
        </w:rPr>
        <w:t xml:space="preserve"> </w:t>
      </w:r>
      <w:r w:rsidR="009D524F" w:rsidRPr="00C86BE1">
        <w:rPr>
          <w:rFonts w:asciiTheme="majorBidi" w:hAnsiTheme="majorBidi" w:cstheme="majorBidi"/>
          <w:bCs/>
          <w:szCs w:val="24"/>
          <w:lang w:eastAsia="zh-CN"/>
        </w:rPr>
        <w:t>can be calculated as:</w:t>
      </w:r>
    </w:p>
    <w:p w14:paraId="1B3AB376" w14:textId="2F2D2B22" w:rsidR="009D524F" w:rsidRDefault="000618B5" w:rsidP="000618B5">
      <w:pPr>
        <w:pStyle w:val="equation"/>
      </w:pPr>
      <w:r w:rsidRPr="00C86BE1">
        <w:tab/>
      </w:r>
      <m:oMath>
        <m:sSubSup>
          <m:sSubSupPr>
            <m:ctrlPr>
              <w:rPr>
                <w:rFonts w:ascii="Cambria Math" w:hAnsi="Cambria Math"/>
              </w:rPr>
            </m:ctrlPr>
          </m:sSubSupPr>
          <m:e>
            <m:r>
              <w:rPr>
                <w:rFonts w:ascii="Cambria Math" w:hAnsi="Cambria Math"/>
              </w:rPr>
              <m:t>F</m:t>
            </m:r>
          </m:e>
          <m:sub>
            <m:r>
              <w:rPr>
                <w:rFonts w:ascii="Cambria Math" w:hAnsi="Cambria Math"/>
              </w:rPr>
              <m:t>ik</m:t>
            </m:r>
            <m:r>
              <w:del w:id="64" w:author="iamthree" w:date="2019-01-02T00:20:00Z">
                <w:rPr>
                  <w:rFonts w:ascii="Cambria Math" w:hAnsi="Cambria Math"/>
                </w:rPr>
                <m:t>j</m:t>
              </w:del>
            </m:r>
          </m:sub>
          <m:sup>
            <m:r>
              <m:rPr>
                <m:sty m:val="p"/>
              </m:rPr>
              <w:rPr>
                <w:rFonts w:ascii="Cambria Math" w:hAnsi="Cambria Math"/>
              </w:rPr>
              <m:t>C→P</m:t>
            </m:r>
          </m:sup>
        </m:sSubSup>
        <m:r>
          <m:rPr>
            <m:sty m:val="p"/>
          </m:rPr>
          <w:rPr>
            <w:rFonts w:ascii="Cambria Math" w:hAnsi="Cambria Math"/>
          </w:rPr>
          <m:t>=</m:t>
        </m:r>
        <m:nary>
          <m:naryPr>
            <m:chr m:val="∑"/>
            <m:limLoc m:val="undOvr"/>
            <m:ctrlPr>
              <w:rPr>
                <w:rFonts w:ascii="Cambria Math" w:hAnsi="Cambria Math"/>
                <w:lang w:eastAsia="en-US"/>
              </w:rPr>
            </m:ctrlPr>
          </m:naryPr>
          <m:sub>
            <m:r>
              <w:rPr>
                <w:rFonts w:ascii="Cambria Math" w:hAnsi="Cambria Math"/>
              </w:rPr>
              <m:t>j</m:t>
            </m:r>
            <m:r>
              <w:del w:id="65" w:author="iamthree" w:date="2019-01-02T00:20:00Z">
                <w:rPr>
                  <w:rFonts w:ascii="Cambria Math" w:hAnsi="Cambria Math"/>
                </w:rPr>
                <m:t>k</m:t>
              </w:del>
            </m:r>
            <m:r>
              <m:rPr>
                <m:sty m:val="p"/>
              </m:rPr>
              <w:rPr>
                <w:rFonts w:ascii="Cambria Math" w:hAnsi="Cambria Math"/>
              </w:rPr>
              <m:t>=1</m:t>
            </m:r>
          </m:sub>
          <m:sup>
            <m:sSubSup>
              <m:sSubSupPr>
                <m:ctrlPr>
                  <w:rPr>
                    <w:rFonts w:ascii="Cambria Math" w:hAnsi="Cambria Math"/>
                    <w:i/>
                  </w:rPr>
                </m:ctrlPr>
              </m:sSubSupPr>
              <m:e>
                <m:r>
                  <w:rPr>
                    <w:rFonts w:ascii="Cambria Math" w:hAnsi="Cambria Math"/>
                  </w:rPr>
                  <m:t>N</m:t>
                </m:r>
              </m:e>
              <m:sub>
                <m:r>
                  <w:rPr>
                    <w:rFonts w:ascii="Cambria Math" w:hAnsi="Cambria Math"/>
                  </w:rPr>
                  <m:t>i</m:t>
                </m:r>
              </m:sub>
              <m:sup>
                <m:r>
                  <m:rPr>
                    <m:sty m:val="p"/>
                  </m:rPr>
                  <w:rPr>
                    <w:rFonts w:ascii="Cambria Math" w:hAnsi="Cambria Math"/>
                  </w:rPr>
                  <m:t>B</m:t>
                </m:r>
              </m:sup>
            </m:sSubSup>
          </m:sup>
          <m:e>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w</m:t>
                </m:r>
              </m:e>
              <m:sub>
                <m:r>
                  <w:rPr>
                    <w:rFonts w:ascii="Cambria Math" w:hAnsi="Cambria Math"/>
                  </w:rPr>
                  <m:t>ikj</m:t>
                </m:r>
                <m:r>
                  <w:del w:id="66" w:author="iamthree" w:date="2019-01-02T00:21:00Z">
                    <w:rPr>
                      <w:rFonts w:ascii="Cambria Math" w:hAnsi="Cambria Math"/>
                    </w:rPr>
                    <m:t>jk</m:t>
                  </w:del>
                </m:r>
              </m:sub>
              <m:sup>
                <m:r>
                  <m:rPr>
                    <m:sty m:val="p"/>
                  </m:rPr>
                  <w:rPr>
                    <w:rFonts w:ascii="Cambria Math" w:hAnsi="Cambria Math"/>
                  </w:rPr>
                  <m:t>f</m:t>
                </m:r>
              </m:sup>
            </m:sSubSup>
            <m:sSubSup>
              <m:sSubSupPr>
                <m:ctrlPr>
                  <w:rPr>
                    <w:rFonts w:ascii="Cambria Math" w:hAnsi="Cambria Math"/>
                    <w:i/>
                    <w:lang w:eastAsia="en-US"/>
                  </w:rPr>
                </m:ctrlPr>
              </m:sSubSupPr>
              <m:e>
                <m:r>
                  <w:rPr>
                    <w:rFonts w:ascii="Cambria Math" w:hAnsi="Cambria Math"/>
                  </w:rPr>
                  <m:t xml:space="preserve"> f</m:t>
                </m:r>
              </m:e>
              <m:sub>
                <m:r>
                  <w:rPr>
                    <w:rFonts w:ascii="Cambria Math" w:hAnsi="Cambria Math"/>
                  </w:rPr>
                  <m:t>ij</m:t>
                </m:r>
                <m:r>
                  <w:del w:id="67" w:author="iamthree" w:date="2019-01-02T00:21:00Z">
                    <w:rPr>
                      <w:rFonts w:ascii="Cambria Math" w:hAnsi="Cambria Math"/>
                    </w:rPr>
                    <m:t>k</m:t>
                  </w:del>
                </m:r>
              </m:sub>
              <m:sup>
                <m:r>
                  <m:rPr>
                    <m:sty m:val="p"/>
                  </m:rPr>
                  <w:rPr>
                    <w:rFonts w:ascii="Cambria Math" w:hAnsi="Cambria Math"/>
                  </w:rPr>
                  <m:t>C→P</m:t>
                </m:r>
              </m:sup>
            </m:sSubSup>
          </m:e>
        </m:nary>
      </m:oMath>
      <w:r>
        <w:rPr>
          <w:rFonts w:hint="eastAsia"/>
        </w:rPr>
        <w:t xml:space="preserve"> </w:t>
      </w:r>
      <w:r>
        <w:tab/>
      </w:r>
      <w:bookmarkStart w:id="68" w:name="eq106"/>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Pr>
          <w:noProof/>
        </w:rPr>
        <w:t>6</w:t>
      </w:r>
      <w:r w:rsidRPr="0095398A">
        <w:rPr>
          <w:noProof/>
        </w:rPr>
        <w:fldChar w:fldCharType="end"/>
      </w:r>
      <w:r w:rsidRPr="0095398A">
        <w:t>)</w:t>
      </w:r>
      <w:bookmarkEnd w:id="68"/>
    </w:p>
    <w:p w14:paraId="286ACED8" w14:textId="30809A4B" w:rsidR="000618B5" w:rsidRDefault="000618B5" w:rsidP="00C86BE1">
      <w:pPr>
        <w:jc w:val="both"/>
        <w:rPr>
          <w:rFonts w:cs="Times New Roman"/>
          <w:szCs w:val="24"/>
          <w:lang w:eastAsia="zh-CN"/>
        </w:rPr>
      </w:pPr>
      <w:r w:rsidRPr="005A0444">
        <w:rPr>
          <w:rFonts w:cs="Times New Roman"/>
          <w:szCs w:val="24"/>
          <w:lang w:eastAsia="zh-CN"/>
        </w:rPr>
        <w:lastRenderedPageBreak/>
        <w:t xml:space="preserve">where </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i</m:t>
            </m:r>
            <m:r>
              <w:rPr>
                <w:rFonts w:ascii="Cambria Math" w:hAnsi="Cambria Math"/>
              </w:rPr>
              <m:t>k</m:t>
            </m:r>
          </m:sub>
          <m:sup>
            <m:r>
              <m:rPr>
                <m:sty m:val="p"/>
              </m:rPr>
              <w:rPr>
                <w:rFonts w:ascii="Cambria Math" w:hAnsi="Cambria Math"/>
                <w:szCs w:val="24"/>
              </w:rPr>
              <m:t>C→P</m:t>
            </m:r>
          </m:sup>
        </m:sSubSup>
      </m:oMath>
      <w:r w:rsidRPr="005A0444">
        <w:rPr>
          <w:rFonts w:cs="Times New Roman" w:hint="eastAsia"/>
          <w:szCs w:val="24"/>
          <w:lang w:eastAsia="zh-CN"/>
        </w:rPr>
        <w:t xml:space="preserve"> </w:t>
      </w:r>
      <w:r w:rsidRPr="005A0444">
        <w:rPr>
          <w:rFonts w:cs="Times New Roman"/>
          <w:szCs w:val="24"/>
          <w:lang w:eastAsia="zh-CN"/>
        </w:rPr>
        <w:t>is the total force</w:t>
      </w:r>
      <w:r>
        <w:rPr>
          <w:rFonts w:cs="Times New Roman"/>
          <w:lang w:eastAsia="zh-CN"/>
        </w:rPr>
        <w:t xml:space="preserve"> from </w:t>
      </w:r>
      <w:r w:rsidRPr="005A0444">
        <w:rPr>
          <w:rFonts w:asciiTheme="majorBidi" w:hAnsiTheme="majorBidi" w:cstheme="majorBidi"/>
          <w:i/>
          <w:szCs w:val="24"/>
        </w:rPr>
        <w:t>i</w:t>
      </w:r>
      <w:r w:rsidRPr="005A0444">
        <w:rPr>
          <w:rFonts w:asciiTheme="majorBidi" w:hAnsiTheme="majorBidi" w:cstheme="majorBidi"/>
          <w:szCs w:val="24"/>
        </w:rPr>
        <w:t xml:space="preserve">th CNT that applies on the </w:t>
      </w:r>
      <w:r w:rsidR="00AE4C09">
        <w:rPr>
          <w:rFonts w:asciiTheme="majorBidi" w:hAnsiTheme="majorBidi" w:cstheme="majorBidi"/>
          <w:i/>
          <w:szCs w:val="24"/>
        </w:rPr>
        <w:t>k</w:t>
      </w:r>
      <w:r w:rsidRPr="005A0444">
        <w:rPr>
          <w:rFonts w:asciiTheme="majorBidi" w:hAnsiTheme="majorBidi" w:cstheme="majorBidi"/>
          <w:szCs w:val="24"/>
        </w:rPr>
        <w:t>th DOF of polymer and</w:t>
      </w:r>
      <w:r>
        <w:rPr>
          <w:rFonts w:asciiTheme="majorBidi" w:hAnsiTheme="majorBidi" w:cstheme="majorBidi"/>
          <w:color w:val="FF0000"/>
          <w:szCs w:val="24"/>
        </w:rPr>
        <w:t xml:space="preserve"> </w:t>
      </w:r>
      <m:oMath>
        <m:sSubSup>
          <m:sSubSupPr>
            <m:ctrlPr>
              <w:rPr>
                <w:rFonts w:ascii="Cambria Math" w:hAnsi="Cambria Math"/>
                <w:szCs w:val="24"/>
              </w:rPr>
            </m:ctrlPr>
          </m:sSubSupPr>
          <m:e>
            <m:r>
              <m:rPr>
                <m:sty m:val="p"/>
              </m:rPr>
              <w:rPr>
                <w:rFonts w:ascii="Cambria Math" w:hAnsi="Cambria Math"/>
                <w:szCs w:val="24"/>
              </w:rPr>
              <m:t xml:space="preserve"> </m:t>
            </m:r>
            <m:r>
              <w:rPr>
                <w:rFonts w:ascii="Cambria Math" w:hAnsi="Cambria Math"/>
                <w:szCs w:val="24"/>
              </w:rPr>
              <m:t>w</m:t>
            </m:r>
          </m:e>
          <m:sub>
            <m:r>
              <w:rPr>
                <w:rFonts w:ascii="Cambria Math" w:hAnsi="Cambria Math"/>
                <w:szCs w:val="24"/>
              </w:rPr>
              <m:t>i</m:t>
            </m:r>
            <m:r>
              <w:rPr>
                <w:rFonts w:ascii="Cambria Math" w:hAnsi="Cambria Math"/>
              </w:rPr>
              <m:t>kj</m:t>
            </m:r>
          </m:sub>
          <m:sup>
            <m:r>
              <m:rPr>
                <m:sty m:val="p"/>
              </m:rPr>
              <w:rPr>
                <w:rFonts w:ascii="Cambria Math" w:hAnsi="Cambria Math"/>
                <w:szCs w:val="24"/>
              </w:rPr>
              <m:t>f</m:t>
            </m:r>
          </m:sup>
        </m:sSubSup>
        <m:sSubSup>
          <m:sSubSupPr>
            <m:ctrlPr>
              <w:del w:id="69" w:author="iamthree" w:date="2019-01-02T00:22:00Z">
                <w:rPr>
                  <w:rFonts w:ascii="Cambria Math" w:hAnsi="Cambria Math"/>
                </w:rPr>
              </w:del>
            </m:ctrlPr>
          </m:sSubSupPr>
          <m:e>
            <m:r>
              <w:del w:id="70" w:author="iamthree" w:date="2019-01-02T00:22:00Z">
                <m:rPr>
                  <m:sty m:val="p"/>
                </m:rPr>
                <w:rPr>
                  <w:rFonts w:ascii="Cambria Math" w:hAnsi="Cambria Math"/>
                </w:rPr>
                <m:t xml:space="preserve"> </m:t>
              </w:del>
            </m:r>
            <m:r>
              <w:del w:id="71" w:author="iamthree" w:date="2019-01-02T00:22:00Z">
                <w:rPr>
                  <w:rFonts w:ascii="Cambria Math" w:hAnsi="Cambria Math"/>
                </w:rPr>
                <m:t>w</m:t>
              </w:del>
            </m:r>
          </m:e>
          <m:sub>
            <m:r>
              <w:del w:id="72" w:author="iamthree" w:date="2019-01-02T00:22:00Z">
                <w:rPr>
                  <w:rFonts w:ascii="Cambria Math" w:hAnsi="Cambria Math"/>
                </w:rPr>
                <m:t>ijk</m:t>
              </w:del>
            </m:r>
          </m:sub>
          <m:sup>
            <m:r>
              <w:del w:id="73" w:author="iamthree" w:date="2019-01-02T00:22:00Z">
                <m:rPr>
                  <m:sty m:val="p"/>
                </m:rPr>
                <w:rPr>
                  <w:rFonts w:ascii="Cambria Math" w:hAnsi="Cambria Math"/>
                </w:rPr>
                <m:t>f</m:t>
              </w:del>
            </m:r>
          </m:sup>
        </m:sSubSup>
      </m:oMath>
      <w:r>
        <w:rPr>
          <w:rFonts w:asciiTheme="majorBidi" w:hAnsiTheme="majorBidi" w:cstheme="majorBidi" w:hint="eastAsia"/>
          <w:lang w:eastAsia="zh-CN"/>
        </w:rPr>
        <w:t xml:space="preserve"> </w:t>
      </w:r>
      <w:r w:rsidRPr="0095398A">
        <w:rPr>
          <w:rFonts w:asciiTheme="majorBidi" w:hAnsiTheme="majorBidi" w:cstheme="majorBidi"/>
          <w:szCs w:val="24"/>
        </w:rPr>
        <w:t xml:space="preserve">is the contribution of the </w:t>
      </w:r>
      <w:r w:rsidR="00AE4C09">
        <w:rPr>
          <w:rFonts w:asciiTheme="majorBidi" w:hAnsiTheme="majorBidi" w:cstheme="majorBidi"/>
          <w:i/>
          <w:szCs w:val="24"/>
        </w:rPr>
        <w:t>j</w:t>
      </w:r>
      <w:r w:rsidRPr="00416E78">
        <w:rPr>
          <w:rFonts w:asciiTheme="majorBidi" w:hAnsiTheme="majorBidi" w:cstheme="majorBidi"/>
          <w:szCs w:val="24"/>
        </w:rPr>
        <w:t xml:space="preserve">th </w:t>
      </w:r>
      <w:r>
        <w:rPr>
          <w:rFonts w:asciiTheme="majorBidi" w:hAnsiTheme="majorBidi" w:cstheme="majorBidi"/>
          <w:szCs w:val="24"/>
        </w:rPr>
        <w:t xml:space="preserve">component of </w:t>
      </w:r>
      <m:oMath>
        <m:sSubSup>
          <m:sSubSupPr>
            <m:ctrlPr>
              <w:rPr>
                <w:rFonts w:ascii="Cambria Math" w:hAnsi="Cambria Math"/>
                <w:bC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C→P</m:t>
            </m:r>
          </m:sup>
        </m:sSubSup>
      </m:oMath>
      <w:r w:rsidRPr="0095398A">
        <w:rPr>
          <w:rFonts w:asciiTheme="majorBidi" w:hAnsiTheme="majorBidi" w:cstheme="majorBidi"/>
          <w:szCs w:val="24"/>
        </w:rPr>
        <w:t xml:space="preserve"> to </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i</m:t>
            </m:r>
            <m:r>
              <w:rPr>
                <w:rFonts w:ascii="Cambria Math" w:hAnsi="Cambria Math"/>
              </w:rPr>
              <m:t>k</m:t>
            </m:r>
          </m:sub>
          <m:sup>
            <m:r>
              <m:rPr>
                <m:sty m:val="p"/>
              </m:rPr>
              <w:rPr>
                <w:rFonts w:ascii="Cambria Math" w:hAnsi="Cambria Math"/>
                <w:szCs w:val="24"/>
              </w:rPr>
              <m:t>C→P</m:t>
            </m:r>
          </m:sup>
        </m:sSubSup>
        <m:sSubSup>
          <m:sSubSupPr>
            <m:ctrlPr>
              <w:del w:id="74" w:author="iamthree" w:date="2019-01-02T00:22:00Z">
                <w:rPr>
                  <w:rFonts w:ascii="Cambria Math" w:hAnsi="Cambria Math"/>
                </w:rPr>
              </w:del>
            </m:ctrlPr>
          </m:sSubSupPr>
          <m:e>
            <m:r>
              <w:del w:id="75" w:author="iamthree" w:date="2019-01-02T00:22:00Z">
                <w:rPr>
                  <w:rFonts w:ascii="Cambria Math" w:hAnsi="Cambria Math"/>
                </w:rPr>
                <m:t>F</m:t>
              </w:del>
            </m:r>
          </m:e>
          <m:sub>
            <m:r>
              <w:del w:id="76" w:author="iamthree" w:date="2019-01-02T00:22:00Z">
                <w:rPr>
                  <w:rFonts w:ascii="Cambria Math" w:hAnsi="Cambria Math"/>
                </w:rPr>
                <m:t>ij</m:t>
              </w:del>
            </m:r>
          </m:sub>
          <m:sup>
            <m:r>
              <w:del w:id="77" w:author="iamthree" w:date="2019-01-02T00:22:00Z">
                <m:rPr>
                  <m:sty m:val="p"/>
                </m:rPr>
                <w:rPr>
                  <w:rFonts w:ascii="Cambria Math" w:hAnsi="Cambria Math"/>
                </w:rPr>
                <m:t>C→B</m:t>
              </w:del>
            </m:r>
          </m:sup>
        </m:sSubSup>
      </m:oMath>
      <w:r>
        <w:rPr>
          <w:rFonts w:asciiTheme="majorBidi" w:hAnsiTheme="majorBidi" w:cstheme="majorBidi" w:hint="eastAsia"/>
          <w:lang w:eastAsia="zh-CN"/>
        </w:rPr>
        <w:t>.</w:t>
      </w:r>
      <w:r>
        <w:rPr>
          <w:rFonts w:asciiTheme="majorBidi" w:hAnsiTheme="majorBidi" w:cstheme="majorBidi"/>
          <w:lang w:eastAsia="zh-CN"/>
        </w:rPr>
        <w:t xml:space="preserve"> Equation </w:t>
      </w:r>
      <w:r w:rsidRPr="005A0444">
        <w:rPr>
          <w:rFonts w:cs="Times New Roman"/>
          <w:szCs w:val="24"/>
          <w:lang w:eastAsia="zh-CN"/>
        </w:rPr>
        <w:fldChar w:fldCharType="begin"/>
      </w:r>
      <w:r w:rsidRPr="005A0444">
        <w:rPr>
          <w:rFonts w:cs="Times New Roman"/>
          <w:szCs w:val="24"/>
          <w:lang w:eastAsia="zh-CN"/>
        </w:rPr>
        <w:instrText xml:space="preserve"> REF eq106 \h  \* MERGEFORMAT </w:instrText>
      </w:r>
      <w:r w:rsidRPr="005A0444">
        <w:rPr>
          <w:rFonts w:cs="Times New Roman"/>
          <w:szCs w:val="24"/>
          <w:lang w:eastAsia="zh-CN"/>
        </w:rPr>
      </w:r>
      <w:r w:rsidRPr="005A0444">
        <w:rPr>
          <w:rFonts w:cs="Times New Roman"/>
          <w:szCs w:val="24"/>
          <w:lang w:eastAsia="zh-CN"/>
        </w:rPr>
        <w:fldChar w:fldCharType="separate"/>
      </w:r>
      <w:r w:rsidRPr="005A0444">
        <w:rPr>
          <w:rFonts w:cs="Times New Roman"/>
          <w:szCs w:val="24"/>
        </w:rPr>
        <w:t>(</w:t>
      </w:r>
      <w:r w:rsidRPr="005A0444">
        <w:rPr>
          <w:rFonts w:cs="Times New Roman"/>
          <w:noProof/>
          <w:szCs w:val="24"/>
        </w:rPr>
        <w:t>6</w:t>
      </w:r>
      <w:r w:rsidRPr="005A0444">
        <w:rPr>
          <w:rFonts w:cs="Times New Roman"/>
          <w:szCs w:val="24"/>
        </w:rPr>
        <w:t>)</w:t>
      </w:r>
      <w:r w:rsidRPr="005A0444">
        <w:rPr>
          <w:rFonts w:cs="Times New Roman"/>
          <w:szCs w:val="24"/>
          <w:lang w:eastAsia="zh-CN"/>
        </w:rPr>
        <w:fldChar w:fldCharType="end"/>
      </w:r>
      <w:r>
        <w:rPr>
          <w:rFonts w:cs="Times New Roman"/>
          <w:szCs w:val="24"/>
          <w:lang w:eastAsia="zh-CN"/>
        </w:rPr>
        <w:t xml:space="preserve"> can also be rewritten to a matrix form as:</w:t>
      </w:r>
    </w:p>
    <w:p w14:paraId="185E4437" w14:textId="2AE64263" w:rsidR="000618B5" w:rsidRDefault="005A0444" w:rsidP="005A0444">
      <w:pPr>
        <w:pStyle w:val="equation"/>
      </w:pPr>
      <w:r>
        <w:rPr>
          <w:rFonts w:ascii="Times New Roman" w:hAnsi="Times New Roman" w:cs="Times New Roman"/>
        </w:rPr>
        <w:tab/>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C→P</m:t>
            </m:r>
            <m:r>
              <w:del w:id="78" w:author="iamthree" w:date="2019-01-02T00:22:00Z">
                <m:rPr>
                  <m:sty m:val="p"/>
                </m:rPr>
                <w:rPr>
                  <w:rFonts w:ascii="Cambria Math" w:hAnsi="Cambria Math"/>
                </w:rPr>
                <m:t>B</m:t>
              </w:del>
            </m:r>
          </m:sup>
        </m:sSubSup>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Sup>
          <m:sSubSupPr>
            <m:ctrlPr>
              <w:rPr>
                <w:rFonts w:ascii="Cambria Math" w:hAnsi="Cambria Math"/>
                <w:lang w:eastAsia="en-US"/>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C→P</m:t>
            </m:r>
          </m:sup>
        </m:sSubSup>
      </m:oMath>
      <w:r w:rsidR="00804E4E">
        <w:rPr>
          <w:rFonts w:hint="eastAsia"/>
        </w:rPr>
        <w:t xml:space="preserve"> </w:t>
      </w:r>
      <w:r>
        <w:tab/>
      </w:r>
      <w:bookmarkStart w:id="79" w:name="eq107"/>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Pr>
          <w:noProof/>
        </w:rPr>
        <w:t>7</w:t>
      </w:r>
      <w:r w:rsidRPr="0095398A">
        <w:rPr>
          <w:noProof/>
        </w:rPr>
        <w:fldChar w:fldCharType="end"/>
      </w:r>
      <w:r w:rsidRPr="0095398A">
        <w:t>)</w:t>
      </w:r>
      <w:bookmarkEnd w:id="79"/>
    </w:p>
    <w:p w14:paraId="4BD43C82" w14:textId="242A7EDA" w:rsidR="009D524F" w:rsidRDefault="005A0444" w:rsidP="005A0444">
      <w:pPr>
        <w:pStyle w:val="equation"/>
        <w:ind w:firstLine="0"/>
        <w:jc w:val="both"/>
      </w:pPr>
      <w:r w:rsidRPr="0095398A">
        <w:t xml:space="preserve">where </w:t>
      </w:r>
      <m:oMath>
        <m:sSubSup>
          <m:sSubSupPr>
            <m:ctrlPr>
              <w:rPr>
                <w:rFonts w:ascii="Cambria Math" w:hAnsi="Cambria Math"/>
                <w:i/>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oMath>
      <w:r w:rsidRPr="0095398A">
        <w:t xml:space="preserve"> is </w:t>
      </w:r>
      <w:r w:rsidRPr="00996898">
        <w:rPr>
          <w:color w:val="FF0000"/>
          <w:highlight w:val="green"/>
        </w:rPr>
        <w:t xml:space="preserve">the force scattering </w:t>
      </w:r>
      <w:commentRangeStart w:id="80"/>
      <w:commentRangeStart w:id="81"/>
      <w:r w:rsidRPr="00996898">
        <w:rPr>
          <w:color w:val="FF0000"/>
          <w:highlight w:val="green"/>
        </w:rPr>
        <w:t>matrix</w:t>
      </w:r>
      <w:commentRangeEnd w:id="80"/>
      <w:r>
        <w:rPr>
          <w:rStyle w:val="af"/>
        </w:rPr>
        <w:commentReference w:id="80"/>
      </w:r>
      <w:commentRangeEnd w:id="81"/>
      <w:r w:rsidR="00A44076">
        <w:rPr>
          <w:rStyle w:val="af"/>
          <w:rFonts w:ascii="Times New Roman" w:hAnsi="Times New Roman" w:cstheme="minorBidi"/>
          <w:lang w:eastAsia="en-US"/>
        </w:rPr>
        <w:commentReference w:id="81"/>
      </w:r>
      <w:r w:rsidRPr="00996898">
        <w:rPr>
          <w:color w:val="FF0000"/>
        </w:rPr>
        <w:t xml:space="preserve"> </w:t>
      </w:r>
      <w:r w:rsidRPr="0095398A">
        <w:t xml:space="preserve">of </w:t>
      </w:r>
      <w:r w:rsidRPr="0095398A">
        <w:rPr>
          <w:rFonts w:hint="eastAsia"/>
          <w:i/>
        </w:rPr>
        <w:t>i</w:t>
      </w:r>
      <w:r w:rsidRPr="00416E78">
        <w:rPr>
          <w:rFonts w:hint="eastAsia"/>
        </w:rPr>
        <w:t>th CNT</w:t>
      </w:r>
      <w:r w:rsidRPr="00416E78">
        <w:t xml:space="preserve"> </w:t>
      </w:r>
      <w:r w:rsidRPr="00964ABA">
        <w:t>with dimension</w:t>
      </w:r>
      <w:r w:rsidRPr="00F465C0">
        <w:t xml:space="preserve"> </w:t>
      </w:r>
      <m:oMath>
        <m:sSup>
          <m:sSupPr>
            <m:ctrlPr>
              <w:rPr>
                <w:rFonts w:ascii="Cambria Math" w:hAnsi="Cambria Math"/>
                <w:i/>
              </w:rPr>
            </m:ctrlPr>
          </m:sSupPr>
          <m:e>
            <m:r>
              <m:rPr>
                <m:nor/>
              </m:rPr>
              <w:rPr>
                <w:rFonts w:ascii="Cambria Math"/>
              </w:rPr>
              <m:t>[</m:t>
            </m:r>
            <m:r>
              <m:rPr>
                <m:nor/>
              </m:rPr>
              <w:rPr>
                <w:i/>
              </w:rPr>
              <m:t>N</m:t>
            </m:r>
          </m:e>
          <m:sup>
            <m:r>
              <m:rPr>
                <m:nor/>
              </m:rPr>
              <m:t xml:space="preserve"> P</m:t>
            </m:r>
          </m:sup>
        </m:s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r>
              <m:rPr>
                <m:sty m:val="p"/>
              </m:rPr>
              <w:rPr>
                <w:rFonts w:ascii="Cambria Math" w:hAnsi="Cambria Math"/>
              </w:rPr>
              <m:t>B</m:t>
            </m:r>
          </m:sup>
        </m:sSubSup>
        <m:r>
          <w:rPr>
            <w:rFonts w:ascii="Cambria Math" w:hAnsi="Cambria Math"/>
          </w:rPr>
          <m:t>]</m:t>
        </m:r>
      </m:oMath>
      <w:r w:rsidRPr="0095398A">
        <w:t>.</w:t>
      </w:r>
      <w:r w:rsidR="00C86BE1">
        <w:t xml:space="preserve"> Accordingly, the equilibrium equation of the polymer can be expressed as:</w:t>
      </w:r>
    </w:p>
    <w:p w14:paraId="2BC3FDF0" w14:textId="7C4819DE" w:rsidR="00AF736C" w:rsidRDefault="00C86BE1" w:rsidP="00AF736C">
      <w:pPr>
        <w:pStyle w:val="equation"/>
      </w:pPr>
      <w:r>
        <w:rPr>
          <w:bCs/>
        </w:rPr>
        <w:tab/>
      </w:r>
      <m:oMath>
        <m:sSup>
          <m:sSupPr>
            <m:ctrlPr>
              <w:rPr>
                <w:rFonts w:ascii="Cambria Math" w:hAnsi="Cambria Math"/>
                <w:bCs/>
              </w:rPr>
            </m:ctrlPr>
          </m:sSupPr>
          <m:e>
            <m:r>
              <m:rPr>
                <m:sty m:val="bi"/>
              </m:rPr>
              <w:rPr>
                <w:rFonts w:ascii="Cambria Math" w:hAnsi="Cambria Math"/>
              </w:rPr>
              <m:t>K</m:t>
            </m:r>
          </m:e>
          <m:sup>
            <m:r>
              <m:rPr>
                <m:sty m:val="p"/>
              </m:rPr>
              <w:rPr>
                <w:rFonts w:ascii="Cambria Math" w:hAnsi="Cambria Math"/>
              </w:rPr>
              <m:t>P</m:t>
            </m:r>
          </m:sup>
        </m:sSup>
        <m:sSup>
          <m:sSupPr>
            <m:ctrlPr>
              <w:rPr>
                <w:rFonts w:ascii="Cambria Math" w:hAnsi="Cambria Math"/>
                <w:bCs/>
              </w:rPr>
            </m:ctrlPr>
          </m:sSupPr>
          <m:e>
            <m:r>
              <m:rPr>
                <m:sty m:val="bi"/>
              </m:rPr>
              <w:rPr>
                <w:rFonts w:ascii="Cambria Math" w:hAnsi="Cambria Math"/>
              </w:rPr>
              <m:t>d</m:t>
            </m:r>
          </m:e>
          <m:sup>
            <m:r>
              <m:rPr>
                <m:sty m:val="p"/>
              </m:rPr>
              <w:rPr>
                <w:rFonts w:ascii="Cambria Math" w:hAnsi="Cambria Math"/>
              </w:rPr>
              <m:t>P</m:t>
            </m:r>
          </m:sup>
        </m:sSup>
        <m:r>
          <w:rPr>
            <w:rFonts w:ascii="Cambria Math" w:hAnsi="Cambria Math"/>
          </w:rPr>
          <m:t>=</m:t>
        </m:r>
        <m:nary>
          <m:naryPr>
            <m:chr m:val="∑"/>
            <m:limLoc m:val="undOvr"/>
            <m:supHide m:val="1"/>
            <m:ctrlPr>
              <w:rPr>
                <w:rFonts w:ascii="Cambria Math" w:hAnsi="Cambria Math"/>
                <w:bCs/>
                <w:i/>
              </w:rPr>
            </m:ctrlPr>
          </m:naryPr>
          <m:sub>
            <m:r>
              <w:rPr>
                <w:rFonts w:ascii="Cambria Math" w:hAnsi="Cambria Math"/>
              </w:rPr>
              <m:t>i</m:t>
            </m:r>
          </m:sub>
          <m:sup/>
          <m:e>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e>
        </m:nary>
        <m:r>
          <w:rPr>
            <w:rFonts w:ascii="Cambria Math" w:hAnsi="Cambria Math"/>
          </w:rPr>
          <m:t>+</m:t>
        </m:r>
        <m:sSup>
          <m:sSupPr>
            <m:ctrlPr>
              <w:rPr>
                <w:rFonts w:ascii="Cambria Math" w:hAnsi="Cambria Math"/>
                <w:bCs/>
              </w:rPr>
            </m:ctrlPr>
          </m:sSupPr>
          <m:e>
            <m:r>
              <m:rPr>
                <m:sty m:val="bi"/>
              </m:rPr>
              <w:rPr>
                <w:rFonts w:ascii="Cambria Math" w:hAnsi="Cambria Math"/>
              </w:rPr>
              <m:t>f</m:t>
            </m:r>
          </m:e>
          <m:sup>
            <m:r>
              <m:rPr>
                <m:sty m:val="p"/>
              </m:rPr>
              <w:rPr>
                <w:rFonts w:ascii="Cambria Math" w:hAnsi="Cambria Math"/>
              </w:rPr>
              <m:t>P,R</m:t>
            </m:r>
          </m:sup>
        </m:sSup>
      </m:oMath>
      <w:r>
        <w:rPr>
          <w:rFonts w:hint="eastAsia"/>
          <w:bCs/>
        </w:rPr>
        <w:t xml:space="preserve"> </w:t>
      </w:r>
      <w:r>
        <w:rPr>
          <w:bCs/>
        </w:rPr>
        <w:tab/>
      </w:r>
      <w:bookmarkStart w:id="82" w:name="eq108"/>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9F1A56">
        <w:rPr>
          <w:noProof/>
        </w:rPr>
        <w:t>8</w:t>
      </w:r>
      <w:r w:rsidRPr="0095398A">
        <w:rPr>
          <w:noProof/>
        </w:rPr>
        <w:fldChar w:fldCharType="end"/>
      </w:r>
      <w:r w:rsidRPr="0095398A">
        <w:t>)</w:t>
      </w:r>
      <w:bookmarkEnd w:id="82"/>
    </w:p>
    <w:p w14:paraId="7D6CA5CE" w14:textId="77777777" w:rsidR="00AF736C" w:rsidRDefault="00AF736C" w:rsidP="00AF736C">
      <w:pPr>
        <w:ind w:firstLine="357"/>
      </w:pPr>
      <w:r>
        <w:t xml:space="preserve">By </w:t>
      </w:r>
      <w:r w:rsidRPr="0095398A">
        <w:rPr>
          <w:rFonts w:asciiTheme="majorBidi" w:hAnsiTheme="majorBidi" w:cstheme="majorBidi"/>
          <w:szCs w:val="24"/>
        </w:rPr>
        <w:t>su</w:t>
      </w:r>
      <w:r w:rsidRPr="00416E78">
        <w:rPr>
          <w:rFonts w:asciiTheme="majorBidi" w:hAnsiTheme="majorBidi" w:cstheme="majorBidi"/>
          <w:szCs w:val="24"/>
        </w:rPr>
        <w:t>bstituting</w:t>
      </w:r>
      <w:r>
        <w:t xml:space="preserve"> Equation </w:t>
      </w:r>
      <w:r>
        <w:fldChar w:fldCharType="begin"/>
      </w:r>
      <w:r>
        <w:instrText xml:space="preserve"> REF eq102 \h </w:instrText>
      </w:r>
      <w:r>
        <w:fldChar w:fldCharType="separate"/>
      </w:r>
      <w:r w:rsidRPr="0095398A">
        <w:t>(</w:t>
      </w:r>
      <w:r>
        <w:rPr>
          <w:noProof/>
        </w:rPr>
        <w:t>2</w:t>
      </w:r>
      <w:r w:rsidRPr="0095398A">
        <w:t>)</w:t>
      </w:r>
      <w:r>
        <w:fldChar w:fldCharType="end"/>
      </w:r>
      <w:r>
        <w:t xml:space="preserve"> and </w:t>
      </w:r>
      <w:r>
        <w:fldChar w:fldCharType="begin"/>
      </w:r>
      <w:r>
        <w:instrText xml:space="preserve"> REF eq105 \h </w:instrText>
      </w:r>
      <w:r>
        <w:fldChar w:fldCharType="separate"/>
      </w:r>
      <w:r w:rsidRPr="0095398A">
        <w:t>(</w:t>
      </w:r>
      <w:r>
        <w:rPr>
          <w:noProof/>
        </w:rPr>
        <w:t>5</w:t>
      </w:r>
      <w:r w:rsidRPr="0095398A">
        <w:t>)</w:t>
      </w:r>
      <w:r>
        <w:fldChar w:fldCharType="end"/>
      </w:r>
      <w:r>
        <w:t xml:space="preserve"> into Equation </w:t>
      </w:r>
      <w:r>
        <w:fldChar w:fldCharType="begin"/>
      </w:r>
      <w:r>
        <w:instrText xml:space="preserve"> REF eq107 \h </w:instrText>
      </w:r>
      <w:r>
        <w:fldChar w:fldCharType="separate"/>
      </w:r>
      <w:r w:rsidRPr="0095398A">
        <w:t>(</w:t>
      </w:r>
      <w:r>
        <w:rPr>
          <w:noProof/>
        </w:rPr>
        <w:t>7</w:t>
      </w:r>
      <w:r w:rsidRPr="0095398A">
        <w:t>)</w:t>
      </w:r>
      <w:r>
        <w:fldChar w:fldCharType="end"/>
      </w:r>
      <w:r>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oMath>
      <w:r>
        <w:rPr>
          <w:rFonts w:hint="eastAsia"/>
        </w:rPr>
        <w:t xml:space="preserve"> </w:t>
      </w:r>
      <w:r>
        <w:t>can be expressed as:</w:t>
      </w:r>
    </w:p>
    <w:p w14:paraId="2CF67F84" w14:textId="3E935F8E" w:rsidR="00AF736C" w:rsidRDefault="00AF736C" w:rsidP="00AF736C">
      <w:pPr>
        <w:pStyle w:val="equation"/>
      </w:pPr>
      <w:r>
        <w:rPr>
          <w:lang w:eastAsia="en-US"/>
        </w:rPr>
        <w:tab/>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r>
          <m:rPr>
            <m:sty m:val="p"/>
          </m:rPr>
          <w:rPr>
            <w:rFonts w:ascii="Cambria Math" w:hAnsi="Cambria Math"/>
          </w:rPr>
          <m:t>=</m:t>
        </m:r>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f</m:t>
            </m:r>
          </m:sup>
        </m:sSubSup>
        <m:sSub>
          <m:sSubPr>
            <m:ctrlPr>
              <w:rPr>
                <w:rFonts w:ascii="Cambria Math" w:hAnsi="Cambria Math"/>
                <w:i/>
              </w:rPr>
            </m:ctrlPr>
          </m:sSubPr>
          <m:e>
            <m:r>
              <w:rPr>
                <w:rFonts w:ascii="Cambria Math" w:hAnsi="Cambria Math"/>
              </w:rPr>
              <m:t xml:space="preserve"> </m:t>
            </m:r>
            <m:r>
              <m:rPr>
                <m:sty m:val="bi"/>
              </m:rPr>
              <w:rPr>
                <w:rFonts w:ascii="Cambria Math" w:hAnsi="Cambria Math"/>
              </w:rPr>
              <m:t>T</m:t>
            </m:r>
          </m:e>
          <m:sub>
            <m:r>
              <w:rPr>
                <w:rFonts w:ascii="Cambria Math" w:hAnsi="Cambria Math"/>
              </w:rPr>
              <m:t>i</m:t>
            </m:r>
          </m:sub>
        </m:sSub>
        <m:sSubSup>
          <m:sSubSupPr>
            <m:ctrlPr>
              <w:rPr>
                <w:rFonts w:ascii="Cambria Math" w:hAnsi="Cambria Math"/>
                <w:i/>
                <w:lang w:eastAsia="en-US"/>
              </w:rPr>
            </m:ctrlPr>
          </m:sSubSupPr>
          <m:e>
            <m:r>
              <w:rPr>
                <w:rFonts w:ascii="Cambria Math" w:hAnsi="Cambria Math"/>
              </w:rPr>
              <m:t xml:space="preserve"> </m:t>
            </m:r>
            <m:r>
              <m:rPr>
                <m:sty m:val="bi"/>
              </m:rPr>
              <w:rPr>
                <w:rFonts w:ascii="Cambria Math" w:hAnsi="Cambria Math"/>
              </w:rPr>
              <m:t>w</m:t>
            </m:r>
          </m:e>
          <m:sub>
            <m:r>
              <w:rPr>
                <w:rFonts w:ascii="Cambria Math" w:hAnsi="Cambria Math"/>
              </w:rPr>
              <m:t>i</m:t>
            </m:r>
          </m:sub>
          <m:sup>
            <m:r>
              <m:rPr>
                <m:sty m:val="p"/>
              </m:rPr>
              <w:rPr>
                <w:rFonts w:ascii="Cambria Math" w:hAnsi="Cambria Math"/>
              </w:rPr>
              <m:t>d</m:t>
            </m:r>
          </m:sup>
        </m:sSubSup>
        <m:r>
          <w:rPr>
            <w:rFonts w:ascii="Cambria Math" w:hAnsi="Cambria Math"/>
            <w:lang w:eastAsia="en-US"/>
          </w:rPr>
          <m:t xml:space="preserve"> </m:t>
        </m:r>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oMath>
      <w:r>
        <w:rPr>
          <w:rFonts w:hint="eastAsia"/>
        </w:rPr>
        <w:t xml:space="preserve"> </w:t>
      </w:r>
      <w:r>
        <w:tab/>
      </w:r>
      <w:bookmarkStart w:id="83" w:name="_Hlk534152456"/>
      <w:bookmarkStart w:id="84" w:name="eq109"/>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9F1A56">
        <w:rPr>
          <w:noProof/>
        </w:rPr>
        <w:t>9</w:t>
      </w:r>
      <w:r w:rsidRPr="0095398A">
        <w:rPr>
          <w:noProof/>
        </w:rPr>
        <w:fldChar w:fldCharType="end"/>
      </w:r>
      <w:r w:rsidRPr="0095398A">
        <w:t>)</w:t>
      </w:r>
      <w:bookmarkEnd w:id="83"/>
      <w:bookmarkEnd w:id="84"/>
    </w:p>
    <w:p w14:paraId="00E73825" w14:textId="3C12CA70" w:rsidR="00FE4080" w:rsidRDefault="00FE4080" w:rsidP="008F267A">
      <w:pPr>
        <w:jc w:val="both"/>
        <w:rPr>
          <w:rFonts w:asciiTheme="majorBidi" w:hAnsiTheme="majorBidi" w:cstheme="majorBidi"/>
          <w:szCs w:val="24"/>
        </w:rPr>
      </w:pPr>
      <w:r w:rsidRPr="00416E78">
        <w:rPr>
          <w:rFonts w:asciiTheme="majorBidi" w:hAnsiTheme="majorBidi" w:cstheme="majorBidi"/>
          <w:szCs w:val="24"/>
        </w:rPr>
        <w:t>In this study</w:t>
      </w:r>
      <w:r w:rsidRPr="00964ABA">
        <w:rPr>
          <w:rFonts w:asciiTheme="majorBidi" w:hAnsiTheme="majorBidi" w:cstheme="majorBidi"/>
          <w:szCs w:val="24"/>
        </w:rPr>
        <w:t xml:space="preserve">, </w:t>
      </w:r>
      <w:r w:rsidR="00AE4C09">
        <w:rPr>
          <w:rFonts w:asciiTheme="majorBidi" w:hAnsiTheme="majorBidi" w:cstheme="majorBidi"/>
          <w:szCs w:val="24"/>
        </w:rPr>
        <w:t>shape functions</w:t>
      </w:r>
      <w:r w:rsidRPr="00964ABA">
        <w:rPr>
          <w:rFonts w:asciiTheme="majorBidi" w:hAnsiTheme="majorBidi" w:cstheme="majorBidi"/>
          <w:szCs w:val="24"/>
        </w:rPr>
        <w:t xml:space="preserve"> of the 8-node hexahedral element </w:t>
      </w:r>
      <w:r w:rsidR="00CF2A02">
        <w:rPr>
          <w:rFonts w:asciiTheme="majorBidi" w:hAnsiTheme="majorBidi" w:cstheme="majorBidi"/>
          <w:szCs w:val="24"/>
        </w:rPr>
        <w:t>are</w:t>
      </w:r>
      <w:r w:rsidRPr="00964ABA">
        <w:rPr>
          <w:rFonts w:asciiTheme="majorBidi" w:hAnsiTheme="majorBidi" w:cstheme="majorBidi"/>
          <w:szCs w:val="24"/>
        </w:rPr>
        <w:t xml:space="preserve"> used </w:t>
      </w:r>
      <w:r w:rsidR="00AE4C09">
        <w:rPr>
          <w:rFonts w:asciiTheme="majorBidi" w:hAnsiTheme="majorBidi" w:cstheme="majorBidi"/>
          <w:szCs w:val="24"/>
        </w:rPr>
        <w:t xml:space="preserve">in the “displacement gathering” and “force scattering” processes, namely </w:t>
      </w:r>
    </w:p>
    <w:p w14:paraId="7955C67A" w14:textId="51782FAA" w:rsidR="00AE4C09" w:rsidRDefault="007904B4" w:rsidP="00AE4C09">
      <w:pPr>
        <w:pStyle w:val="equation"/>
      </w:pPr>
      <w:r>
        <w:rPr>
          <w:lang w:eastAsia="en-US"/>
        </w:rPr>
        <w:tab/>
      </w:r>
      <m:oMath>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w</m:t>
            </m:r>
          </m:e>
          <m:sub>
            <m:r>
              <w:rPr>
                <w:rFonts w:ascii="Cambria Math" w:hAnsi="Cambria Math"/>
              </w:rPr>
              <m:t>ijk</m:t>
            </m:r>
          </m:sub>
          <m:sup>
            <m:r>
              <m:rPr>
                <m:sty m:val="p"/>
              </m:rPr>
              <w:rPr>
                <w:rFonts w:ascii="Cambria Math" w:hAnsi="Cambria Math"/>
              </w:rPr>
              <m:t>d</m:t>
            </m:r>
          </m:sup>
        </m:sSubSup>
        <m:r>
          <m:rPr>
            <m:sty m:val="p"/>
          </m:rPr>
          <w:rPr>
            <w:rFonts w:ascii="Cambria Math" w:hAnsi="Cambria Math"/>
          </w:rPr>
          <m:t>=</m:t>
        </m:r>
        <m:sSubSup>
          <m:sSubSupPr>
            <m:ctrlPr>
              <w:rPr>
                <w:rFonts w:ascii="Cambria Math" w:hAnsi="Cambria Math"/>
                <w:lang w:eastAsia="en-US"/>
              </w:rPr>
            </m:ctrlPr>
          </m:sSubSupPr>
          <m:e>
            <m:r>
              <m:rPr>
                <m:sty m:val="p"/>
              </m:rPr>
              <w:rPr>
                <w:rFonts w:ascii="Cambria Math" w:hAnsi="Cambria Math"/>
              </w:rPr>
              <m:t xml:space="preserve"> </m:t>
            </m:r>
            <m:r>
              <w:rPr>
                <w:rFonts w:ascii="Cambria Math" w:hAnsi="Cambria Math"/>
              </w:rPr>
              <m:t>w</m:t>
            </m:r>
          </m:e>
          <m:sub>
            <m:r>
              <w:rPr>
                <w:rFonts w:ascii="Cambria Math" w:hAnsi="Cambria Math"/>
              </w:rPr>
              <m:t>ikj</m:t>
            </m:r>
          </m:sub>
          <m:sup>
            <m:r>
              <m:rPr>
                <m:sty m:val="p"/>
              </m:rPr>
              <w:rPr>
                <w:rFonts w:ascii="Cambria Math" w:hAnsi="Cambria Math"/>
              </w:rPr>
              <m:t>f</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N</m:t>
            </m:r>
          </m:e>
          <m:sub>
            <m:r>
              <w:rPr>
                <w:rFonts w:ascii="Cambria Math" w:hAnsi="Cambria Math"/>
                <w:lang w:eastAsia="en-US"/>
              </w:rPr>
              <m:t>j</m:t>
            </m:r>
          </m:sub>
          <m:sup>
            <m:r>
              <m:rPr>
                <m:sty m:val="p"/>
              </m:rPr>
              <w:rPr>
                <w:rFonts w:ascii="Cambria Math" w:hAnsi="Cambria Math"/>
                <w:lang w:eastAsia="en-US"/>
              </w:rPr>
              <m:t>P</m:t>
            </m:r>
          </m:sup>
        </m:sSubSup>
        <m:d>
          <m:dPr>
            <m:ctrlPr>
              <w:rPr>
                <w:rFonts w:ascii="Cambria Math" w:hAnsi="Cambria Math"/>
                <w:i/>
                <w:lang w:eastAsia="en-US"/>
              </w:rPr>
            </m:ctrlPr>
          </m:dPr>
          <m:e>
            <m:sSubSup>
              <m:sSubSupPr>
                <m:ctrlPr>
                  <w:rPr>
                    <w:rFonts w:ascii="Cambria Math" w:hAnsi="Cambria Math"/>
                    <w:i/>
                    <w:lang w:eastAsia="en-US"/>
                  </w:rPr>
                </m:ctrlPr>
              </m:sSubSupPr>
              <m:e>
                <m:r>
                  <m:rPr>
                    <m:sty m:val="bi"/>
                  </m:rPr>
                  <w:rPr>
                    <w:rFonts w:ascii="Cambria Math" w:hAnsi="Cambria Math"/>
                    <w:lang w:eastAsia="en-US"/>
                  </w:rPr>
                  <m:t>x</m:t>
                </m:r>
              </m:e>
              <m:sub>
                <m:r>
                  <w:rPr>
                    <w:rFonts w:ascii="Cambria Math" w:hAnsi="Cambria Math"/>
                    <w:lang w:eastAsia="en-US"/>
                  </w:rPr>
                  <m:t>k</m:t>
                </m:r>
              </m:sub>
              <m:sup>
                <m:r>
                  <m:rPr>
                    <m:sty m:val="p"/>
                  </m:rPr>
                  <w:rPr>
                    <w:rFonts w:ascii="Cambria Math" w:hAnsi="Cambria Math"/>
                    <w:lang w:eastAsia="en-US"/>
                  </w:rPr>
                  <m:t>C</m:t>
                </m:r>
              </m:sup>
            </m:sSubSup>
          </m:e>
        </m:d>
      </m:oMath>
      <w:r>
        <w:tab/>
      </w:r>
      <w:r>
        <w:tab/>
      </w:r>
      <w:bookmarkStart w:id="85" w:name="eq110"/>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sidR="009F1A56">
        <w:rPr>
          <w:noProof/>
        </w:rPr>
        <w:t>10</w:t>
      </w:r>
      <w:r w:rsidRPr="0095398A">
        <w:rPr>
          <w:noProof/>
        </w:rPr>
        <w:fldChar w:fldCharType="end"/>
      </w:r>
      <w:r w:rsidRPr="0095398A">
        <w:t>)</w:t>
      </w:r>
      <w:bookmarkEnd w:id="85"/>
    </w:p>
    <w:p w14:paraId="313DE1D8" w14:textId="12005311" w:rsidR="00CF2A02" w:rsidRDefault="00CF2A02" w:rsidP="009F1A56">
      <w:pPr>
        <w:rPr>
          <w:rFonts w:asciiTheme="majorBidi" w:hAnsiTheme="majorBidi" w:cstheme="majorBidi"/>
          <w:szCs w:val="24"/>
        </w:rPr>
      </w:pPr>
      <w:r>
        <w:rPr>
          <w:rFonts w:eastAsia="宋体" w:hint="eastAsia"/>
          <w:lang w:eastAsia="zh-CN"/>
        </w:rPr>
        <w:t>wh</w:t>
      </w:r>
      <w:r>
        <w:rPr>
          <w:rFonts w:eastAsia="宋体"/>
          <w:lang w:eastAsia="zh-CN"/>
        </w:rPr>
        <w:t xml:space="preserve">ere </w:t>
      </w:r>
      <m:oMath>
        <m:sSubSup>
          <m:sSubSupPr>
            <m:ctrlPr>
              <w:rPr>
                <w:rFonts w:ascii="Cambria Math" w:hAnsi="Cambria Math" w:cstheme="majorBidi"/>
                <w:i/>
                <w:szCs w:val="24"/>
              </w:rPr>
            </m:ctrlPr>
          </m:sSubSupPr>
          <m:e>
            <m:r>
              <w:rPr>
                <w:rFonts w:ascii="Cambria Math" w:hAnsi="Cambria Math"/>
              </w:rPr>
              <m:t>N</m:t>
            </m:r>
          </m:e>
          <m:sub>
            <m:r>
              <w:rPr>
                <w:rFonts w:ascii="Cambria Math" w:hAnsi="Cambria Math"/>
              </w:rPr>
              <m:t>j</m:t>
            </m:r>
          </m:sub>
          <m:sup>
            <m:r>
              <m:rPr>
                <m:sty m:val="p"/>
              </m:rPr>
              <w:rPr>
                <w:rFonts w:ascii="Cambria Math" w:hAnsi="Cambria Math"/>
              </w:rPr>
              <m:t>P</m:t>
            </m:r>
          </m:sup>
        </m:sSubSup>
      </m:oMath>
      <w:r>
        <w:rPr>
          <w:rFonts w:eastAsia="宋体" w:hint="eastAsia"/>
          <w:szCs w:val="24"/>
          <w:lang w:eastAsia="zh-CN"/>
        </w:rPr>
        <w:t xml:space="preserve"> </w:t>
      </w:r>
      <w:r>
        <w:rPr>
          <w:rFonts w:eastAsia="宋体"/>
          <w:szCs w:val="24"/>
          <w:lang w:eastAsia="zh-CN"/>
        </w:rPr>
        <w:t xml:space="preserve">is the shape function of the node related to </w:t>
      </w:r>
      <w:r w:rsidR="009F1A56" w:rsidRPr="009F1A56">
        <w:rPr>
          <w:rFonts w:eastAsia="宋体"/>
          <w:i/>
          <w:szCs w:val="24"/>
          <w:lang w:eastAsia="zh-CN"/>
        </w:rPr>
        <w:t>j</w:t>
      </w:r>
      <w:r w:rsidR="009F1A56">
        <w:rPr>
          <w:rFonts w:eastAsia="宋体"/>
          <w:szCs w:val="24"/>
          <w:lang w:eastAsia="zh-CN"/>
        </w:rPr>
        <w:t xml:space="preserve">th DOF of polymer and </w:t>
      </w:r>
      <m:oMath>
        <m:sSubSup>
          <m:sSubSupPr>
            <m:ctrlPr>
              <w:rPr>
                <w:rFonts w:ascii="Cambria Math" w:hAnsi="Cambria Math" w:cstheme="majorBidi"/>
                <w:i/>
                <w:szCs w:val="24"/>
              </w:rPr>
            </m:ctrlPr>
          </m:sSubSupPr>
          <m:e>
            <m:r>
              <m:rPr>
                <m:sty m:val="bi"/>
              </m:rPr>
              <w:rPr>
                <w:rFonts w:ascii="Cambria Math" w:hAnsi="Cambria Math"/>
              </w:rPr>
              <m:t>x</m:t>
            </m:r>
          </m:e>
          <m:sub>
            <m:r>
              <w:rPr>
                <w:rFonts w:ascii="Cambria Math" w:hAnsi="Cambria Math"/>
              </w:rPr>
              <m:t>k</m:t>
            </m:r>
          </m:sub>
          <m:sup>
            <m:r>
              <m:rPr>
                <m:sty m:val="p"/>
              </m:rPr>
              <w:rPr>
                <w:rFonts w:ascii="Cambria Math" w:hAnsi="Cambria Math"/>
              </w:rPr>
              <m:t>C</m:t>
            </m:r>
          </m:sup>
        </m:sSubSup>
      </m:oMath>
      <w:r w:rsidR="009F1A56">
        <w:rPr>
          <w:rFonts w:eastAsia="宋体" w:hint="eastAsia"/>
          <w:szCs w:val="24"/>
          <w:lang w:eastAsia="zh-CN"/>
        </w:rPr>
        <w:t xml:space="preserve"> </w:t>
      </w:r>
      <w:r w:rsidR="009F1A56">
        <w:rPr>
          <w:rFonts w:eastAsia="宋体"/>
          <w:szCs w:val="24"/>
          <w:lang w:eastAsia="zh-CN"/>
        </w:rPr>
        <w:t xml:space="preserve">is the coordinate of the CNT node related to </w:t>
      </w:r>
      <w:r w:rsidR="009F1A56" w:rsidRPr="009F1A56">
        <w:rPr>
          <w:rFonts w:eastAsia="宋体"/>
          <w:i/>
          <w:szCs w:val="24"/>
          <w:lang w:eastAsia="zh-CN"/>
        </w:rPr>
        <w:t>k</w:t>
      </w:r>
      <w:r w:rsidR="009F1A56">
        <w:rPr>
          <w:rFonts w:eastAsia="宋体"/>
          <w:szCs w:val="24"/>
          <w:lang w:eastAsia="zh-CN"/>
        </w:rPr>
        <w:t xml:space="preserve">th DOF in </w:t>
      </w:r>
      <m:oMath>
        <m:sSubSup>
          <m:sSubSupPr>
            <m:ctrlPr>
              <w:rPr>
                <w:rFonts w:ascii="Cambria Math" w:hAnsi="Cambria Math"/>
                <w:bCs/>
              </w:rPr>
            </m:ctrlPr>
          </m:sSubSupPr>
          <m:e>
            <m:r>
              <m:rPr>
                <m:sty m:val="bi"/>
              </m:rPr>
              <w:rPr>
                <w:rFonts w:ascii="Cambria Math" w:hAnsi="Cambria Math"/>
              </w:rPr>
              <m:t>d</m:t>
            </m:r>
          </m:e>
          <m:sub>
            <m:r>
              <w:rPr>
                <w:rFonts w:ascii="Cambria Math" w:hAnsi="Cambria Math"/>
              </w:rPr>
              <m:t>i</m:t>
            </m:r>
          </m:sub>
          <m:sup>
            <m:r>
              <m:rPr>
                <m:sty m:val="p"/>
              </m:rPr>
              <w:rPr>
                <w:rFonts w:ascii="Cambria Math" w:hAnsi="Cambria Math"/>
              </w:rPr>
              <m:t>C,B</m:t>
            </m:r>
          </m:sup>
        </m:sSubSup>
      </m:oMath>
      <w:r w:rsidR="009F1A56">
        <w:rPr>
          <w:rFonts w:eastAsia="宋体" w:hint="eastAsia"/>
          <w:bCs/>
          <w:lang w:eastAsia="zh-CN"/>
        </w:rPr>
        <w:t>.</w:t>
      </w:r>
      <w:r w:rsidR="009F1A56">
        <w:rPr>
          <w:rFonts w:eastAsia="宋体"/>
          <w:bCs/>
          <w:lang w:eastAsia="zh-CN"/>
        </w:rPr>
        <w:t xml:space="preserve"> </w:t>
      </w:r>
      <w:r w:rsidR="009F1A56">
        <w:rPr>
          <w:rFonts w:asciiTheme="majorBidi" w:hAnsiTheme="majorBidi" w:cstheme="majorBidi"/>
          <w:szCs w:val="24"/>
        </w:rPr>
        <w:t>Accordingly,</w:t>
      </w:r>
      <w:r w:rsidR="009F1A56" w:rsidRPr="009D6DB4">
        <w:rPr>
          <w:rFonts w:asciiTheme="majorBidi" w:hAnsiTheme="majorBidi" w:cstheme="majorBidi"/>
          <w:szCs w:val="24"/>
        </w:rPr>
        <w:t xml:space="preserve"> </w:t>
      </w:r>
      <m:oMath>
        <m:sSubSup>
          <m:sSubSupPr>
            <m:ctrlPr>
              <w:rPr>
                <w:rFonts w:ascii="Cambria Math" w:hAnsi="Cambria Math"/>
                <w:i/>
                <w:szCs w:val="24"/>
              </w:rPr>
            </m:ctrlPr>
          </m:sSubSupPr>
          <m:e>
            <m:r>
              <m:rPr>
                <m:sty m:val="bi"/>
              </m:rPr>
              <w:rPr>
                <w:rFonts w:ascii="Cambria Math" w:hAnsi="Cambria Math"/>
                <w:szCs w:val="24"/>
              </w:rPr>
              <m:t>w</m:t>
            </m:r>
          </m:e>
          <m:sub>
            <m:r>
              <w:rPr>
                <w:rFonts w:ascii="Cambria Math" w:hAnsi="Cambria Math"/>
                <w:szCs w:val="24"/>
              </w:rPr>
              <m:t>i</m:t>
            </m:r>
          </m:sub>
          <m:sup>
            <m:r>
              <m:rPr>
                <m:sty m:val="p"/>
              </m:rPr>
              <w:rPr>
                <w:rFonts w:ascii="Cambria Math" w:hAnsi="Cambria Math"/>
                <w:szCs w:val="24"/>
              </w:rPr>
              <m:t>f</m:t>
            </m:r>
          </m:sup>
        </m:sSubSup>
        <m:r>
          <m:rPr>
            <m:sty m:val="p"/>
          </m:rPr>
          <w:rPr>
            <w:rFonts w:ascii="Cambria Math" w:hAnsi="Cambria Math" w:cstheme="majorBidi"/>
            <w:szCs w:val="24"/>
          </w:rPr>
          <m:t>=</m:t>
        </m:r>
        <m:sSup>
          <m:sSupPr>
            <m:ctrlPr>
              <w:rPr>
                <w:rFonts w:ascii="Cambria Math" w:hAnsi="Cambria Math"/>
                <w:i/>
                <w:szCs w:val="24"/>
              </w:rPr>
            </m:ctrlPr>
          </m:sSupPr>
          <m:e>
            <m:d>
              <m:dPr>
                <m:ctrlPr>
                  <w:rPr>
                    <w:rFonts w:ascii="Cambria Math" w:hAnsi="Cambria Math"/>
                    <w:i/>
                    <w:szCs w:val="24"/>
                  </w:rPr>
                </m:ctrlPr>
              </m:dPr>
              <m:e>
                <m:sSubSup>
                  <m:sSubSupPr>
                    <m:ctrlPr>
                      <w:rPr>
                        <w:rFonts w:ascii="Cambria Math" w:hAnsi="Cambria Math"/>
                        <w:i/>
                        <w:szCs w:val="24"/>
                      </w:rPr>
                    </m:ctrlPr>
                  </m:sSubSupPr>
                  <m:e>
                    <m:r>
                      <m:rPr>
                        <m:sty m:val="bi"/>
                      </m:rPr>
                      <w:rPr>
                        <w:rFonts w:ascii="Cambria Math" w:hAnsi="Cambria Math"/>
                        <w:szCs w:val="24"/>
                      </w:rPr>
                      <m:t>w</m:t>
                    </m:r>
                  </m:e>
                  <m:sub>
                    <m:r>
                      <w:rPr>
                        <w:rFonts w:ascii="Cambria Math" w:hAnsi="Cambria Math"/>
                        <w:szCs w:val="24"/>
                      </w:rPr>
                      <m:t>i</m:t>
                    </m:r>
                  </m:sub>
                  <m:sup>
                    <m:r>
                      <m:rPr>
                        <m:sty m:val="p"/>
                      </m:rPr>
                      <w:rPr>
                        <w:rFonts w:ascii="Cambria Math" w:hAnsi="Cambria Math"/>
                        <w:szCs w:val="24"/>
                      </w:rPr>
                      <m:t>d</m:t>
                    </m:r>
                  </m:sup>
                </m:sSubSup>
              </m:e>
            </m:d>
          </m:e>
          <m:sup>
            <m:r>
              <w:rPr>
                <w:rFonts w:ascii="Cambria Math" w:hAnsi="Cambria Math"/>
                <w:szCs w:val="24"/>
              </w:rPr>
              <m:t>T</m:t>
            </m:r>
          </m:sup>
        </m:sSup>
      </m:oMath>
      <w:r w:rsidR="009F1A56" w:rsidRPr="0095398A">
        <w:rPr>
          <w:rFonts w:asciiTheme="majorBidi" w:hAnsiTheme="majorBidi" w:cstheme="majorBidi"/>
          <w:szCs w:val="24"/>
        </w:rPr>
        <w:t xml:space="preserve">, and equation </w:t>
      </w:r>
      <w:r w:rsidR="009F1A56">
        <w:rPr>
          <w:szCs w:val="24"/>
        </w:rPr>
        <w:fldChar w:fldCharType="begin"/>
      </w:r>
      <w:r w:rsidR="009F1A56">
        <w:rPr>
          <w:rFonts w:asciiTheme="majorBidi" w:hAnsiTheme="majorBidi" w:cstheme="majorBidi"/>
          <w:szCs w:val="24"/>
        </w:rPr>
        <w:instrText xml:space="preserve"> REF eq109 \h </w:instrText>
      </w:r>
      <w:r w:rsidR="009F1A56">
        <w:rPr>
          <w:szCs w:val="24"/>
        </w:rPr>
      </w:r>
      <w:r w:rsidR="009F1A56">
        <w:rPr>
          <w:szCs w:val="24"/>
        </w:rPr>
        <w:fldChar w:fldCharType="separate"/>
      </w:r>
      <w:r w:rsidR="009F1A56" w:rsidRPr="0095398A">
        <w:t>(</w:t>
      </w:r>
      <w:r w:rsidR="009F1A56">
        <w:rPr>
          <w:noProof/>
        </w:rPr>
        <w:t>9</w:t>
      </w:r>
      <w:r w:rsidR="009F1A56" w:rsidRPr="0095398A">
        <w:t>)</w:t>
      </w:r>
      <w:r w:rsidR="009F1A56">
        <w:rPr>
          <w:szCs w:val="24"/>
        </w:rPr>
        <w:fldChar w:fldCharType="end"/>
      </w:r>
      <w:r w:rsidR="009F1A56" w:rsidRPr="0095398A">
        <w:rPr>
          <w:rFonts w:asciiTheme="majorBidi" w:hAnsiTheme="majorBidi" w:cstheme="majorBidi"/>
          <w:szCs w:val="24"/>
        </w:rPr>
        <w:t xml:space="preserve"> can be rewritten as</w:t>
      </w:r>
      <w:r w:rsidR="009F1A56">
        <w:rPr>
          <w:rFonts w:asciiTheme="majorBidi" w:hAnsiTheme="majorBidi" w:cstheme="majorBidi"/>
          <w:szCs w:val="24"/>
        </w:rPr>
        <w:t>:</w:t>
      </w:r>
    </w:p>
    <w:p w14:paraId="54D8FE39" w14:textId="5CC8BF11" w:rsidR="009F1A56" w:rsidRDefault="009F1A56" w:rsidP="009F1A56">
      <w:pPr>
        <w:pStyle w:val="equation"/>
      </w:pPr>
      <w:r>
        <w:tab/>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r>
          <m:rPr>
            <m:sty m:val="p"/>
          </m:rPr>
          <w:rPr>
            <w:rFonts w:ascii="Cambria Math" w:hAnsi="Cambria Math"/>
          </w:rPr>
          <m:t>=</m:t>
        </m:r>
        <m:r>
          <w:rPr>
            <w:rFonts w:ascii="Cambria Math" w:hAnsi="Cambria Math"/>
          </w:rPr>
          <m:t>-</m:t>
        </m:r>
        <m:sSubSup>
          <m:sSubSupPr>
            <m:ctrlPr>
              <w:rPr>
                <w:rFonts w:ascii="Cambria Math" w:hAnsi="Cambria Math"/>
                <w:i/>
                <w:lang w:eastAsia="en-US"/>
              </w:rPr>
            </m:ctrlPr>
          </m:sSubSupPr>
          <m:e>
            <m:r>
              <m:rPr>
                <m:sty m:val="bi"/>
              </m:rPr>
              <w:rPr>
                <w:rFonts w:ascii="Cambria Math" w:hAnsi="Cambria Math"/>
              </w:rPr>
              <m:t>w</m:t>
            </m:r>
          </m:e>
          <m:sub>
            <m:r>
              <w:rPr>
                <w:rFonts w:ascii="Cambria Math" w:hAnsi="Cambria Math"/>
              </w:rPr>
              <m:t>i</m:t>
            </m:r>
          </m:sub>
          <m:sup>
            <m:r>
              <m:rPr>
                <m:sty m:val="p"/>
              </m:rPr>
              <w:rPr>
                <w:rFonts w:ascii="Cambria Math" w:hAnsi="Cambria Math"/>
              </w:rPr>
              <m:t>T</m:t>
            </m:r>
          </m:sup>
        </m:sSubSup>
        <m:sSub>
          <m:sSubPr>
            <m:ctrlPr>
              <w:rPr>
                <w:rFonts w:ascii="Cambria Math" w:hAnsi="Cambria Math"/>
                <w:i/>
              </w:rPr>
            </m:ctrlPr>
          </m:sSubPr>
          <m:e>
            <m:r>
              <m:rPr>
                <m:sty m:val="bi"/>
              </m:rPr>
              <w:rPr>
                <w:rFonts w:ascii="Cambria Math" w:hAnsi="Cambria Math"/>
              </w:rPr>
              <m:t>T</m:t>
            </m:r>
          </m:e>
          <m:sub>
            <m:r>
              <w:rPr>
                <w:rFonts w:ascii="Cambria Math" w:hAnsi="Cambria Math"/>
              </w:rPr>
              <m:t>i</m:t>
            </m:r>
          </m:sub>
        </m:sSub>
        <m:sSub>
          <m:sSubPr>
            <m:ctrlPr>
              <w:rPr>
                <w:rFonts w:ascii="Cambria Math" w:hAnsi="Cambria Math" w:cstheme="minorBidi"/>
                <w:i/>
                <w:lang w:eastAsia="en-US"/>
              </w:rPr>
            </m:ctrlPr>
          </m:sSubPr>
          <m:e>
            <m:r>
              <m:rPr>
                <m:sty m:val="bi"/>
              </m:rPr>
              <w:rPr>
                <w:rFonts w:ascii="Cambria Math" w:hAnsi="Cambria Math"/>
              </w:rPr>
              <m:t>w</m:t>
            </m:r>
          </m:e>
          <m:sub>
            <m:r>
              <w:rPr>
                <w:rFonts w:ascii="Cambria Math" w:hAnsi="Cambria Math"/>
              </w:rPr>
              <m:t>i</m:t>
            </m:r>
          </m:sub>
        </m:sSub>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r>
          <w:rPr>
            <w:rFonts w:ascii="Cambria Math" w:hAnsi="Cambria Math"/>
          </w:rPr>
          <m:t>=-</m:t>
        </m:r>
        <m:sSub>
          <m:sSubPr>
            <m:ctrlPr>
              <w:rPr>
                <w:rFonts w:ascii="Cambria Math" w:hAnsi="Cambria Math" w:cstheme="minorBidi"/>
                <w:i/>
                <w:lang w:eastAsia="en-US"/>
              </w:rPr>
            </m:ctrlPr>
          </m:sSubPr>
          <m:e>
            <m:r>
              <m:rPr>
                <m:sty m:val="bi"/>
              </m:rPr>
              <w:rPr>
                <w:rFonts w:ascii="Cambria Math" w:hAnsi="Cambria Math"/>
              </w:rPr>
              <m:t>S</m:t>
            </m:r>
          </m:e>
          <m:sub>
            <m:r>
              <w:rPr>
                <w:rFonts w:ascii="Cambria Math" w:hAnsi="Cambria Math"/>
              </w:rPr>
              <m:t>i</m:t>
            </m:r>
          </m:sub>
        </m:sSub>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oMath>
      <w:r>
        <w:rPr>
          <w:rFonts w:eastAsia="宋体" w:hint="eastAsia"/>
        </w:rPr>
        <w:t xml:space="preserve"> </w:t>
      </w:r>
      <w:r>
        <w:rPr>
          <w:rFonts w:eastAsia="宋体"/>
        </w:rPr>
        <w:tab/>
      </w:r>
      <w:bookmarkStart w:id="86" w:name="eq111"/>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Pr>
          <w:noProof/>
        </w:rPr>
        <w:t>11</w:t>
      </w:r>
      <w:r w:rsidRPr="0095398A">
        <w:rPr>
          <w:noProof/>
        </w:rPr>
        <w:fldChar w:fldCharType="end"/>
      </w:r>
      <w:r w:rsidRPr="0095398A">
        <w:t>)</w:t>
      </w:r>
      <w:bookmarkEnd w:id="86"/>
    </w:p>
    <w:p w14:paraId="5E202631" w14:textId="082ACE33" w:rsidR="009F1A56" w:rsidRPr="00416E78" w:rsidRDefault="009F1A56" w:rsidP="009F1A56">
      <w:pPr>
        <w:spacing w:line="360" w:lineRule="auto"/>
        <w:ind w:right="-23"/>
        <w:jc w:val="both"/>
        <w:rPr>
          <w:rFonts w:asciiTheme="majorBidi" w:hAnsiTheme="majorBidi" w:cstheme="majorBidi"/>
          <w:szCs w:val="24"/>
        </w:rPr>
      </w:pPr>
      <w:r w:rsidRPr="0095398A">
        <w:rPr>
          <w:rFonts w:asciiTheme="majorBidi" w:hAnsiTheme="majorBidi" w:cstheme="majorBidi"/>
          <w:szCs w:val="24"/>
        </w:rPr>
        <w:t xml:space="preserve">where </w:t>
      </w:r>
      <m:oMath>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i</m:t>
            </m:r>
          </m:sub>
        </m:sSub>
      </m:oMath>
      <w:r w:rsidRPr="0095398A">
        <w:rPr>
          <w:rFonts w:asciiTheme="majorBidi" w:hAnsiTheme="majorBidi" w:cstheme="majorBidi"/>
          <w:szCs w:val="24"/>
        </w:rPr>
        <w:t xml:space="preserve"> is a positive semidefinite matrix. Finally, s</w:t>
      </w:r>
      <w:r w:rsidRPr="00416E78">
        <w:rPr>
          <w:rFonts w:asciiTheme="majorBidi" w:hAnsiTheme="majorBidi" w:cstheme="majorBidi"/>
          <w:szCs w:val="24"/>
        </w:rPr>
        <w:t>ubstituting equation</w:t>
      </w:r>
      <w:r w:rsidRPr="00964ABA">
        <w:rPr>
          <w:rFonts w:cs="Times New Roman"/>
          <w:szCs w:val="24"/>
        </w:rPr>
        <w:t xml:space="preserve"> </w:t>
      </w:r>
      <w:r w:rsidR="00B45D18">
        <w:rPr>
          <w:rFonts w:cs="Times New Roman"/>
          <w:szCs w:val="24"/>
        </w:rPr>
        <w:fldChar w:fldCharType="begin"/>
      </w:r>
      <w:r w:rsidR="00B45D18">
        <w:rPr>
          <w:rFonts w:cs="Times New Roman"/>
          <w:szCs w:val="24"/>
        </w:rPr>
        <w:instrText xml:space="preserve"> REF eq111 \h </w:instrText>
      </w:r>
      <w:r w:rsidR="00B45D18">
        <w:rPr>
          <w:rFonts w:cs="Times New Roman"/>
          <w:szCs w:val="24"/>
        </w:rPr>
      </w:r>
      <w:r w:rsidR="00B45D18">
        <w:rPr>
          <w:rFonts w:cs="Times New Roman"/>
          <w:szCs w:val="24"/>
        </w:rPr>
        <w:fldChar w:fldCharType="separate"/>
      </w:r>
      <w:r w:rsidR="00B45D18" w:rsidRPr="0095398A">
        <w:t>(</w:t>
      </w:r>
      <w:r w:rsidR="00B45D18">
        <w:rPr>
          <w:noProof/>
        </w:rPr>
        <w:t>11</w:t>
      </w:r>
      <w:r w:rsidR="00B45D18" w:rsidRPr="0095398A">
        <w:t>)</w:t>
      </w:r>
      <w:r w:rsidR="00B45D18">
        <w:rPr>
          <w:rFonts w:cs="Times New Roman"/>
          <w:szCs w:val="24"/>
        </w:rPr>
        <w:fldChar w:fldCharType="end"/>
      </w:r>
      <w:r w:rsidRPr="0095398A">
        <w:rPr>
          <w:rFonts w:cs="Times New Roman"/>
          <w:szCs w:val="24"/>
        </w:rPr>
        <w:t xml:space="preserve"> into equation </w:t>
      </w:r>
      <w:r w:rsidR="00B45D18">
        <w:rPr>
          <w:rFonts w:cs="Times New Roman"/>
          <w:szCs w:val="24"/>
        </w:rPr>
        <w:fldChar w:fldCharType="begin"/>
      </w:r>
      <w:r w:rsidR="00B45D18">
        <w:rPr>
          <w:rFonts w:cs="Times New Roman"/>
          <w:szCs w:val="24"/>
        </w:rPr>
        <w:instrText xml:space="preserve"> REF eq108 \h </w:instrText>
      </w:r>
      <w:r w:rsidR="00B45D18">
        <w:rPr>
          <w:rFonts w:cs="Times New Roman"/>
          <w:szCs w:val="24"/>
        </w:rPr>
      </w:r>
      <w:r w:rsidR="00B45D18">
        <w:rPr>
          <w:rFonts w:cs="Times New Roman"/>
          <w:szCs w:val="24"/>
        </w:rPr>
        <w:fldChar w:fldCharType="separate"/>
      </w:r>
      <w:r w:rsidR="00B45D18" w:rsidRPr="0095398A">
        <w:t>(</w:t>
      </w:r>
      <w:r w:rsidR="00B45D18">
        <w:rPr>
          <w:noProof/>
        </w:rPr>
        <w:t>8</w:t>
      </w:r>
      <w:r w:rsidR="00B45D18" w:rsidRPr="0095398A">
        <w:t>)</w:t>
      </w:r>
      <w:r w:rsidR="00B45D18">
        <w:rPr>
          <w:rFonts w:cs="Times New Roman"/>
          <w:szCs w:val="24"/>
        </w:rPr>
        <w:fldChar w:fldCharType="end"/>
      </w:r>
      <w:r w:rsidRPr="0095398A">
        <w:rPr>
          <w:rFonts w:cs="Times New Roman"/>
          <w:szCs w:val="24"/>
        </w:rPr>
        <w:t xml:space="preserve"> </w:t>
      </w:r>
      <w:r w:rsidRPr="00416E78">
        <w:rPr>
          <w:rFonts w:asciiTheme="majorBidi" w:hAnsiTheme="majorBidi" w:cstheme="majorBidi"/>
          <w:szCs w:val="24"/>
        </w:rPr>
        <w:t>gives</w:t>
      </w:r>
      <w:r>
        <w:rPr>
          <w:rFonts w:asciiTheme="majorBidi" w:hAnsiTheme="majorBidi" w:cstheme="majorBidi"/>
          <w:szCs w:val="24"/>
        </w:rPr>
        <w:t>,</w:t>
      </w:r>
    </w:p>
    <w:p w14:paraId="2DE0092D" w14:textId="180E660A" w:rsidR="009F1A56" w:rsidRDefault="00B45D18" w:rsidP="00B45D18">
      <w:pPr>
        <w:pStyle w:val="equation"/>
        <w:rPr>
          <w:ins w:id="87" w:author="iamthree" w:date="2019-01-02T00:53:00Z"/>
        </w:rPr>
      </w:pPr>
      <w:r>
        <w:rPr>
          <w:lang w:eastAsia="en-US"/>
        </w:rPr>
        <w:tab/>
      </w:r>
      <m:oMath>
        <m:d>
          <m:dPr>
            <m:ctrlPr>
              <w:rPr>
                <w:rFonts w:ascii="Cambria Math" w:hAnsi="Cambria Math" w:cstheme="minorBidi"/>
                <w:lang w:eastAsia="en-US"/>
              </w:rPr>
            </m:ctrlPr>
          </m:dPr>
          <m:e>
            <m:sSup>
              <m:sSupPr>
                <m:ctrlPr>
                  <w:rPr>
                    <w:rFonts w:ascii="Cambria Math" w:hAnsi="Cambria Math"/>
                  </w:rPr>
                </m:ctrlPr>
              </m:sSupPr>
              <m:e>
                <m:r>
                  <m:rPr>
                    <m:sty m:val="bi"/>
                  </m:rPr>
                  <w:rPr>
                    <w:rFonts w:ascii="Cambria Math" w:hAnsi="Cambria Math"/>
                  </w:rPr>
                  <m:t>K</m:t>
                </m:r>
              </m:e>
              <m:sup>
                <m:r>
                  <m:rPr>
                    <m:sty m:val="p"/>
                  </m:rPr>
                  <w:rPr>
                    <w:rFonts w:ascii="Cambria Math" w:hAnsi="Cambria Math"/>
                  </w:rPr>
                  <m:t>P</m:t>
                </m:r>
              </m:sup>
            </m:sSup>
            <m:r>
              <w:rPr>
                <w:rFonts w:ascii="Cambria Math" w:hAnsi="Cambria Math"/>
              </w:rPr>
              <m:t>+</m:t>
            </m:r>
            <m:nary>
              <m:naryPr>
                <m:chr m:val="∑"/>
                <m:limLoc m:val="undOvr"/>
                <m:supHide m:val="1"/>
                <m:ctrlPr>
                  <w:rPr>
                    <w:rFonts w:ascii="Cambria Math" w:hAnsi="Cambria Math" w:cstheme="minorBidi"/>
                    <w:i/>
                    <w:lang w:eastAsia="en-US"/>
                  </w:rPr>
                </m:ctrlPr>
              </m:naryPr>
              <m:sub>
                <m:r>
                  <w:rPr>
                    <w:rFonts w:ascii="Cambria Math" w:hAnsi="Cambria Math"/>
                  </w:rPr>
                  <m:t>i</m:t>
                </m:r>
              </m:sub>
              <m:sup/>
              <m:e>
                <m:sSub>
                  <m:sSubPr>
                    <m:ctrlPr>
                      <w:rPr>
                        <w:rFonts w:ascii="Cambria Math" w:hAnsi="Cambria Math" w:cstheme="minorBidi"/>
                        <w:i/>
                        <w:lang w:eastAsia="en-US"/>
                      </w:rPr>
                    </m:ctrlPr>
                  </m:sSubPr>
                  <m:e>
                    <m:r>
                      <m:rPr>
                        <m:sty m:val="bi"/>
                      </m:rPr>
                      <w:rPr>
                        <w:rFonts w:ascii="Cambria Math" w:hAnsi="Cambria Math"/>
                      </w:rPr>
                      <m:t>S</m:t>
                    </m:r>
                  </m:e>
                  <m:sub>
                    <m:r>
                      <w:rPr>
                        <w:rFonts w:ascii="Cambria Math" w:hAnsi="Cambria Math"/>
                      </w:rPr>
                      <m:t>i</m:t>
                    </m:r>
                  </m:sub>
                </m:sSub>
              </m:e>
            </m:nary>
          </m:e>
        </m:d>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r>
          <w:rPr>
            <w:rFonts w:ascii="Cambria Math" w:hAnsi="Cambria Math"/>
          </w:rPr>
          <m:t>=</m:t>
        </m:r>
        <m:d>
          <m:dPr>
            <m:ctrlPr>
              <w:rPr>
                <w:rFonts w:ascii="Cambria Math" w:hAnsi="Cambria Math" w:cstheme="minorBidi"/>
                <w:lang w:eastAsia="en-US"/>
              </w:rPr>
            </m:ctrlPr>
          </m:dPr>
          <m:e>
            <m:sSup>
              <m:sSupPr>
                <m:ctrlPr>
                  <w:rPr>
                    <w:rFonts w:ascii="Cambria Math" w:hAnsi="Cambria Math"/>
                  </w:rPr>
                </m:ctrlPr>
              </m:sSupPr>
              <m:e>
                <m:r>
                  <m:rPr>
                    <m:sty m:val="bi"/>
                  </m:rPr>
                  <w:rPr>
                    <w:rFonts w:ascii="Cambria Math" w:hAnsi="Cambria Math"/>
                  </w:rPr>
                  <m:t>K</m:t>
                </m:r>
              </m:e>
              <m:sup>
                <m:r>
                  <m:rPr>
                    <m:sty m:val="p"/>
                  </m:rPr>
                  <w:rPr>
                    <w:rFonts w:ascii="Cambria Math" w:hAnsi="Cambria Math"/>
                  </w:rPr>
                  <m:t>P</m:t>
                </m:r>
              </m:sup>
            </m:sSup>
            <m:r>
              <w:rPr>
                <w:rFonts w:ascii="Cambria Math" w:hAnsi="Cambria Math"/>
              </w:rPr>
              <m:t>+</m:t>
            </m:r>
            <m:r>
              <m:rPr>
                <m:sty m:val="bi"/>
              </m:rPr>
              <w:rPr>
                <w:rFonts w:ascii="Cambria Math" w:hAnsi="Cambria Math" w:cstheme="minorBidi"/>
                <w:lang w:eastAsia="en-US"/>
              </w:rPr>
              <m:t>S</m:t>
            </m:r>
          </m:e>
        </m:d>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sSup>
          <m:sSupPr>
            <m:ctrlPr>
              <w:rPr>
                <w:rFonts w:ascii="Cambria Math" w:hAnsi="Cambria Math"/>
              </w:rPr>
            </m:ctrlPr>
          </m:sSupPr>
          <m:e>
            <m:r>
              <w:ins w:id="88" w:author="iamthree" w:date="2019-01-02T00:53:00Z">
                <m:rPr>
                  <m:sty m:val="bi"/>
                </m:rPr>
                <w:rPr>
                  <w:rFonts w:ascii="Cambria Math" w:hAnsi="Cambria Math"/>
                </w:rPr>
                <m:t>=</m:t>
              </w:ins>
            </m:r>
            <m:r>
              <m:rPr>
                <m:sty m:val="bi"/>
              </m:rPr>
              <w:rPr>
                <w:rFonts w:ascii="Cambria Math" w:hAnsi="Cambria Math"/>
              </w:rPr>
              <m:t>f</m:t>
            </m:r>
          </m:e>
          <m:sup>
            <m:r>
              <m:rPr>
                <m:sty m:val="p"/>
              </m:rPr>
              <w:rPr>
                <w:rFonts w:ascii="Cambria Math" w:hAnsi="Cambria Math"/>
              </w:rPr>
              <m:t>P,R</m:t>
            </m:r>
          </m:sup>
        </m:sSup>
      </m:oMath>
      <w:r>
        <w:rPr>
          <w:rFonts w:eastAsia="宋体" w:hint="eastAsia"/>
        </w:rPr>
        <w:t xml:space="preserve"> </w:t>
      </w:r>
      <w:r>
        <w:rPr>
          <w:rFonts w:eastAsia="宋体"/>
        </w:rPr>
        <w:tab/>
      </w:r>
      <w:bookmarkStart w:id="89" w:name="eq112"/>
      <w:r w:rsidRPr="0095398A">
        <w:t>(</w:t>
      </w:r>
      <w:r w:rsidRPr="0095398A">
        <w:rPr>
          <w:noProof/>
        </w:rPr>
        <w:fldChar w:fldCharType="begin"/>
      </w:r>
      <w:r w:rsidRPr="0095398A">
        <w:rPr>
          <w:noProof/>
        </w:rPr>
        <w:instrText xml:space="preserve"> SEQ equation \* Arabic\</w:instrText>
      </w:r>
      <w:r>
        <w:rPr>
          <w:noProof/>
        </w:rPr>
        <w:instrText>s</w:instrText>
      </w:r>
      <w:r w:rsidRPr="0095398A">
        <w:rPr>
          <w:noProof/>
        </w:rPr>
        <w:instrText xml:space="preserve"> 1 </w:instrText>
      </w:r>
      <w:r w:rsidRPr="0095398A">
        <w:rPr>
          <w:noProof/>
        </w:rPr>
        <w:fldChar w:fldCharType="separate"/>
      </w:r>
      <w:r>
        <w:rPr>
          <w:noProof/>
        </w:rPr>
        <w:t>12</w:t>
      </w:r>
      <w:r w:rsidRPr="0095398A">
        <w:rPr>
          <w:noProof/>
        </w:rPr>
        <w:fldChar w:fldCharType="end"/>
      </w:r>
      <w:r w:rsidRPr="0095398A">
        <w:t>)</w:t>
      </w:r>
      <w:bookmarkEnd w:id="89"/>
    </w:p>
    <w:p w14:paraId="438CC2CA" w14:textId="77777777" w:rsidR="009C6608" w:rsidRDefault="00B45D18" w:rsidP="00B45D18">
      <w:pPr>
        <w:spacing w:line="360" w:lineRule="auto"/>
        <w:ind w:right="-23"/>
        <w:jc w:val="both"/>
        <w:rPr>
          <w:ins w:id="90" w:author="iamthree" w:date="2019-01-02T01:07:00Z"/>
          <w:rFonts w:asciiTheme="majorBidi" w:hAnsiTheme="majorBidi" w:cstheme="majorBidi"/>
          <w:szCs w:val="24"/>
        </w:rPr>
      </w:pPr>
      <w:r w:rsidRPr="00996898">
        <w:rPr>
          <w:rFonts w:asciiTheme="majorBidi" w:hAnsiTheme="majorBidi" w:cstheme="majorBidi"/>
          <w:szCs w:val="24"/>
          <w:lang w:eastAsia="zh-CN"/>
        </w:rPr>
        <w:t xml:space="preserve">where </w:t>
      </w:r>
      <m:oMath>
        <m:sSup>
          <m:sSupPr>
            <m:ctrlPr>
              <w:rPr>
                <w:rFonts w:ascii="Cambria Math" w:hAnsi="Cambria Math"/>
              </w:rPr>
            </m:ctrlPr>
          </m:sSupPr>
          <m:e>
            <m:r>
              <m:rPr>
                <m:sty m:val="bi"/>
              </m:rPr>
              <w:rPr>
                <w:rFonts w:ascii="Cambria Math" w:hAnsi="Cambria Math"/>
              </w:rPr>
              <m:t>K</m:t>
            </m:r>
          </m:e>
          <m:sup>
            <m:r>
              <m:rPr>
                <m:sty m:val="p"/>
              </m:rPr>
              <w:rPr>
                <w:rFonts w:ascii="Cambria Math" w:hAnsi="Cambria Math"/>
              </w:rPr>
              <m:t>P</m:t>
            </m:r>
          </m:sup>
        </m:sSup>
        <m:r>
          <w:rPr>
            <w:rFonts w:ascii="Cambria Math" w:hAnsi="Cambria Math"/>
            <w:szCs w:val="24"/>
          </w:rPr>
          <m:t>+</m:t>
        </m:r>
        <m:r>
          <m:rPr>
            <m:sty m:val="bi"/>
          </m:rPr>
          <w:rPr>
            <w:rFonts w:ascii="Cambria Math" w:hAnsi="Cambria Math"/>
            <w:szCs w:val="24"/>
          </w:rPr>
          <m:t>S</m:t>
        </m:r>
      </m:oMath>
      <w:r w:rsidRPr="0095398A">
        <w:rPr>
          <w:rFonts w:asciiTheme="majorBidi" w:hAnsiTheme="majorBidi" w:cstheme="majorBidi"/>
          <w:szCs w:val="24"/>
        </w:rPr>
        <w:t xml:space="preserve"> is the total stiffness matrix of the nanocomposite which contains the original stiffness from the polymer, </w:t>
      </w:r>
      <m:oMath>
        <m:sSup>
          <m:sSupPr>
            <m:ctrlPr>
              <w:rPr>
                <w:rFonts w:ascii="Cambria Math" w:hAnsi="Cambria Math"/>
              </w:rPr>
            </m:ctrlPr>
          </m:sSupPr>
          <m:e>
            <m:r>
              <m:rPr>
                <m:sty m:val="bi"/>
              </m:rPr>
              <w:rPr>
                <w:rFonts w:ascii="Cambria Math" w:hAnsi="Cambria Math"/>
              </w:rPr>
              <m:t>K</m:t>
            </m:r>
          </m:e>
          <m:sup>
            <m:r>
              <m:rPr>
                <m:sty m:val="p"/>
              </m:rPr>
              <w:rPr>
                <w:rFonts w:ascii="Cambria Math" w:hAnsi="Cambria Math"/>
              </w:rPr>
              <m:t>P</m:t>
            </m:r>
          </m:sup>
        </m:sSup>
      </m:oMath>
      <w:r w:rsidRPr="0095398A">
        <w:rPr>
          <w:rFonts w:asciiTheme="majorBidi" w:hAnsiTheme="majorBidi" w:cstheme="majorBidi"/>
          <w:szCs w:val="24"/>
        </w:rPr>
        <w:t xml:space="preserve">, and the reinforced stiffness from the CNTs, </w:t>
      </w:r>
      <m:oMath>
        <m:r>
          <m:rPr>
            <m:sty m:val="bi"/>
          </m:rPr>
          <w:rPr>
            <w:rFonts w:ascii="Cambria Math" w:hAnsi="Cambria Math"/>
            <w:szCs w:val="24"/>
          </w:rPr>
          <m:t>S</m:t>
        </m:r>
      </m:oMath>
      <w:r w:rsidRPr="0095398A">
        <w:rPr>
          <w:rFonts w:asciiTheme="majorBidi" w:hAnsiTheme="majorBidi" w:cstheme="majorBidi"/>
          <w:szCs w:val="24"/>
        </w:rPr>
        <w:t xml:space="preserve">. </w:t>
      </w:r>
    </w:p>
    <w:p w14:paraId="5F1A208D" w14:textId="6D21769A" w:rsidR="00B45D18" w:rsidRPr="0097455E" w:rsidRDefault="009C6608" w:rsidP="0097455E">
      <w:pPr>
        <w:spacing w:line="360" w:lineRule="auto"/>
        <w:ind w:right="-23" w:firstLine="360"/>
        <w:jc w:val="both"/>
        <w:rPr>
          <w:rFonts w:asciiTheme="majorBidi" w:eastAsia="宋体" w:hAnsiTheme="majorBidi" w:cstheme="majorBidi"/>
          <w:szCs w:val="24"/>
          <w:lang w:eastAsia="zh-CN"/>
        </w:rPr>
      </w:pPr>
      <w:r>
        <w:rPr>
          <w:rFonts w:asciiTheme="majorBidi" w:hAnsiTheme="majorBidi" w:cstheme="majorBidi"/>
          <w:szCs w:val="24"/>
        </w:rPr>
        <w:t xml:space="preserve">It should be mentioned that matrix </w:t>
      </w:r>
      <m:oMath>
        <m:r>
          <m:rPr>
            <m:sty m:val="bi"/>
          </m:rPr>
          <w:rPr>
            <w:rFonts w:ascii="Cambria Math" w:hAnsi="Cambria Math"/>
            <w:szCs w:val="24"/>
          </w:rPr>
          <m:t>S</m:t>
        </m:r>
      </m:oMath>
      <w:r>
        <w:rPr>
          <w:rFonts w:asciiTheme="majorBidi" w:eastAsia="宋体" w:hAnsiTheme="majorBidi" w:cstheme="majorBidi" w:hint="eastAsia"/>
          <w:b/>
          <w:szCs w:val="24"/>
          <w:lang w:eastAsia="zh-CN"/>
        </w:rPr>
        <w:t xml:space="preserve"> </w:t>
      </w:r>
      <w:r>
        <w:rPr>
          <w:rFonts w:asciiTheme="majorBidi" w:eastAsia="宋体" w:hAnsiTheme="majorBidi" w:cstheme="majorBidi"/>
          <w:szCs w:val="24"/>
          <w:lang w:eastAsia="zh-CN"/>
        </w:rPr>
        <w:t xml:space="preserve">implicitly contains the equilibrium equation of CNTs and the interaction force between CNTs and polymer, so the solution of Equation </w:t>
      </w:r>
      <w:r>
        <w:rPr>
          <w:rFonts w:asciiTheme="majorBidi" w:eastAsia="宋体" w:hAnsiTheme="majorBidi" w:cstheme="majorBidi"/>
          <w:szCs w:val="24"/>
          <w:lang w:eastAsia="zh-CN"/>
        </w:rPr>
        <w:fldChar w:fldCharType="begin"/>
      </w:r>
      <w:r>
        <w:rPr>
          <w:rFonts w:asciiTheme="majorBidi" w:eastAsia="宋体" w:hAnsiTheme="majorBidi" w:cstheme="majorBidi"/>
          <w:szCs w:val="24"/>
          <w:lang w:eastAsia="zh-CN"/>
        </w:rPr>
        <w:instrText xml:space="preserve"> REF eq112 \h </w:instrText>
      </w:r>
      <w:r>
        <w:rPr>
          <w:rFonts w:asciiTheme="majorBidi" w:eastAsia="宋体" w:hAnsiTheme="majorBidi" w:cstheme="majorBidi"/>
          <w:szCs w:val="24"/>
          <w:lang w:eastAsia="zh-CN"/>
        </w:rPr>
      </w:r>
      <w:r>
        <w:rPr>
          <w:rFonts w:asciiTheme="majorBidi" w:eastAsia="宋体" w:hAnsiTheme="majorBidi" w:cstheme="majorBidi"/>
          <w:szCs w:val="24"/>
          <w:lang w:eastAsia="zh-CN"/>
        </w:rPr>
        <w:fldChar w:fldCharType="separate"/>
      </w:r>
      <w:r w:rsidRPr="0095398A">
        <w:t>(</w:t>
      </w:r>
      <w:r>
        <w:rPr>
          <w:noProof/>
        </w:rPr>
        <w:t>12</w:t>
      </w:r>
      <w:r w:rsidRPr="0095398A">
        <w:t>)</w:t>
      </w:r>
      <w:r>
        <w:rPr>
          <w:rFonts w:asciiTheme="majorBidi" w:eastAsia="宋体" w:hAnsiTheme="majorBidi" w:cstheme="majorBidi"/>
          <w:szCs w:val="24"/>
          <w:lang w:eastAsia="zh-CN"/>
        </w:rPr>
        <w:fldChar w:fldCharType="end"/>
      </w:r>
      <w:r>
        <w:rPr>
          <w:rFonts w:asciiTheme="majorBidi" w:eastAsia="宋体" w:hAnsiTheme="majorBidi" w:cstheme="majorBidi"/>
          <w:szCs w:val="24"/>
          <w:lang w:eastAsia="zh-CN"/>
        </w:rPr>
        <w:t xml:space="preserve"> guarantees that both CNTs and polymer are in equilibrium state and the interaction forces in between are compatible.</w:t>
      </w:r>
    </w:p>
    <w:p w14:paraId="4C5E151B" w14:textId="01D98209" w:rsidR="00B45D18" w:rsidRPr="0095398A" w:rsidRDefault="00B45D18" w:rsidP="00B45D18">
      <w:pPr>
        <w:spacing w:line="360" w:lineRule="auto"/>
        <w:ind w:right="-23" w:firstLine="360"/>
        <w:rPr>
          <w:rFonts w:asciiTheme="majorBidi" w:hAnsiTheme="majorBidi" w:cstheme="majorBidi"/>
          <w:szCs w:val="24"/>
        </w:rPr>
      </w:pPr>
      <w:r w:rsidRPr="0095398A">
        <w:rPr>
          <w:rFonts w:asciiTheme="majorBidi" w:hAnsiTheme="majorBidi" w:cstheme="majorBidi"/>
          <w:szCs w:val="24"/>
        </w:rPr>
        <w:lastRenderedPageBreak/>
        <w:t>Divi</w:t>
      </w:r>
      <w:r w:rsidRPr="00416E78">
        <w:rPr>
          <w:rFonts w:asciiTheme="majorBidi" w:hAnsiTheme="majorBidi" w:cstheme="majorBidi"/>
          <w:szCs w:val="24"/>
        </w:rPr>
        <w:t xml:space="preserve">ding </w:t>
      </w:r>
      <m:oMath>
        <m:sSup>
          <m:sSupPr>
            <m:ctrlPr>
              <w:rPr>
                <w:rFonts w:ascii="Cambria Math" w:hAnsi="Cambria Math"/>
              </w:rPr>
            </m:ctrlPr>
          </m:sSupPr>
          <m:e>
            <m:r>
              <m:rPr>
                <m:sty m:val="bi"/>
              </m:rPr>
              <w:rPr>
                <w:rFonts w:ascii="Cambria Math" w:hAnsi="Cambria Math"/>
              </w:rPr>
              <m:t>d</m:t>
            </m:r>
          </m:e>
          <m:sup>
            <m:r>
              <m:rPr>
                <m:sty m:val="p"/>
              </m:rPr>
              <w:rPr>
                <w:rFonts w:ascii="Cambria Math" w:hAnsi="Cambria Math"/>
              </w:rPr>
              <m:t>P</m:t>
            </m:r>
          </m:sup>
        </m:sSup>
      </m:oMath>
      <w:r w:rsidRPr="00964ABA">
        <w:rPr>
          <w:rFonts w:asciiTheme="majorBidi" w:hAnsiTheme="majorBidi" w:cstheme="majorBidi"/>
          <w:szCs w:val="24"/>
        </w:rPr>
        <w:t xml:space="preserve"> into the active </w:t>
      </w:r>
      <w:r>
        <w:rPr>
          <w:rFonts w:asciiTheme="majorBidi" w:hAnsiTheme="majorBidi" w:cstheme="majorBidi"/>
          <w:szCs w:val="24"/>
        </w:rPr>
        <w:t>DOF</w:t>
      </w:r>
      <w:r w:rsidRPr="00F465C0">
        <w:rPr>
          <w:rFonts w:asciiTheme="majorBidi" w:hAnsiTheme="majorBidi" w:cstheme="majorBidi"/>
          <w:szCs w:val="24"/>
        </w:rPr>
        <w:t>s and the constrain</w:t>
      </w:r>
      <w:r w:rsidRPr="00F465C0">
        <w:rPr>
          <w:rFonts w:asciiTheme="majorBidi" w:hAnsiTheme="majorBidi" w:cstheme="majorBidi" w:hint="eastAsia"/>
          <w:szCs w:val="24"/>
          <w:lang w:eastAsia="zh-CN"/>
        </w:rPr>
        <w:t>ed</w:t>
      </w:r>
      <w:r w:rsidRPr="009D6DB4">
        <w:rPr>
          <w:rFonts w:asciiTheme="majorBidi" w:hAnsiTheme="majorBidi" w:cstheme="majorBidi"/>
          <w:szCs w:val="24"/>
        </w:rPr>
        <w:t xml:space="preserve"> </w:t>
      </w:r>
      <w:r>
        <w:rPr>
          <w:rFonts w:asciiTheme="majorBidi" w:hAnsiTheme="majorBidi" w:cstheme="majorBidi"/>
          <w:szCs w:val="24"/>
        </w:rPr>
        <w:t>DOF</w:t>
      </w:r>
      <w:r w:rsidRPr="000F191A">
        <w:rPr>
          <w:rFonts w:asciiTheme="majorBidi" w:hAnsiTheme="majorBidi" w:cstheme="majorBidi"/>
          <w:szCs w:val="24"/>
        </w:rPr>
        <w:t xml:space="preserve">s, equation </w:t>
      </w:r>
      <w:r>
        <w:rPr>
          <w:rFonts w:asciiTheme="majorBidi" w:hAnsiTheme="majorBidi" w:cstheme="majorBidi"/>
          <w:szCs w:val="24"/>
        </w:rPr>
        <w:fldChar w:fldCharType="begin"/>
      </w:r>
      <w:r>
        <w:rPr>
          <w:rFonts w:asciiTheme="majorBidi" w:hAnsiTheme="majorBidi" w:cstheme="majorBidi"/>
          <w:szCs w:val="24"/>
        </w:rPr>
        <w:instrText xml:space="preserve"> REF eq112 \h </w:instrText>
      </w:r>
      <w:r>
        <w:rPr>
          <w:rFonts w:asciiTheme="majorBidi" w:hAnsiTheme="majorBidi" w:cstheme="majorBidi"/>
          <w:szCs w:val="24"/>
        </w:rPr>
      </w:r>
      <w:r>
        <w:rPr>
          <w:rFonts w:asciiTheme="majorBidi" w:hAnsiTheme="majorBidi" w:cstheme="majorBidi"/>
          <w:szCs w:val="24"/>
        </w:rPr>
        <w:fldChar w:fldCharType="separate"/>
      </w:r>
      <w:r w:rsidR="009C6608" w:rsidRPr="0095398A">
        <w:t>(</w:t>
      </w:r>
      <w:r w:rsidR="009C6608">
        <w:rPr>
          <w:noProof/>
        </w:rPr>
        <w:t>12</w:t>
      </w:r>
      <w:r w:rsidR="009C6608" w:rsidRPr="0095398A">
        <w:t>)</w:t>
      </w:r>
      <w:r>
        <w:rPr>
          <w:rFonts w:asciiTheme="majorBidi" w:hAnsiTheme="majorBidi" w:cstheme="majorBidi"/>
          <w:szCs w:val="24"/>
        </w:rPr>
        <w:fldChar w:fldCharType="end"/>
      </w:r>
      <w:r w:rsidRPr="0095398A">
        <w:rPr>
          <w:rFonts w:asciiTheme="majorBidi" w:hAnsiTheme="majorBidi" w:cstheme="majorBidi"/>
          <w:szCs w:val="24"/>
        </w:rPr>
        <w:t xml:space="preserve"> changes to</w:t>
      </w:r>
      <w:r>
        <w:rPr>
          <w:rFonts w:asciiTheme="majorBidi" w:hAnsiTheme="majorBidi" w:cstheme="majorBidi"/>
          <w:szCs w:val="24"/>
        </w:rPr>
        <w:t>,</w:t>
      </w:r>
    </w:p>
    <w:p w14:paraId="505C8D8A" w14:textId="0D5C6D17" w:rsidR="00B45D18" w:rsidRPr="0095398A" w:rsidRDefault="00B45D18" w:rsidP="00B45D18">
      <w:pPr>
        <w:pStyle w:val="equation"/>
        <w:ind w:right="-23"/>
      </w:pPr>
      <w:r w:rsidRPr="0095398A">
        <w:rPr>
          <w:lang w:eastAsia="en-US"/>
        </w:rPr>
        <w:tab/>
      </w:r>
      <m:oMath>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P,II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P,IB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P,BI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P,BB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P,I</m:t>
                      </m:r>
                    </m:sup>
                  </m:sSup>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m:rPr>
            <m:sty m:val="p"/>
          </m:rPr>
          <w:rPr>
            <w:rFonts w:ascii="Cambria Math" w:hAnsi="Cambria Math"/>
          </w:rPr>
          <m:t>=</m:t>
        </m:r>
        <m:d>
          <m:dPr>
            <m:begChr m:val="["/>
            <m:endChr m:val="]"/>
            <m:ctrlPr>
              <w:rPr>
                <w:rFonts w:ascii="Cambria Math" w:hAnsi="Cambria Math"/>
                <w:lang w:eastAsia="en-US"/>
              </w:rPr>
            </m:ctrlPr>
          </m:dPr>
          <m:e>
            <m:m>
              <m:mPr>
                <m:mcs>
                  <m:mc>
                    <m:mcPr>
                      <m:count m:val="1"/>
                      <m:mcJc m:val="center"/>
                    </m:mcPr>
                  </m:mc>
                </m:mcs>
                <m:ctrlPr>
                  <w:rPr>
                    <w:rFonts w:ascii="Cambria Math" w:hAnsi="Cambria Math"/>
                    <w:lang w:eastAsia="en-US"/>
                  </w:rPr>
                </m:ctrlPr>
              </m:mPr>
              <m:mr>
                <m:e>
                  <m:r>
                    <m:rPr>
                      <m:sty m:val="p"/>
                    </m:rPr>
                    <w:rPr>
                      <w:rFonts w:ascii="Cambria Math" w:hAnsi="Cambria Math"/>
                    </w:rPr>
                    <m:t>0</m:t>
                  </m:r>
                </m:e>
              </m:mr>
              <m:mr>
                <m:e>
                  <m:sSup>
                    <m:sSupPr>
                      <m:ctrlPr>
                        <w:rPr>
                          <w:rFonts w:ascii="Cambria Math" w:hAnsi="Cambria Math"/>
                        </w:rPr>
                      </m:ctrlPr>
                    </m:sSupPr>
                    <m:e>
                      <m:r>
                        <m:rPr>
                          <m:sty m:val="bi"/>
                        </m:rPr>
                        <w:rPr>
                          <w:rFonts w:ascii="Cambria Math" w:hAnsi="Cambria Math"/>
                        </w:rPr>
                        <m:t>f</m:t>
                      </m:r>
                    </m:e>
                    <m:sup>
                      <m:r>
                        <m:rPr>
                          <m:sty m:val="p"/>
                        </m:rPr>
                        <w:rPr>
                          <w:rFonts w:ascii="Cambria Math" w:hAnsi="Cambria Math"/>
                        </w:rPr>
                        <m:t>P,R</m:t>
                      </m:r>
                    </m:sup>
                  </m:sSup>
                </m:e>
              </m:mr>
            </m:m>
          </m:e>
        </m:d>
      </m:oMath>
      <w:r w:rsidRPr="0095398A">
        <w:rPr>
          <w:rFonts w:hint="eastAsia"/>
        </w:rPr>
        <w:t xml:space="preserve"> </w:t>
      </w:r>
      <w:r w:rsidRPr="0095398A">
        <w:tab/>
      </w:r>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sidR="009C6608">
        <w:rPr>
          <w:rFonts w:ascii="Times New Roman" w:hAnsi="Times New Roman" w:cs="Times New Roman"/>
          <w:noProof/>
        </w:rPr>
        <w:t>13</w:t>
      </w:r>
      <w:r w:rsidRPr="0095398A">
        <w:rPr>
          <w:rFonts w:ascii="Times New Roman" w:hAnsi="Times New Roman" w:cs="Times New Roman"/>
        </w:rPr>
        <w:fldChar w:fldCharType="end"/>
      </w:r>
      <w:r w:rsidRPr="0095398A">
        <w:rPr>
          <w:rFonts w:ascii="Times New Roman" w:hAnsi="Times New Roman" w:cs="Times New Roman"/>
        </w:rPr>
        <w:t>)</w:t>
      </w:r>
    </w:p>
    <w:p w14:paraId="09AED415" w14:textId="49307938" w:rsidR="00B45D18" w:rsidRPr="00416E78" w:rsidRDefault="00B45D18" w:rsidP="00B45D18">
      <w:pPr>
        <w:spacing w:line="360" w:lineRule="auto"/>
        <w:ind w:right="-23"/>
        <w:rPr>
          <w:rFonts w:asciiTheme="majorBidi" w:hAnsiTheme="majorBidi" w:cstheme="majorBidi"/>
          <w:szCs w:val="24"/>
        </w:rPr>
      </w:pPr>
      <w:r w:rsidRPr="0095398A">
        <w:rPr>
          <w:rFonts w:asciiTheme="majorBidi" w:hAnsiTheme="majorBidi" w:cstheme="majorBidi"/>
          <w:szCs w:val="24"/>
        </w:rPr>
        <w:t xml:space="preserve">and </w:t>
      </w:r>
      <m:oMath>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P,I</m:t>
            </m:r>
          </m:sup>
        </m:sSup>
      </m:oMath>
      <w:r w:rsidRPr="0095398A">
        <w:rPr>
          <w:rFonts w:asciiTheme="majorBidi" w:hAnsiTheme="majorBidi" w:cstheme="majorBidi" w:hint="eastAsia"/>
          <w:szCs w:val="24"/>
          <w:lang w:eastAsia="zh-CN"/>
        </w:rPr>
        <w:t xml:space="preserve"> </w:t>
      </w:r>
      <w:r w:rsidRPr="0095398A">
        <w:rPr>
          <w:rFonts w:asciiTheme="majorBidi" w:hAnsiTheme="majorBidi" w:cstheme="majorBidi"/>
          <w:szCs w:val="24"/>
          <w:lang w:eastAsia="zh-CN"/>
        </w:rPr>
        <w:t xml:space="preserve"> can be obtained from the following equation</w:t>
      </w:r>
      <w:r w:rsidRPr="0095398A">
        <w:rPr>
          <w:rFonts w:asciiTheme="majorBidi" w:hAnsiTheme="majorBidi" w:cstheme="majorBidi" w:hint="eastAsia"/>
          <w:szCs w:val="24"/>
          <w:lang w:eastAsia="zh-CN"/>
        </w:rPr>
        <w:t>:</w:t>
      </w:r>
      <w:r w:rsidRPr="0095398A">
        <w:rPr>
          <w:rFonts w:asciiTheme="majorBidi" w:hAnsiTheme="majorBidi" w:cstheme="majorBidi"/>
          <w:szCs w:val="24"/>
        </w:rPr>
        <w:t xml:space="preserve"> </w:t>
      </w:r>
    </w:p>
    <w:p w14:paraId="130AE127" w14:textId="2DD1B1A5" w:rsidR="00B45D18" w:rsidRPr="0095398A" w:rsidRDefault="00B45D18" w:rsidP="00B45D18">
      <w:pPr>
        <w:pStyle w:val="equation"/>
        <w:ind w:right="-23"/>
      </w:pPr>
      <w:r w:rsidRPr="00416E78">
        <w:tab/>
      </w:r>
      <m:oMath>
        <m:d>
          <m:dPr>
            <m:ctrlPr>
              <w:rPr>
                <w:rFonts w:ascii="Cambria Math" w:hAnsi="Cambria Math"/>
              </w:rPr>
            </m:ctrlPr>
          </m:dP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P,II</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P,II</m:t>
                </m:r>
              </m:sup>
            </m:sSup>
          </m:e>
        </m:d>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P,I</m:t>
            </m:r>
          </m:sup>
        </m:sSup>
        <m:r>
          <w:rPr>
            <w:rFonts w:ascii="Cambria Math" w:hAnsi="Cambria Math"/>
          </w:rPr>
          <m:t>=-</m:t>
        </m:r>
        <m:d>
          <m:dPr>
            <m:ctrlPr>
              <w:rPr>
                <w:rFonts w:ascii="Cambria Math" w:hAnsi="Cambria Math"/>
                <w:i/>
              </w:rPr>
            </m:ctrlPr>
          </m:dPr>
          <m:e>
            <m:sSup>
              <m:sSupPr>
                <m:ctrlPr>
                  <w:rPr>
                    <w:rFonts w:ascii="Cambria Math" w:hAnsi="Cambria Math"/>
                    <w:lang w:eastAsia="en-US"/>
                  </w:rPr>
                </m:ctrlPr>
              </m:sSupPr>
              <m:e>
                <m:r>
                  <m:rPr>
                    <m:sty m:val="bi"/>
                  </m:rPr>
                  <w:rPr>
                    <w:rFonts w:ascii="Cambria Math" w:hAnsi="Cambria Math"/>
                  </w:rPr>
                  <m:t>K</m:t>
                </m:r>
              </m:e>
              <m:sup>
                <m:r>
                  <m:rPr>
                    <m:sty m:val="p"/>
                  </m:rPr>
                  <w:rPr>
                    <w:rFonts w:ascii="Cambria Math" w:hAnsi="Cambria Math"/>
                  </w:rPr>
                  <m:t>P,IB</m:t>
                </m:r>
              </m:sup>
            </m:sSup>
            <m:r>
              <m:rPr>
                <m:sty m:val="p"/>
              </m:rP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P,IB</m:t>
                </m:r>
              </m:sup>
            </m:sSup>
          </m:e>
        </m:d>
        <m:r>
          <w:rPr>
            <w:rFonts w:ascii="Cambria Math" w:hAnsi="Cambria Math"/>
          </w:rPr>
          <m:t xml:space="preserve"> </m:t>
        </m:r>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oMath>
      <w:r w:rsidRPr="0095398A">
        <w:t xml:space="preserve">  </w:t>
      </w:r>
      <w:r w:rsidRPr="0095398A">
        <w:tab/>
      </w:r>
      <w:bookmarkStart w:id="91" w:name="eq114"/>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sidR="009C6608">
        <w:rPr>
          <w:rFonts w:ascii="Times New Roman" w:hAnsi="Times New Roman" w:cs="Times New Roman"/>
          <w:noProof/>
        </w:rPr>
        <w:t>14</w:t>
      </w:r>
      <w:r w:rsidRPr="0095398A">
        <w:rPr>
          <w:rFonts w:ascii="Times New Roman" w:hAnsi="Times New Roman" w:cs="Times New Roman"/>
        </w:rPr>
        <w:fldChar w:fldCharType="end"/>
      </w:r>
      <w:r w:rsidRPr="0095398A">
        <w:rPr>
          <w:rFonts w:ascii="Times New Roman" w:hAnsi="Times New Roman" w:cs="Times New Roman"/>
        </w:rPr>
        <w:t>)</w:t>
      </w:r>
      <w:bookmarkEnd w:id="91"/>
    </w:p>
    <w:p w14:paraId="682BC955" w14:textId="0F28B7AA" w:rsidR="00143C8A" w:rsidRPr="00964ABA" w:rsidRDefault="00B45D18" w:rsidP="0097455E">
      <w:pPr>
        <w:rPr>
          <w:rFonts w:asciiTheme="majorBidi" w:hAnsiTheme="majorBidi" w:cstheme="majorBidi"/>
          <w:szCs w:val="24"/>
        </w:rPr>
      </w:pPr>
      <w:r w:rsidRPr="0095398A">
        <w:rPr>
          <w:rFonts w:asciiTheme="majorBidi" w:hAnsiTheme="majorBidi" w:cstheme="majorBidi"/>
          <w:szCs w:val="24"/>
        </w:rPr>
        <w:t xml:space="preserve">It should be mentioned that </w:t>
      </w:r>
      <m:oMath>
        <m:sSup>
          <m:sSupPr>
            <m:ctrlPr>
              <w:rPr>
                <w:rFonts w:ascii="Cambria Math" w:hAnsi="Cambria Math"/>
                <w:szCs w:val="24"/>
              </w:rPr>
            </m:ctrlPr>
          </m:sSupPr>
          <m:e>
            <m:r>
              <m:rPr>
                <m:sty m:val="bi"/>
              </m:rPr>
              <w:rPr>
                <w:rFonts w:ascii="Cambria Math" w:hAnsi="Cambria Math"/>
                <w:szCs w:val="24"/>
              </w:rPr>
              <m:t>K</m:t>
            </m:r>
          </m:e>
          <m:sup>
            <m:r>
              <m:rPr>
                <m:sty m:val="p"/>
              </m:rPr>
              <w:rPr>
                <w:rFonts w:ascii="Cambria Math" w:hAnsi="Cambria Math"/>
                <w:szCs w:val="24"/>
              </w:rPr>
              <m:t>P,II</m:t>
            </m:r>
          </m:sup>
        </m:sSup>
      </m:oMath>
      <w:r w:rsidRPr="0095398A">
        <w:rPr>
          <w:rFonts w:asciiTheme="majorBidi" w:hAnsiTheme="majorBidi" w:cstheme="majorBidi"/>
          <w:szCs w:val="24"/>
        </w:rPr>
        <w:t xml:space="preserve"> is a positive definite matrix</w:t>
      </w:r>
      <w:r>
        <w:rPr>
          <w:rFonts w:asciiTheme="majorBidi" w:hAnsiTheme="majorBidi" w:cstheme="majorBidi"/>
          <w:szCs w:val="24"/>
        </w:rPr>
        <w:t>, but</w:t>
      </w:r>
      <w:r w:rsidRPr="0095398A">
        <w:rPr>
          <w:rFonts w:asciiTheme="majorBidi" w:hAnsiTheme="majorBidi" w:cstheme="majorBidi"/>
          <w:szCs w:val="24"/>
        </w:rPr>
        <w:t xml:space="preserve">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P,II</m:t>
            </m:r>
          </m:sup>
        </m:sSup>
      </m:oMath>
      <w:r w:rsidRPr="0095398A">
        <w:rPr>
          <w:rFonts w:asciiTheme="majorBidi" w:hAnsiTheme="majorBidi" w:cstheme="majorBidi"/>
          <w:szCs w:val="24"/>
        </w:rPr>
        <w:t xml:space="preserve"> is a positive semidefinite matrix, so the coefficient matrix of equation </w:t>
      </w:r>
      <w:r w:rsidR="009C6608">
        <w:rPr>
          <w:rFonts w:asciiTheme="majorBidi" w:hAnsiTheme="majorBidi" w:cstheme="majorBidi"/>
          <w:szCs w:val="24"/>
        </w:rPr>
        <w:fldChar w:fldCharType="begin"/>
      </w:r>
      <w:r w:rsidR="009C6608">
        <w:rPr>
          <w:rFonts w:asciiTheme="majorBidi" w:hAnsiTheme="majorBidi" w:cstheme="majorBidi"/>
          <w:szCs w:val="24"/>
        </w:rPr>
        <w:instrText xml:space="preserve"> REF eq114 \h </w:instrText>
      </w:r>
      <w:r w:rsidR="009C6608">
        <w:rPr>
          <w:rFonts w:asciiTheme="majorBidi" w:hAnsiTheme="majorBidi" w:cstheme="majorBidi"/>
          <w:szCs w:val="24"/>
        </w:rPr>
      </w:r>
      <w:r w:rsidR="009C6608">
        <w:rPr>
          <w:rFonts w:asciiTheme="majorBidi" w:hAnsiTheme="majorBidi" w:cstheme="majorBidi"/>
          <w:szCs w:val="24"/>
        </w:rPr>
        <w:fldChar w:fldCharType="separate"/>
      </w:r>
      <w:r w:rsidR="009C6608" w:rsidRPr="0095398A">
        <w:rPr>
          <w:rFonts w:cs="Times New Roman"/>
        </w:rPr>
        <w:t>(</w:t>
      </w:r>
      <w:r w:rsidR="009C6608">
        <w:rPr>
          <w:rFonts w:cs="Times New Roman"/>
          <w:noProof/>
        </w:rPr>
        <w:t>14</w:t>
      </w:r>
      <w:r w:rsidR="009C6608" w:rsidRPr="0095398A">
        <w:rPr>
          <w:rFonts w:cs="Times New Roman"/>
        </w:rPr>
        <w:t>)</w:t>
      </w:r>
      <w:r w:rsidR="009C6608">
        <w:rPr>
          <w:rFonts w:asciiTheme="majorBidi" w:hAnsiTheme="majorBidi" w:cstheme="majorBidi"/>
          <w:szCs w:val="24"/>
        </w:rPr>
        <w:fldChar w:fldCharType="end"/>
      </w:r>
      <w:r w:rsidR="009C6608">
        <w:rPr>
          <w:rFonts w:asciiTheme="majorBidi" w:hAnsiTheme="majorBidi" w:cstheme="majorBidi"/>
          <w:szCs w:val="24"/>
        </w:rPr>
        <w:t xml:space="preserve"> </w:t>
      </w:r>
      <w:r w:rsidRPr="0095398A">
        <w:rPr>
          <w:rFonts w:asciiTheme="majorBidi" w:hAnsiTheme="majorBidi" w:cstheme="majorBidi"/>
          <w:szCs w:val="24"/>
        </w:rPr>
        <w:t xml:space="preserve">is also a </w:t>
      </w:r>
      <w:r w:rsidRPr="00416E78">
        <w:rPr>
          <w:rFonts w:asciiTheme="majorBidi" w:hAnsiTheme="majorBidi" w:cstheme="majorBidi"/>
          <w:szCs w:val="24"/>
        </w:rPr>
        <w:t>positive definite matrix</w:t>
      </w:r>
      <w:r w:rsidRPr="00964ABA">
        <w:rPr>
          <w:rFonts w:asciiTheme="majorBidi" w:hAnsiTheme="majorBidi" w:cstheme="majorBidi"/>
          <w:szCs w:val="24"/>
        </w:rPr>
        <w:t>.</w:t>
      </w:r>
    </w:p>
    <w:p w14:paraId="238AC96F" w14:textId="77777777" w:rsidR="00676382" w:rsidRPr="00F465C0" w:rsidRDefault="00676382" w:rsidP="00DC57D3">
      <w:pPr>
        <w:pStyle w:val="2"/>
        <w:ind w:left="426" w:right="-23" w:hanging="426"/>
        <w:jc w:val="both"/>
        <w:rPr>
          <w:rFonts w:asciiTheme="majorBidi" w:hAnsiTheme="majorBidi" w:cstheme="majorBidi"/>
        </w:rPr>
      </w:pPr>
      <w:r w:rsidRPr="00F465C0">
        <w:rPr>
          <w:rFonts w:asciiTheme="majorBidi" w:hAnsiTheme="majorBidi" w:cstheme="majorBidi"/>
        </w:rPr>
        <w:t xml:space="preserve">Solution scheme </w:t>
      </w:r>
    </w:p>
    <w:p w14:paraId="1E5E68BD" w14:textId="6A013DD7" w:rsidR="00676382" w:rsidRPr="0095398A" w:rsidRDefault="00676382" w:rsidP="00DC57D3">
      <w:pPr>
        <w:spacing w:line="360" w:lineRule="auto"/>
        <w:ind w:right="-23"/>
        <w:jc w:val="both"/>
        <w:rPr>
          <w:rFonts w:asciiTheme="majorBidi" w:hAnsiTheme="majorBidi" w:cstheme="majorBidi"/>
          <w:szCs w:val="24"/>
        </w:rPr>
      </w:pPr>
      <w:r w:rsidRPr="00F465C0">
        <w:rPr>
          <w:rFonts w:asciiTheme="majorBidi" w:hAnsiTheme="majorBidi" w:cstheme="majorBidi"/>
          <w:szCs w:val="24"/>
        </w:rPr>
        <w:t xml:space="preserve">Although </w:t>
      </w:r>
      <w:r w:rsidR="00982335" w:rsidRPr="009D6DB4">
        <w:rPr>
          <w:rFonts w:asciiTheme="majorBidi" w:hAnsiTheme="majorBidi" w:cstheme="majorBidi"/>
          <w:szCs w:val="24"/>
        </w:rPr>
        <w:t xml:space="preserve">equation </w:t>
      </w:r>
      <w:r w:rsidR="0097455E">
        <w:rPr>
          <w:rFonts w:asciiTheme="majorBidi" w:hAnsiTheme="majorBidi" w:cstheme="majorBidi"/>
          <w:szCs w:val="24"/>
        </w:rPr>
        <w:fldChar w:fldCharType="begin"/>
      </w:r>
      <w:r w:rsidR="0097455E">
        <w:rPr>
          <w:rFonts w:asciiTheme="majorBidi" w:hAnsiTheme="majorBidi" w:cstheme="majorBidi"/>
          <w:szCs w:val="24"/>
        </w:rPr>
        <w:instrText xml:space="preserve"> REF eq114 \h </w:instrText>
      </w:r>
      <w:r w:rsidR="0097455E">
        <w:rPr>
          <w:rFonts w:asciiTheme="majorBidi" w:hAnsiTheme="majorBidi" w:cstheme="majorBidi"/>
          <w:szCs w:val="24"/>
        </w:rPr>
      </w:r>
      <w:r w:rsidR="0097455E">
        <w:rPr>
          <w:rFonts w:asciiTheme="majorBidi" w:hAnsiTheme="majorBidi" w:cstheme="majorBidi"/>
          <w:szCs w:val="24"/>
        </w:rPr>
        <w:fldChar w:fldCharType="separate"/>
      </w:r>
      <w:r w:rsidR="0097455E" w:rsidRPr="0095398A">
        <w:rPr>
          <w:rFonts w:cs="Times New Roman"/>
        </w:rPr>
        <w:t>(</w:t>
      </w:r>
      <w:r w:rsidR="0097455E">
        <w:rPr>
          <w:rFonts w:cs="Times New Roman"/>
          <w:noProof/>
        </w:rPr>
        <w:t>14</w:t>
      </w:r>
      <w:r w:rsidR="0097455E" w:rsidRPr="0095398A">
        <w:rPr>
          <w:rFonts w:cs="Times New Roman"/>
        </w:rPr>
        <w:t>)</w:t>
      </w:r>
      <w:r w:rsidR="0097455E">
        <w:rPr>
          <w:rFonts w:asciiTheme="majorBidi" w:hAnsiTheme="majorBidi" w:cstheme="majorBidi"/>
          <w:szCs w:val="24"/>
        </w:rPr>
        <w:fldChar w:fldCharType="end"/>
      </w:r>
      <w:r w:rsidR="0097455E">
        <w:rPr>
          <w:rFonts w:asciiTheme="majorBidi" w:hAnsiTheme="majorBidi" w:cstheme="majorBidi"/>
          <w:szCs w:val="24"/>
        </w:rPr>
        <w:t xml:space="preserve"> </w:t>
      </w:r>
      <w:r w:rsidRPr="0095398A">
        <w:rPr>
          <w:rFonts w:asciiTheme="majorBidi" w:hAnsiTheme="majorBidi" w:cstheme="majorBidi"/>
          <w:szCs w:val="24"/>
        </w:rPr>
        <w:t>is a linear equation, it is almost impossible to calculate the coefficient</w:t>
      </w:r>
      <w:r w:rsidR="005A6FC4" w:rsidRPr="0095398A">
        <w:rPr>
          <w:rFonts w:asciiTheme="majorBidi" w:hAnsiTheme="majorBidi" w:cstheme="majorBidi"/>
          <w:szCs w:val="24"/>
        </w:rPr>
        <w:t xml:space="preserve"> </w:t>
      </w:r>
      <w:r w:rsidRPr="0095398A">
        <w:rPr>
          <w:rFonts w:asciiTheme="majorBidi" w:hAnsiTheme="majorBidi" w:cstheme="majorBidi"/>
          <w:szCs w:val="24"/>
        </w:rPr>
        <w:t>matrix directly because the expression</w:t>
      </w:r>
      <w:r w:rsidR="00701992" w:rsidRPr="0095398A">
        <w:rPr>
          <w:rFonts w:asciiTheme="majorBidi" w:hAnsiTheme="majorBidi" w:cstheme="majorBidi"/>
          <w:szCs w:val="24"/>
        </w:rPr>
        <w:t>s</w:t>
      </w:r>
      <w:r w:rsidRPr="00416E78">
        <w:rPr>
          <w:rFonts w:asciiTheme="majorBidi" w:hAnsiTheme="majorBidi" w:cstheme="majorBidi"/>
          <w:szCs w:val="24"/>
        </w:rPr>
        <w:t xml:space="preserve">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II</m:t>
            </m:r>
          </m:sup>
        </m:sSup>
      </m:oMath>
      <w:r w:rsidRPr="0095398A">
        <w:rPr>
          <w:rFonts w:asciiTheme="majorBidi" w:hAnsiTheme="majorBidi" w:cstheme="majorBidi"/>
          <w:szCs w:val="24"/>
        </w:rPr>
        <w:t xml:space="preserve"> and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IB</m:t>
            </m:r>
          </m:sup>
        </m:sSup>
      </m:oMath>
      <w:r w:rsidRPr="0095398A">
        <w:rPr>
          <w:rFonts w:asciiTheme="majorBidi" w:hAnsiTheme="majorBidi" w:cstheme="majorBidi"/>
          <w:szCs w:val="24"/>
        </w:rPr>
        <w:t xml:space="preserve"> </w:t>
      </w:r>
      <w:r w:rsidR="00701992" w:rsidRPr="0095398A">
        <w:rPr>
          <w:rFonts w:asciiTheme="majorBidi" w:hAnsiTheme="majorBidi" w:cstheme="majorBidi"/>
          <w:szCs w:val="24"/>
        </w:rPr>
        <w:t>are</w:t>
      </w:r>
      <w:r w:rsidRPr="0095398A">
        <w:rPr>
          <w:rFonts w:asciiTheme="majorBidi" w:hAnsiTheme="majorBidi" w:cstheme="majorBidi"/>
          <w:szCs w:val="24"/>
        </w:rPr>
        <w:t xml:space="preserve"> very complicated. </w:t>
      </w:r>
      <w:r w:rsidR="00701992" w:rsidRPr="0095398A">
        <w:rPr>
          <w:rFonts w:asciiTheme="majorBidi" w:hAnsiTheme="majorBidi" w:cstheme="majorBidi"/>
          <w:szCs w:val="24"/>
        </w:rPr>
        <w:t>Note that</w:t>
      </w:r>
      <w:r w:rsidR="005B4E93" w:rsidRPr="00416E78">
        <w:rPr>
          <w:rFonts w:asciiTheme="majorBidi" w:hAnsiTheme="majorBidi" w:cstheme="majorBidi"/>
          <w:szCs w:val="24"/>
        </w:rPr>
        <w:t xml:space="preserve"> </w:t>
      </w:r>
      <m:oMath>
        <m:r>
          <m:rPr>
            <m:sty m:val="bi"/>
          </m:rPr>
          <w:rPr>
            <w:rFonts w:ascii="Cambria Math" w:hAnsi="Cambria Math"/>
            <w:szCs w:val="24"/>
          </w:rPr>
          <m:t>Sd=</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e>
        </m:nary>
      </m:oMath>
      <w:r w:rsidRPr="0095398A">
        <w:rPr>
          <w:rFonts w:asciiTheme="majorBidi" w:hAnsiTheme="majorBidi" w:cstheme="majorBidi"/>
          <w:szCs w:val="24"/>
        </w:rPr>
        <w:t xml:space="preserve"> </w:t>
      </w:r>
      <w:r w:rsidR="0097455E">
        <w:rPr>
          <w:rFonts w:asciiTheme="majorBidi" w:hAnsiTheme="majorBidi" w:cstheme="majorBidi"/>
          <w:szCs w:val="24"/>
        </w:rPr>
        <w:t xml:space="preserve">and </w:t>
      </w:r>
      <m:oMath>
        <m:sSubSup>
          <m:sSubSupPr>
            <m:ctrlPr>
              <w:rPr>
                <w:rFonts w:ascii="Cambria Math" w:hAnsi="Cambria Math"/>
              </w:rPr>
            </m:ctrlPr>
          </m:sSubSupPr>
          <m:e>
            <m:r>
              <m:rPr>
                <m:sty m:val="bi"/>
              </m:rPr>
              <w:rPr>
                <w:rFonts w:ascii="Cambria Math" w:hAnsi="Cambria Math"/>
              </w:rPr>
              <m:t>F</m:t>
            </m:r>
          </m:e>
          <m:sub>
            <m:r>
              <w:rPr>
                <w:rFonts w:ascii="Cambria Math" w:hAnsi="Cambria Math"/>
              </w:rPr>
              <m:t>i</m:t>
            </m:r>
          </m:sub>
          <m:sup>
            <m:r>
              <m:rPr>
                <m:sty m:val="p"/>
              </m:rPr>
              <w:rPr>
                <w:rFonts w:ascii="Cambria Math" w:hAnsi="Cambria Math"/>
              </w:rPr>
              <m:t>C→B</m:t>
            </m:r>
          </m:sup>
        </m:sSubSup>
      </m:oMath>
      <w:r w:rsidR="0097455E">
        <w:rPr>
          <w:rFonts w:asciiTheme="majorBidi" w:eastAsia="宋体" w:hAnsiTheme="majorBidi" w:cstheme="majorBidi" w:hint="eastAsia"/>
          <w:lang w:eastAsia="zh-CN"/>
        </w:rPr>
        <w:t xml:space="preserve"> </w:t>
      </w:r>
      <w:r w:rsidR="0097455E">
        <w:rPr>
          <w:rFonts w:asciiTheme="majorBidi" w:eastAsia="宋体" w:hAnsiTheme="majorBidi" w:cstheme="majorBidi"/>
          <w:lang w:eastAsia="zh-CN"/>
        </w:rPr>
        <w:t xml:space="preserve">can be easily obtained from Equation </w:t>
      </w:r>
      <w:r w:rsidR="0097455E">
        <w:rPr>
          <w:rFonts w:asciiTheme="majorBidi" w:eastAsia="宋体" w:hAnsiTheme="majorBidi" w:cstheme="majorBidi"/>
          <w:lang w:eastAsia="zh-CN"/>
        </w:rPr>
        <w:fldChar w:fldCharType="begin"/>
      </w:r>
      <w:r w:rsidR="0097455E">
        <w:rPr>
          <w:rFonts w:asciiTheme="majorBidi" w:eastAsia="宋体" w:hAnsiTheme="majorBidi" w:cstheme="majorBidi"/>
          <w:lang w:eastAsia="zh-CN"/>
        </w:rPr>
        <w:instrText xml:space="preserve"> REF eq104 \h </w:instrText>
      </w:r>
      <w:r w:rsidR="0097455E">
        <w:rPr>
          <w:rFonts w:asciiTheme="majorBidi" w:eastAsia="宋体" w:hAnsiTheme="majorBidi" w:cstheme="majorBidi"/>
          <w:lang w:eastAsia="zh-CN"/>
        </w:rPr>
      </w:r>
      <w:r w:rsidR="0097455E">
        <w:rPr>
          <w:rFonts w:asciiTheme="majorBidi" w:eastAsia="宋体" w:hAnsiTheme="majorBidi" w:cstheme="majorBidi"/>
          <w:lang w:eastAsia="zh-CN"/>
        </w:rPr>
        <w:fldChar w:fldCharType="separate"/>
      </w:r>
      <w:r w:rsidR="0097455E" w:rsidRPr="0095398A">
        <w:t>(</w:t>
      </w:r>
      <w:r w:rsidR="0097455E">
        <w:rPr>
          <w:noProof/>
        </w:rPr>
        <w:t>4</w:t>
      </w:r>
      <w:r w:rsidR="0097455E" w:rsidRPr="0095398A">
        <w:t>)</w:t>
      </w:r>
      <w:r w:rsidR="0097455E">
        <w:rPr>
          <w:rFonts w:asciiTheme="majorBidi" w:eastAsia="宋体" w:hAnsiTheme="majorBidi" w:cstheme="majorBidi"/>
          <w:lang w:eastAsia="zh-CN"/>
        </w:rPr>
        <w:fldChar w:fldCharType="end"/>
      </w:r>
      <w:r w:rsidR="0097455E">
        <w:rPr>
          <w:rFonts w:asciiTheme="majorBidi" w:eastAsia="宋体" w:hAnsiTheme="majorBidi" w:cstheme="majorBidi"/>
          <w:lang w:eastAsia="zh-CN"/>
        </w:rPr>
        <w:t xml:space="preserve">, </w:t>
      </w:r>
      <w:r w:rsidR="0097455E">
        <w:rPr>
          <w:rFonts w:asciiTheme="majorBidi" w:eastAsia="宋体" w:hAnsiTheme="majorBidi" w:cstheme="majorBidi"/>
          <w:lang w:eastAsia="zh-CN"/>
        </w:rPr>
        <w:fldChar w:fldCharType="begin"/>
      </w:r>
      <w:r w:rsidR="0097455E">
        <w:rPr>
          <w:rFonts w:asciiTheme="majorBidi" w:eastAsia="宋体" w:hAnsiTheme="majorBidi" w:cstheme="majorBidi"/>
          <w:lang w:eastAsia="zh-CN"/>
        </w:rPr>
        <w:instrText xml:space="preserve"> REF eq105 \h </w:instrText>
      </w:r>
      <w:r w:rsidR="0097455E">
        <w:rPr>
          <w:rFonts w:asciiTheme="majorBidi" w:eastAsia="宋体" w:hAnsiTheme="majorBidi" w:cstheme="majorBidi"/>
          <w:lang w:eastAsia="zh-CN"/>
        </w:rPr>
      </w:r>
      <w:r w:rsidR="0097455E">
        <w:rPr>
          <w:rFonts w:asciiTheme="majorBidi" w:eastAsia="宋体" w:hAnsiTheme="majorBidi" w:cstheme="majorBidi"/>
          <w:lang w:eastAsia="zh-CN"/>
        </w:rPr>
        <w:fldChar w:fldCharType="separate"/>
      </w:r>
      <w:r w:rsidR="0097455E" w:rsidRPr="0095398A">
        <w:t>(</w:t>
      </w:r>
      <w:r w:rsidR="0097455E">
        <w:rPr>
          <w:noProof/>
        </w:rPr>
        <w:t>5</w:t>
      </w:r>
      <w:r w:rsidR="0097455E" w:rsidRPr="0095398A">
        <w:t>)</w:t>
      </w:r>
      <w:r w:rsidR="0097455E">
        <w:rPr>
          <w:rFonts w:asciiTheme="majorBidi" w:eastAsia="宋体" w:hAnsiTheme="majorBidi" w:cstheme="majorBidi"/>
          <w:lang w:eastAsia="zh-CN"/>
        </w:rPr>
        <w:fldChar w:fldCharType="end"/>
      </w:r>
      <w:r w:rsidR="0097455E">
        <w:rPr>
          <w:rFonts w:asciiTheme="majorBidi" w:eastAsia="宋体" w:hAnsiTheme="majorBidi" w:cstheme="majorBidi"/>
          <w:lang w:eastAsia="zh-CN"/>
        </w:rPr>
        <w:t xml:space="preserve"> and </w:t>
      </w:r>
      <w:r w:rsidR="0097455E">
        <w:rPr>
          <w:rFonts w:asciiTheme="majorBidi" w:eastAsia="宋体" w:hAnsiTheme="majorBidi" w:cstheme="majorBidi"/>
          <w:lang w:eastAsia="zh-CN"/>
        </w:rPr>
        <w:fldChar w:fldCharType="begin"/>
      </w:r>
      <w:r w:rsidR="0097455E">
        <w:rPr>
          <w:rFonts w:asciiTheme="majorBidi" w:eastAsia="宋体" w:hAnsiTheme="majorBidi" w:cstheme="majorBidi"/>
          <w:lang w:eastAsia="zh-CN"/>
        </w:rPr>
        <w:instrText xml:space="preserve"> REF eq107 \h </w:instrText>
      </w:r>
      <w:r w:rsidR="0097455E">
        <w:rPr>
          <w:rFonts w:asciiTheme="majorBidi" w:eastAsia="宋体" w:hAnsiTheme="majorBidi" w:cstheme="majorBidi"/>
          <w:lang w:eastAsia="zh-CN"/>
        </w:rPr>
      </w:r>
      <w:r w:rsidR="0097455E">
        <w:rPr>
          <w:rFonts w:asciiTheme="majorBidi" w:eastAsia="宋体" w:hAnsiTheme="majorBidi" w:cstheme="majorBidi"/>
          <w:lang w:eastAsia="zh-CN"/>
        </w:rPr>
        <w:fldChar w:fldCharType="separate"/>
      </w:r>
      <w:r w:rsidR="0097455E" w:rsidRPr="0095398A">
        <w:t>(</w:t>
      </w:r>
      <w:r w:rsidR="0097455E">
        <w:rPr>
          <w:noProof/>
        </w:rPr>
        <w:t>7</w:t>
      </w:r>
      <w:r w:rsidR="0097455E" w:rsidRPr="0095398A">
        <w:t>)</w:t>
      </w:r>
      <w:r w:rsidR="0097455E">
        <w:rPr>
          <w:rFonts w:asciiTheme="majorBidi" w:eastAsia="宋体" w:hAnsiTheme="majorBidi" w:cstheme="majorBidi"/>
          <w:lang w:eastAsia="zh-CN"/>
        </w:rPr>
        <w:fldChar w:fldCharType="end"/>
      </w:r>
      <w:r w:rsidR="0097455E">
        <w:rPr>
          <w:rFonts w:asciiTheme="majorBidi" w:eastAsia="宋体" w:hAnsiTheme="majorBidi" w:cstheme="majorBidi"/>
          <w:lang w:eastAsia="zh-CN"/>
        </w:rPr>
        <w:t xml:space="preserve">, </w:t>
      </w:r>
      <w:r w:rsidR="005B4E93" w:rsidRPr="0095398A">
        <w:rPr>
          <w:rFonts w:asciiTheme="majorBidi" w:hAnsiTheme="majorBidi" w:cstheme="majorBidi"/>
          <w:szCs w:val="24"/>
        </w:rPr>
        <w:t>so</w:t>
      </w:r>
      <w:r w:rsidRPr="0095398A">
        <w:rPr>
          <w:rFonts w:asciiTheme="majorBidi" w:hAnsiTheme="majorBidi" w:cstheme="majorBidi"/>
          <w:szCs w:val="24"/>
        </w:rPr>
        <w:t xml:space="preserve"> the </w:t>
      </w:r>
      <w:r w:rsidR="007B5772" w:rsidRPr="0095398A">
        <w:rPr>
          <w:rFonts w:asciiTheme="majorBidi" w:hAnsiTheme="majorBidi" w:cstheme="majorBidi"/>
          <w:szCs w:val="24"/>
        </w:rPr>
        <w:t>c</w:t>
      </w:r>
      <w:r w:rsidRPr="0095398A">
        <w:rPr>
          <w:rFonts w:asciiTheme="majorBidi" w:hAnsiTheme="majorBidi" w:cstheme="majorBidi"/>
          <w:szCs w:val="24"/>
        </w:rPr>
        <w:t xml:space="preserve">onjugate </w:t>
      </w:r>
      <w:r w:rsidR="007B5772" w:rsidRPr="00416E78">
        <w:rPr>
          <w:rFonts w:asciiTheme="majorBidi" w:hAnsiTheme="majorBidi" w:cstheme="majorBidi"/>
          <w:szCs w:val="24"/>
        </w:rPr>
        <w:t>g</w:t>
      </w:r>
      <w:r w:rsidRPr="00416E78">
        <w:rPr>
          <w:rFonts w:asciiTheme="majorBidi" w:hAnsiTheme="majorBidi" w:cstheme="majorBidi"/>
          <w:szCs w:val="24"/>
        </w:rPr>
        <w:t>radient</w:t>
      </w:r>
      <w:r w:rsidR="007B5772" w:rsidRPr="00964ABA">
        <w:rPr>
          <w:rFonts w:asciiTheme="majorBidi" w:hAnsiTheme="majorBidi" w:cstheme="majorBidi"/>
          <w:szCs w:val="24"/>
        </w:rPr>
        <w:t xml:space="preserve"> (CG</w:t>
      </w:r>
      <w:r w:rsidRPr="00964ABA">
        <w:rPr>
          <w:rFonts w:asciiTheme="majorBidi" w:hAnsiTheme="majorBidi" w:cstheme="majorBidi"/>
          <w:szCs w:val="24"/>
        </w:rPr>
        <w:t>)</w:t>
      </w:r>
      <w:r w:rsidR="00CA4B92" w:rsidRPr="00F465C0">
        <w:rPr>
          <w:rFonts w:asciiTheme="majorBidi" w:hAnsiTheme="majorBidi" w:cstheme="majorBidi" w:hint="cs"/>
          <w:szCs w:val="24"/>
          <w:rtl/>
        </w:rPr>
        <w:t xml:space="preserve"> </w:t>
      </w:r>
      <w:r w:rsidRPr="00F465C0">
        <w:rPr>
          <w:rFonts w:asciiTheme="majorBidi" w:hAnsiTheme="majorBidi" w:cstheme="majorBidi"/>
          <w:szCs w:val="24"/>
        </w:rPr>
        <w:t xml:space="preserve">iteration </w:t>
      </w:r>
      <w:r w:rsidR="005B4E93" w:rsidRPr="00F465C0">
        <w:rPr>
          <w:rFonts w:asciiTheme="majorBidi" w:hAnsiTheme="majorBidi" w:cstheme="majorBidi"/>
          <w:szCs w:val="24"/>
        </w:rPr>
        <w:t xml:space="preserve">is an appropriate approach </w:t>
      </w:r>
      <w:r w:rsidRPr="009D6DB4">
        <w:rPr>
          <w:rFonts w:asciiTheme="majorBidi" w:hAnsiTheme="majorBidi" w:cstheme="majorBidi"/>
          <w:szCs w:val="24"/>
        </w:rPr>
        <w:t xml:space="preserve">to solve </w:t>
      </w:r>
      <w:r w:rsidR="005B4E93" w:rsidRPr="009D6DB4">
        <w:rPr>
          <w:rFonts w:asciiTheme="majorBidi" w:hAnsiTheme="majorBidi" w:cstheme="majorBidi"/>
          <w:szCs w:val="24"/>
        </w:rPr>
        <w:t>equation</w:t>
      </w:r>
      <w:r w:rsidR="0097455E">
        <w:rPr>
          <w:rFonts w:asciiTheme="majorBidi" w:hAnsiTheme="majorBidi" w:cstheme="majorBidi"/>
          <w:szCs w:val="24"/>
        </w:rPr>
        <w:t xml:space="preserve"> </w:t>
      </w:r>
      <w:r w:rsidR="0097455E">
        <w:rPr>
          <w:rFonts w:asciiTheme="majorBidi" w:hAnsiTheme="majorBidi" w:cstheme="majorBidi"/>
          <w:szCs w:val="24"/>
        </w:rPr>
        <w:fldChar w:fldCharType="begin"/>
      </w:r>
      <w:r w:rsidR="0097455E">
        <w:rPr>
          <w:rFonts w:asciiTheme="majorBidi" w:hAnsiTheme="majorBidi" w:cstheme="majorBidi"/>
          <w:szCs w:val="24"/>
        </w:rPr>
        <w:instrText xml:space="preserve"> REF eq114 \h </w:instrText>
      </w:r>
      <w:r w:rsidR="0097455E">
        <w:rPr>
          <w:rFonts w:asciiTheme="majorBidi" w:hAnsiTheme="majorBidi" w:cstheme="majorBidi"/>
          <w:szCs w:val="24"/>
        </w:rPr>
      </w:r>
      <w:r w:rsidR="0097455E">
        <w:rPr>
          <w:rFonts w:asciiTheme="majorBidi" w:hAnsiTheme="majorBidi" w:cstheme="majorBidi"/>
          <w:szCs w:val="24"/>
        </w:rPr>
        <w:fldChar w:fldCharType="separate"/>
      </w:r>
      <w:r w:rsidR="0097455E" w:rsidRPr="0095398A">
        <w:rPr>
          <w:rFonts w:cs="Times New Roman"/>
        </w:rPr>
        <w:t>(</w:t>
      </w:r>
      <w:r w:rsidR="0097455E">
        <w:rPr>
          <w:rFonts w:cs="Times New Roman"/>
          <w:noProof/>
        </w:rPr>
        <w:t>14</w:t>
      </w:r>
      <w:r w:rsidR="0097455E" w:rsidRPr="0095398A">
        <w:rPr>
          <w:rFonts w:cs="Times New Roman"/>
        </w:rPr>
        <w:t>)</w:t>
      </w:r>
      <w:r w:rsidR="0097455E">
        <w:rPr>
          <w:rFonts w:asciiTheme="majorBidi" w:hAnsiTheme="majorBidi" w:cstheme="majorBidi"/>
          <w:szCs w:val="24"/>
        </w:rPr>
        <w:fldChar w:fldCharType="end"/>
      </w:r>
      <w:r w:rsidR="005B4E93" w:rsidRPr="0095398A">
        <w:rPr>
          <w:rFonts w:asciiTheme="majorBidi" w:hAnsiTheme="majorBidi" w:cstheme="majorBidi"/>
          <w:szCs w:val="24"/>
        </w:rPr>
        <w:t>.</w:t>
      </w:r>
    </w:p>
    <w:p w14:paraId="26E4E417" w14:textId="0BF39F57" w:rsidR="00676382" w:rsidRPr="0095398A" w:rsidRDefault="00676382" w:rsidP="0007444A">
      <w:pPr>
        <w:spacing w:line="360" w:lineRule="auto"/>
        <w:ind w:right="-23" w:firstLine="360"/>
        <w:jc w:val="both"/>
        <w:rPr>
          <w:rFonts w:asciiTheme="majorBidi" w:hAnsiTheme="majorBidi" w:cstheme="majorBidi"/>
          <w:szCs w:val="24"/>
        </w:rPr>
      </w:pPr>
      <w:r w:rsidRPr="0095398A">
        <w:rPr>
          <w:rFonts w:asciiTheme="majorBidi" w:hAnsiTheme="majorBidi" w:cstheme="majorBidi"/>
          <w:szCs w:val="24"/>
        </w:rPr>
        <w:t>The flowchart of the CG iteration is shown in</w:t>
      </w:r>
      <w:r w:rsidR="00AE6429" w:rsidRPr="0095398A">
        <w:rPr>
          <w:rFonts w:asciiTheme="majorBidi" w:hAnsiTheme="majorBidi" w:cstheme="majorBidi"/>
          <w:szCs w:val="24"/>
        </w:rPr>
        <w:t xml:space="preserve"> </w:t>
      </w:r>
      <w:r w:rsidR="00AE6429" w:rsidRPr="0095398A">
        <w:rPr>
          <w:rFonts w:asciiTheme="majorBidi" w:hAnsiTheme="majorBidi" w:cstheme="majorBidi"/>
          <w:szCs w:val="24"/>
        </w:rPr>
        <w:fldChar w:fldCharType="begin"/>
      </w:r>
      <w:r w:rsidR="00AE6429" w:rsidRPr="0095398A">
        <w:rPr>
          <w:rFonts w:asciiTheme="majorBidi" w:hAnsiTheme="majorBidi" w:cstheme="majorBidi"/>
          <w:szCs w:val="24"/>
        </w:rPr>
        <w:instrText xml:space="preserve"> REF CG_Iteration \h  \* MERGEFORMAT </w:instrText>
      </w:r>
      <w:r w:rsidR="00AE6429" w:rsidRPr="0095398A">
        <w:rPr>
          <w:rFonts w:asciiTheme="majorBidi" w:hAnsiTheme="majorBidi" w:cstheme="majorBidi"/>
          <w:szCs w:val="24"/>
        </w:rPr>
      </w:r>
      <w:r w:rsidR="00AE6429" w:rsidRPr="0095398A">
        <w:rPr>
          <w:rFonts w:asciiTheme="majorBidi" w:hAnsiTheme="majorBidi" w:cstheme="majorBidi"/>
          <w:szCs w:val="24"/>
        </w:rPr>
        <w:fldChar w:fldCharType="separate"/>
      </w:r>
      <w:r w:rsidR="00005294" w:rsidRPr="0095398A">
        <w:rPr>
          <w:rFonts w:asciiTheme="majorBidi" w:hAnsiTheme="majorBidi" w:cstheme="majorBidi"/>
          <w:szCs w:val="24"/>
        </w:rPr>
        <w:t xml:space="preserve">Fig. </w:t>
      </w:r>
      <w:r w:rsidR="00AE6429" w:rsidRPr="0095398A">
        <w:rPr>
          <w:rFonts w:asciiTheme="majorBidi" w:hAnsiTheme="majorBidi" w:cstheme="majorBidi"/>
          <w:noProof/>
          <w:szCs w:val="24"/>
        </w:rPr>
        <w:t>3</w:t>
      </w:r>
      <w:r w:rsidR="00AE6429" w:rsidRPr="0095398A">
        <w:rPr>
          <w:rFonts w:asciiTheme="majorBidi" w:hAnsiTheme="majorBidi" w:cstheme="majorBidi"/>
          <w:szCs w:val="24"/>
        </w:rPr>
        <w:fldChar w:fldCharType="end"/>
      </w:r>
      <w:r w:rsidR="00FC1262" w:rsidRPr="0095398A">
        <w:rPr>
          <w:rFonts w:asciiTheme="majorBidi" w:hAnsiTheme="majorBidi" w:cstheme="majorBidi"/>
          <w:szCs w:val="24"/>
        </w:rPr>
        <w:t>,</w:t>
      </w:r>
      <w:r w:rsidRPr="0095398A">
        <w:rPr>
          <w:rFonts w:asciiTheme="majorBidi" w:hAnsiTheme="majorBidi" w:cstheme="majorBidi"/>
          <w:szCs w:val="24"/>
        </w:rPr>
        <w:t xml:space="preserve"> where</w:t>
      </w:r>
      <w:r w:rsidR="00FC1262" w:rsidRPr="0095398A">
        <w:rPr>
          <w:rFonts w:asciiTheme="majorBidi" w:hAnsiTheme="majorBidi" w:cstheme="majorBidi"/>
          <w:szCs w:val="24"/>
        </w:rPr>
        <w:t xml:space="preserve"> the values of</w:t>
      </w:r>
      <w:r w:rsidR="00AE6429" w:rsidRPr="0095398A">
        <w:rPr>
          <w:rFonts w:asciiTheme="majorBidi" w:hAnsiTheme="majorBidi" w:cstheme="majorBidi"/>
          <w:szCs w:val="24"/>
        </w:rPr>
        <w:t xml:space="preserve"> </w:t>
      </w:r>
      <m:oMath>
        <m:sSup>
          <m:sSupPr>
            <m:ctrlPr>
              <w:rPr>
                <w:rFonts w:ascii="Cambria Math" w:hAnsi="Cambria Math"/>
                <w:szCs w:val="24"/>
              </w:rPr>
            </m:ctrlPr>
          </m:sSupPr>
          <m:e>
            <m:r>
              <m:rPr>
                <m:sty m:val="bi"/>
              </m:rPr>
              <w:rPr>
                <w:rFonts w:ascii="Cambria Math" w:hAnsi="Cambria Math"/>
                <w:szCs w:val="24"/>
              </w:rPr>
              <m:t>K</m:t>
            </m:r>
          </m:e>
          <m:sup>
            <m:r>
              <m:rPr>
                <m:sty m:val="p"/>
              </m:rPr>
              <w:rPr>
                <w:rFonts w:ascii="Cambria Math" w:hAnsi="Cambria Math"/>
                <w:szCs w:val="24"/>
              </w:rPr>
              <m:t>P,II</m:t>
            </m:r>
          </m:sup>
        </m:sSup>
        <m:r>
          <m:rPr>
            <m:sty m:val="bi"/>
          </m:rPr>
          <w:rPr>
            <w:rFonts w:ascii="Cambria Math" w:hAnsi="Cambria Math" w:cstheme="majorBidi"/>
            <w:szCs w:val="24"/>
          </w:rPr>
          <m:t>p</m:t>
        </m:r>
      </m:oMath>
      <w:r w:rsidR="00AE6429" w:rsidRPr="0095398A">
        <w:rPr>
          <w:rFonts w:asciiTheme="majorBidi" w:hAnsiTheme="majorBidi" w:cstheme="majorBidi"/>
          <w:szCs w:val="24"/>
        </w:rPr>
        <w:t xml:space="preserve"> and </w:t>
      </w:r>
      <m:oMath>
        <m:sSup>
          <m:sSupPr>
            <m:ctrlPr>
              <w:rPr>
                <w:rFonts w:ascii="Cambria Math" w:hAnsi="Cambria Math"/>
                <w:szCs w:val="24"/>
              </w:rPr>
            </m:ctrlPr>
          </m:sSupPr>
          <m:e>
            <m:r>
              <m:rPr>
                <m:sty m:val="bi"/>
              </m:rPr>
              <w:rPr>
                <w:rFonts w:ascii="Cambria Math" w:hAnsi="Cambria Math"/>
                <w:szCs w:val="24"/>
              </w:rPr>
              <m:t>K</m:t>
            </m:r>
          </m:e>
          <m:sup>
            <m:r>
              <m:rPr>
                <m:sty m:val="p"/>
              </m:rPr>
              <w:rPr>
                <w:rFonts w:ascii="Cambria Math" w:hAnsi="Cambria Math"/>
                <w:szCs w:val="24"/>
              </w:rPr>
              <m:t>P,IB</m:t>
            </m:r>
          </m:sup>
        </m:sSup>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oMath>
      <w:r w:rsidRPr="0095398A">
        <w:rPr>
          <w:rFonts w:asciiTheme="majorBidi" w:hAnsiTheme="majorBidi" w:cstheme="majorBidi"/>
          <w:szCs w:val="24"/>
        </w:rPr>
        <w:t xml:space="preserve">  </w:t>
      </w:r>
      <w:r w:rsidR="00AE6429" w:rsidRPr="0095398A">
        <w:rPr>
          <w:rFonts w:asciiTheme="majorBidi" w:hAnsiTheme="majorBidi" w:cstheme="majorBidi"/>
          <w:szCs w:val="24"/>
        </w:rPr>
        <w:t xml:space="preserve">are </w:t>
      </w:r>
      <w:r w:rsidRPr="0095398A">
        <w:rPr>
          <w:rFonts w:asciiTheme="majorBidi" w:hAnsiTheme="majorBidi" w:cstheme="majorBidi"/>
          <w:szCs w:val="24"/>
        </w:rPr>
        <w:t xml:space="preserve">known </w:t>
      </w:r>
      <w:r w:rsidR="00BF3B43" w:rsidRPr="0095398A">
        <w:rPr>
          <w:rFonts w:asciiTheme="majorBidi" w:hAnsiTheme="majorBidi" w:cstheme="majorBidi" w:hint="eastAsia"/>
          <w:szCs w:val="24"/>
          <w:lang w:eastAsia="zh-CN"/>
        </w:rPr>
        <w:t>whil</w:t>
      </w:r>
      <w:r w:rsidR="00BF3B43" w:rsidRPr="00416E78">
        <w:rPr>
          <w:rFonts w:asciiTheme="majorBidi" w:hAnsiTheme="majorBidi" w:cstheme="majorBidi" w:hint="eastAsia"/>
          <w:szCs w:val="24"/>
          <w:lang w:eastAsia="zh-CN"/>
        </w:rPr>
        <w:t>e</w:t>
      </w:r>
      <w:r w:rsidR="00AE6429" w:rsidRPr="00416E78">
        <w:rPr>
          <w:rFonts w:asciiTheme="majorBidi" w:hAnsiTheme="majorBidi" w:cstheme="majorBidi"/>
          <w:szCs w:val="24"/>
          <w:lang w:eastAsia="zh-CN"/>
        </w:rPr>
        <w:t xml:space="preserve">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II</m:t>
            </m:r>
          </m:sup>
        </m:sSup>
        <m:r>
          <m:rPr>
            <m:sty m:val="bi"/>
          </m:rPr>
          <w:rPr>
            <w:rFonts w:ascii="Cambria Math" w:hAnsi="Cambria Math" w:cstheme="majorBidi"/>
            <w:szCs w:val="24"/>
          </w:rPr>
          <m:t>p</m:t>
        </m:r>
      </m:oMath>
      <w:r w:rsidRPr="0095398A">
        <w:rPr>
          <w:rFonts w:asciiTheme="majorBidi" w:hAnsiTheme="majorBidi" w:cstheme="majorBidi"/>
          <w:szCs w:val="24"/>
        </w:rPr>
        <w:t xml:space="preserve"> </w:t>
      </w:r>
      <w:r w:rsidR="00AE6429" w:rsidRPr="0095398A">
        <w:rPr>
          <w:rFonts w:asciiTheme="majorBidi" w:hAnsiTheme="majorBidi" w:cstheme="majorBidi"/>
          <w:szCs w:val="24"/>
        </w:rPr>
        <w:t xml:space="preserve">and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IB</m:t>
            </m:r>
          </m:sup>
        </m:sSup>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oMath>
      <w:r w:rsidR="00AE6429" w:rsidRPr="0095398A">
        <w:rPr>
          <w:rFonts w:asciiTheme="majorBidi" w:hAnsiTheme="majorBidi" w:cstheme="majorBidi"/>
          <w:szCs w:val="24"/>
        </w:rPr>
        <w:t xml:space="preserve"> </w:t>
      </w:r>
      <w:r w:rsidRPr="0095398A">
        <w:rPr>
          <w:rFonts w:asciiTheme="majorBidi" w:hAnsiTheme="majorBidi" w:cstheme="majorBidi"/>
          <w:szCs w:val="24"/>
        </w:rPr>
        <w:t>are unknown variables. Note that</w:t>
      </w:r>
    </w:p>
    <w:p w14:paraId="2D3695FE" w14:textId="336E1E5A" w:rsidR="00AE6429" w:rsidRPr="0095398A" w:rsidRDefault="00AE6429" w:rsidP="0007444A">
      <w:pPr>
        <w:pStyle w:val="equation"/>
        <w:ind w:right="-23"/>
      </w:pPr>
      <w:r w:rsidRPr="0095398A">
        <w:tab/>
      </w:r>
      <m:oMath>
        <m:r>
          <m:rPr>
            <m:sty m:val="bi"/>
          </m:rPr>
          <w:rPr>
            <w:rFonts w:ascii="Cambria Math" w:hAnsi="Cambria Math"/>
          </w:rPr>
          <m:t>S</m:t>
        </m:r>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w:rPr>
                      <w:rFonts w:ascii="Cambria Math" w:hAnsi="Cambria Math"/>
                    </w:rPr>
                    <m:t>0</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w:rPr>
            <w:rFonts w:ascii="Cambria Math" w:hAnsi="Cambria Math"/>
          </w:rPr>
          <m:t>=</m:t>
        </m:r>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w:rPr>
                      <w:rFonts w:ascii="Cambria Math" w:hAnsi="Cambria Math"/>
                    </w:rPr>
                    <m:t>0</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w:rPr>
            <w:rFonts w:ascii="Cambria Math" w:hAnsi="Cambria Math"/>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oMath>
      <w:r w:rsidRPr="0095398A">
        <w:rPr>
          <w:lang w:eastAsia="en-US"/>
        </w:rPr>
        <w:tab/>
      </w:r>
      <w:r w:rsidRPr="0095398A">
        <w:rPr>
          <w:rFonts w:hint="eastAsia"/>
        </w:rPr>
        <w:t xml:space="preserve"> </w:t>
      </w:r>
      <w:bookmarkStart w:id="92" w:name="eq14"/>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sidRPr="0095398A">
        <w:rPr>
          <w:rFonts w:ascii="Times New Roman" w:hAnsi="Times New Roman" w:cs="Times New Roman"/>
          <w:noProof/>
        </w:rPr>
        <w:t>14</w:t>
      </w:r>
      <w:r w:rsidRPr="0095398A">
        <w:rPr>
          <w:rFonts w:ascii="Times New Roman" w:hAnsi="Times New Roman" w:cs="Times New Roman"/>
        </w:rPr>
        <w:fldChar w:fldCharType="end"/>
      </w:r>
      <w:r w:rsidRPr="0095398A">
        <w:rPr>
          <w:rFonts w:ascii="Times New Roman" w:hAnsi="Times New Roman" w:cs="Times New Roman"/>
        </w:rPr>
        <w:t>)</w:t>
      </w:r>
      <w:bookmarkEnd w:id="92"/>
    </w:p>
    <w:p w14:paraId="7D5E6F51" w14:textId="1A25AA34" w:rsidR="00676382" w:rsidRPr="00416E78" w:rsidRDefault="00676382" w:rsidP="0007444A">
      <w:pPr>
        <w:spacing w:line="360" w:lineRule="auto"/>
        <w:ind w:right="-23"/>
        <w:jc w:val="both"/>
        <w:rPr>
          <w:rFonts w:asciiTheme="majorBidi" w:hAnsiTheme="majorBidi" w:cstheme="majorBidi"/>
          <w:szCs w:val="24"/>
        </w:rPr>
      </w:pPr>
      <w:r w:rsidRPr="0095398A">
        <w:rPr>
          <w:rFonts w:asciiTheme="majorBidi" w:hAnsiTheme="majorBidi" w:cstheme="majorBidi"/>
          <w:szCs w:val="24"/>
        </w:rPr>
        <w:t xml:space="preserve">so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IB</m:t>
            </m:r>
          </m:sup>
        </m:sSup>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oMath>
      <w:r w:rsidRPr="0095398A">
        <w:rPr>
          <w:rFonts w:asciiTheme="majorBidi" w:hAnsiTheme="majorBidi" w:cstheme="majorBidi"/>
          <w:szCs w:val="24"/>
        </w:rPr>
        <w:t xml:space="preserve"> equals to the components of </w:t>
      </w:r>
      <m:oMath>
        <m:r>
          <m:rPr>
            <m:sty m:val="bi"/>
          </m:rPr>
          <w:rPr>
            <w:rFonts w:ascii="Cambria Math" w:hAnsi="Cambria Math"/>
            <w:szCs w:val="24"/>
          </w:rPr>
          <m:t>S</m:t>
        </m:r>
        <m:d>
          <m:dPr>
            <m:begChr m:val="["/>
            <m:endChr m:val="]"/>
            <m:ctrlPr>
              <w:rPr>
                <w:rFonts w:ascii="Cambria Math" w:hAnsi="Cambria Math"/>
                <w:szCs w:val="24"/>
              </w:rPr>
            </m:ctrlPr>
          </m:dPr>
          <m:e>
            <m:m>
              <m:mPr>
                <m:mcs>
                  <m:mc>
                    <m:mcPr>
                      <m:count m:val="1"/>
                      <m:mcJc m:val="center"/>
                    </m:mcPr>
                  </m:mc>
                </m:mcs>
                <m:ctrlPr>
                  <w:rPr>
                    <w:rFonts w:ascii="Cambria Math" w:hAnsi="Cambria Math"/>
                    <w:i/>
                    <w:szCs w:val="24"/>
                  </w:rPr>
                </m:ctrlPr>
              </m:mPr>
              <m:mr>
                <m:e>
                  <m:r>
                    <w:rPr>
                      <w:rFonts w:ascii="Cambria Math" w:hAnsi="Cambria Math"/>
                      <w:szCs w:val="24"/>
                    </w:rPr>
                    <m:t>0</m:t>
                  </m:r>
                </m:e>
              </m:mr>
              <m:mr>
                <m:e>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e>
              </m:mr>
            </m:m>
          </m:e>
        </m:d>
      </m:oMath>
      <w:r w:rsidRPr="0095398A">
        <w:rPr>
          <w:rFonts w:asciiTheme="majorBidi" w:hAnsiTheme="majorBidi" w:cstheme="majorBidi"/>
          <w:szCs w:val="24"/>
        </w:rPr>
        <w:t xml:space="preserve"> related to the active </w:t>
      </w:r>
      <w:r w:rsidR="000F191A">
        <w:rPr>
          <w:rFonts w:asciiTheme="majorBidi" w:hAnsiTheme="majorBidi" w:cstheme="majorBidi" w:hint="eastAsia"/>
          <w:szCs w:val="24"/>
          <w:lang w:eastAsia="zh-CN"/>
        </w:rPr>
        <w:t>DOF</w:t>
      </w:r>
      <w:r w:rsidR="00AE6429" w:rsidRPr="0095398A">
        <w:rPr>
          <w:rFonts w:asciiTheme="majorBidi" w:hAnsiTheme="majorBidi" w:cstheme="majorBidi"/>
          <w:szCs w:val="24"/>
          <w:lang w:eastAsia="zh-CN"/>
        </w:rPr>
        <w:t>s</w:t>
      </w:r>
      <w:r w:rsidR="0097455E">
        <w:rPr>
          <w:rFonts w:asciiTheme="majorBidi" w:hAnsiTheme="majorBidi" w:cstheme="majorBidi"/>
          <w:szCs w:val="24"/>
          <w:lang w:eastAsia="zh-CN"/>
        </w:rPr>
        <w:t xml:space="preserve"> of polymer</w:t>
      </w:r>
      <w:r w:rsidRPr="00416E78">
        <w:rPr>
          <w:rFonts w:asciiTheme="majorBidi" w:hAnsiTheme="majorBidi" w:cstheme="majorBidi"/>
          <w:szCs w:val="24"/>
        </w:rPr>
        <w:t>. Similarly,</w:t>
      </w:r>
    </w:p>
    <w:p w14:paraId="7ED4A5DA" w14:textId="56274671" w:rsidR="002040E7" w:rsidRPr="0095398A" w:rsidRDefault="002040E7" w:rsidP="0007444A">
      <w:pPr>
        <w:pStyle w:val="equation"/>
        <w:ind w:right="-23"/>
      </w:pPr>
      <w:r w:rsidRPr="00416E78">
        <w:tab/>
      </w:r>
      <m:oMath>
        <m:r>
          <m:rPr>
            <m:sty m:val="bi"/>
          </m:rPr>
          <w:rPr>
            <w:rFonts w:ascii="Cambria Math" w:hAnsi="Cambria Math"/>
          </w:rPr>
          <m:t>S</m:t>
        </m:r>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p</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w:rPr>
            <w:rFonts w:ascii="Cambria Math" w:hAnsi="Cambria Math"/>
          </w:rPr>
          <m:t>=</m:t>
        </m:r>
        <m:d>
          <m:dPr>
            <m:begChr m:val="["/>
            <m:endChr m:val="]"/>
            <m:ctrlPr>
              <w:rPr>
                <w:rFonts w:ascii="Cambria Math" w:hAnsi="Cambria Math"/>
                <w:lang w:eastAsia="en-US"/>
              </w:rPr>
            </m:ctrlPr>
          </m:dPr>
          <m:e>
            <m:m>
              <m:mPr>
                <m:mcs>
                  <m:mc>
                    <m:mcPr>
                      <m:count m:val="2"/>
                      <m:mcJc m:val="center"/>
                    </m:mcPr>
                  </m:mc>
                </m:mcs>
                <m:ctrlPr>
                  <w:rPr>
                    <w:rFonts w:ascii="Cambria Math" w:hAnsi="Cambria Math"/>
                    <w:lang w:eastAsia="en-US"/>
                  </w:rPr>
                </m:ctrlPr>
              </m:mP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e>
              </m:mr>
              <m:mr>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BI</m:t>
                      </m:r>
                    </m:sup>
                  </m:sSup>
                </m:e>
                <m:e>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e>
              </m:mr>
            </m:m>
          </m:e>
        </m:d>
        <m:d>
          <m:dPr>
            <m:begChr m:val="["/>
            <m:endChr m:val="]"/>
            <m:ctrlPr>
              <w:rPr>
                <w:rFonts w:ascii="Cambria Math" w:hAnsi="Cambria Math"/>
                <w:lang w:eastAsia="en-US"/>
              </w:rPr>
            </m:ctrlPr>
          </m:dPr>
          <m:e>
            <m:m>
              <m:mPr>
                <m:mcs>
                  <m:mc>
                    <m:mcPr>
                      <m:count m:val="1"/>
                      <m:mcJc m:val="center"/>
                    </m:mcPr>
                  </m:mc>
                </m:mcs>
                <m:ctrlPr>
                  <w:rPr>
                    <w:rFonts w:ascii="Cambria Math" w:hAnsi="Cambria Math"/>
                    <w:i/>
                    <w:lang w:eastAsia="en-US"/>
                  </w:rPr>
                </m:ctrlPr>
              </m:mPr>
              <m:mr>
                <m:e>
                  <m:r>
                    <m:rPr>
                      <m:sty m:val="bi"/>
                    </m:rPr>
                    <w:rPr>
                      <w:rFonts w:ascii="Cambria Math" w:hAnsi="Cambria Math"/>
                    </w:rPr>
                    <m:t>p</m:t>
                  </m:r>
                </m:e>
              </m:mr>
              <m:mr>
                <m:e>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r>
          <w:rPr>
            <w:rFonts w:ascii="Cambria Math" w:hAnsi="Cambria Math"/>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p>
                    <m:sSupPr>
                      <m:ctrlPr>
                        <w:rPr>
                          <w:rFonts w:ascii="Cambria Math" w:hAnsi="Cambria Math"/>
                        </w:rPr>
                      </m:ctrlPr>
                    </m:sSupPr>
                    <m:e>
                      <m:r>
                        <m:rPr>
                          <m:sty m:val="bi"/>
                        </m:rPr>
                        <w:rPr>
                          <w:rFonts w:ascii="Cambria Math" w:hAnsi="Cambria Math"/>
                        </w:rPr>
                        <m:t>S</m:t>
                      </m:r>
                    </m:e>
                    <m:sup>
                      <m:r>
                        <m:rPr>
                          <m:sty m:val="p"/>
                        </m:rPr>
                        <w:rPr>
                          <w:rFonts w:ascii="Cambria Math" w:hAnsi="Cambria Math"/>
                        </w:rPr>
                        <m:t>II</m:t>
                      </m:r>
                    </m:sup>
                  </m:sSup>
                  <m:r>
                    <m:rPr>
                      <m:sty m:val="bi"/>
                    </m:rPr>
                    <w:rPr>
                      <w:rFonts w:ascii="Cambria Math" w:hAnsi="Cambria Math"/>
                    </w:rPr>
                    <m:t>p</m:t>
                  </m:r>
                  <m: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IB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r>
                <m:e>
                  <m:sSup>
                    <m:sSupPr>
                      <m:ctrlPr>
                        <w:rPr>
                          <w:rFonts w:ascii="Cambria Math" w:hAnsi="Cambria Math"/>
                        </w:rPr>
                      </m:ctrlPr>
                    </m:sSupPr>
                    <m:e>
                      <m:r>
                        <m:rPr>
                          <m:sty m:val="bi"/>
                        </m:rPr>
                        <w:rPr>
                          <w:rFonts w:ascii="Cambria Math" w:hAnsi="Cambria Math"/>
                        </w:rPr>
                        <m:t>S</m:t>
                      </m:r>
                    </m:e>
                    <m:sup>
                      <m:r>
                        <m:rPr>
                          <m:sty m:val="p"/>
                        </m:rPr>
                        <w:rPr>
                          <w:rFonts w:ascii="Cambria Math" w:hAnsi="Cambria Math"/>
                        </w:rPr>
                        <m:t>BI</m:t>
                      </m:r>
                    </m:sup>
                  </m:sSup>
                  <m:r>
                    <m:rPr>
                      <m:sty m:val="bi"/>
                    </m:rPr>
                    <w:rPr>
                      <w:rFonts w:ascii="Cambria Math" w:hAnsi="Cambria Math"/>
                    </w:rPr>
                    <m:t>p</m:t>
                  </m:r>
                  <m:r>
                    <w:rPr>
                      <w:rFonts w:ascii="Cambria Math" w:hAnsi="Cambria Math"/>
                    </w:rPr>
                    <m:t>+</m:t>
                  </m:r>
                  <m:sSup>
                    <m:sSupPr>
                      <m:ctrlPr>
                        <w:rPr>
                          <w:rFonts w:ascii="Cambria Math" w:hAnsi="Cambria Math"/>
                          <w:lang w:eastAsia="en-US"/>
                        </w:rPr>
                      </m:ctrlPr>
                    </m:sSupPr>
                    <m:e>
                      <m:r>
                        <m:rPr>
                          <m:sty m:val="bi"/>
                        </m:rPr>
                        <w:rPr>
                          <w:rFonts w:ascii="Cambria Math" w:hAnsi="Cambria Math"/>
                        </w:rPr>
                        <m:t>S</m:t>
                      </m:r>
                    </m:e>
                    <m:sup>
                      <m:r>
                        <m:rPr>
                          <m:sty m:val="p"/>
                        </m:rPr>
                        <w:rPr>
                          <w:rFonts w:ascii="Cambria Math" w:hAnsi="Cambria Math"/>
                        </w:rPr>
                        <m:t>BB</m:t>
                      </m:r>
                    </m:sup>
                  </m:sSup>
                  <m:sSup>
                    <m:sSupPr>
                      <m:ctrlPr>
                        <w:rPr>
                          <w:rFonts w:ascii="Cambria Math" w:hAnsi="Cambria Math"/>
                          <w:lang w:eastAsia="en-US"/>
                        </w:rPr>
                      </m:ctrlPr>
                    </m:sSupPr>
                    <m:e>
                      <m:r>
                        <m:rPr>
                          <m:sty m:val="bi"/>
                        </m:rPr>
                        <w:rPr>
                          <w:rFonts w:ascii="Cambria Math" w:hAnsi="Cambria Math"/>
                        </w:rPr>
                        <m:t>d</m:t>
                      </m:r>
                    </m:e>
                    <m:sup>
                      <m:r>
                        <m:rPr>
                          <m:sty m:val="p"/>
                        </m:rPr>
                        <w:rPr>
                          <w:rFonts w:ascii="Cambria Math" w:hAnsi="Cambria Math"/>
                        </w:rPr>
                        <m:t>P,B</m:t>
                      </m:r>
                    </m:sup>
                  </m:sSup>
                </m:e>
              </m:mr>
            </m:m>
          </m:e>
        </m:d>
      </m:oMath>
      <w:r w:rsidRPr="0095398A">
        <w:rPr>
          <w:lang w:eastAsia="en-US"/>
        </w:rPr>
        <w:tab/>
      </w:r>
      <w:r w:rsidRPr="0095398A">
        <w:rPr>
          <w:rFonts w:hint="eastAsia"/>
        </w:rPr>
        <w:t xml:space="preserve"> </w:t>
      </w:r>
      <w:bookmarkStart w:id="93" w:name="eq15"/>
      <w:r w:rsidRPr="0095398A">
        <w:rPr>
          <w:rFonts w:ascii="Times New Roman" w:hAnsi="Times New Roman" w:cs="Times New Roman"/>
        </w:rPr>
        <w:t>(</w:t>
      </w:r>
      <w:r w:rsidRPr="0095398A">
        <w:rPr>
          <w:rFonts w:ascii="Times New Roman" w:hAnsi="Times New Roman" w:cs="Times New Roman"/>
        </w:rPr>
        <w:fldChar w:fldCharType="begin"/>
      </w:r>
      <w:r w:rsidRPr="0095398A">
        <w:rPr>
          <w:rFonts w:ascii="Times New Roman" w:hAnsi="Times New Roman" w:cs="Times New Roman"/>
        </w:rPr>
        <w:instrText xml:space="preserve"> SEQ equation \* Arabic\s </w:instrText>
      </w:r>
      <w:r w:rsidRPr="0095398A">
        <w:rPr>
          <w:rFonts w:ascii="Times New Roman" w:hAnsi="Times New Roman" w:cs="Times New Roman"/>
        </w:rPr>
        <w:fldChar w:fldCharType="separate"/>
      </w:r>
      <w:r w:rsidRPr="0095398A">
        <w:rPr>
          <w:rFonts w:ascii="Times New Roman" w:hAnsi="Times New Roman" w:cs="Times New Roman"/>
          <w:noProof/>
        </w:rPr>
        <w:t>15</w:t>
      </w:r>
      <w:r w:rsidRPr="0095398A">
        <w:rPr>
          <w:rFonts w:ascii="Times New Roman" w:hAnsi="Times New Roman" w:cs="Times New Roman"/>
        </w:rPr>
        <w:fldChar w:fldCharType="end"/>
      </w:r>
      <w:r w:rsidRPr="0095398A">
        <w:rPr>
          <w:rFonts w:ascii="Times New Roman" w:hAnsi="Times New Roman" w:cs="Times New Roman"/>
        </w:rPr>
        <w:t>)</w:t>
      </w:r>
      <w:bookmarkEnd w:id="93"/>
    </w:p>
    <w:p w14:paraId="24072D77" w14:textId="29418B76" w:rsidR="00676382" w:rsidRPr="0095398A" w:rsidRDefault="00676382" w:rsidP="0007444A">
      <w:pPr>
        <w:spacing w:line="360" w:lineRule="auto"/>
        <w:ind w:right="-23"/>
        <w:jc w:val="both"/>
        <w:rPr>
          <w:rFonts w:asciiTheme="majorBidi" w:hAnsiTheme="majorBidi" w:cstheme="majorBidi"/>
          <w:szCs w:val="24"/>
        </w:rPr>
      </w:pPr>
      <w:r w:rsidRPr="0095398A">
        <w:rPr>
          <w:rFonts w:asciiTheme="majorBidi" w:hAnsiTheme="majorBidi" w:cstheme="majorBidi"/>
          <w:szCs w:val="24"/>
        </w:rPr>
        <w:t xml:space="preserve">so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II</m:t>
            </m:r>
          </m:sup>
        </m:sSup>
        <m:r>
          <m:rPr>
            <m:sty m:val="bi"/>
          </m:rPr>
          <w:rPr>
            <w:rFonts w:ascii="Cambria Math" w:hAnsi="Cambria Math"/>
            <w:szCs w:val="24"/>
          </w:rPr>
          <m:t>p</m:t>
        </m:r>
      </m:oMath>
      <w:r w:rsidRPr="0095398A">
        <w:rPr>
          <w:rFonts w:asciiTheme="majorBidi" w:hAnsiTheme="majorBidi" w:cstheme="majorBidi"/>
          <w:szCs w:val="24"/>
        </w:rPr>
        <w:t xml:space="preserve"> equals to the components of </w:t>
      </w:r>
      <m:oMath>
        <m:r>
          <m:rPr>
            <m:sty m:val="bi"/>
          </m:rPr>
          <w:rPr>
            <w:rFonts w:ascii="Cambria Math" w:hAnsi="Cambria Math"/>
            <w:szCs w:val="24"/>
          </w:rPr>
          <m:t>S</m:t>
        </m:r>
        <m:d>
          <m:dPr>
            <m:begChr m:val="["/>
            <m:endChr m:val="]"/>
            <m:ctrlPr>
              <w:rPr>
                <w:rFonts w:ascii="Cambria Math" w:hAnsi="Cambria Math"/>
                <w:szCs w:val="24"/>
              </w:rPr>
            </m:ctrlPr>
          </m:dPr>
          <m:e>
            <m:m>
              <m:mPr>
                <m:mcs>
                  <m:mc>
                    <m:mcPr>
                      <m:count m:val="1"/>
                      <m:mcJc m:val="center"/>
                    </m:mcPr>
                  </m:mc>
                </m:mcs>
                <m:ctrlPr>
                  <w:rPr>
                    <w:rFonts w:ascii="Cambria Math" w:hAnsi="Cambria Math"/>
                    <w:i/>
                    <w:szCs w:val="24"/>
                  </w:rPr>
                </m:ctrlPr>
              </m:mPr>
              <m:mr>
                <m:e>
                  <m:r>
                    <m:rPr>
                      <m:sty m:val="bi"/>
                    </m:rPr>
                    <w:rPr>
                      <w:rFonts w:ascii="Cambria Math" w:hAnsi="Cambria Math"/>
                      <w:szCs w:val="24"/>
                    </w:rPr>
                    <m:t>p</m:t>
                  </m:r>
                </m:e>
              </m:mr>
              <m:mr>
                <m:e>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e>
              </m:mr>
            </m:m>
          </m:e>
        </m:d>
      </m:oMath>
      <w:r w:rsidRPr="0095398A">
        <w:rPr>
          <w:rFonts w:asciiTheme="majorBidi" w:hAnsiTheme="majorBidi" w:cstheme="majorBidi"/>
          <w:szCs w:val="24"/>
        </w:rPr>
        <w:t xml:space="preserve"> related to the active </w:t>
      </w:r>
      <w:r w:rsidR="000F191A">
        <w:rPr>
          <w:rFonts w:asciiTheme="majorBidi" w:hAnsiTheme="majorBidi" w:cstheme="majorBidi" w:hint="eastAsia"/>
          <w:szCs w:val="24"/>
          <w:lang w:eastAsia="zh-CN"/>
        </w:rPr>
        <w:t>DOF</w:t>
      </w:r>
      <w:r w:rsidR="002040E7" w:rsidRPr="0095398A">
        <w:rPr>
          <w:rFonts w:asciiTheme="majorBidi" w:hAnsiTheme="majorBidi" w:cstheme="majorBidi"/>
          <w:szCs w:val="24"/>
          <w:lang w:eastAsia="zh-CN"/>
        </w:rPr>
        <w:t>s</w:t>
      </w:r>
      <w:r w:rsidRPr="00416E78">
        <w:rPr>
          <w:rFonts w:asciiTheme="majorBidi" w:hAnsiTheme="majorBidi" w:cstheme="majorBidi"/>
          <w:szCs w:val="24"/>
        </w:rPr>
        <w:t xml:space="preserve"> </w:t>
      </w:r>
      <w:r w:rsidR="00EA04CA">
        <w:rPr>
          <w:rFonts w:asciiTheme="majorBidi" w:hAnsiTheme="majorBidi" w:cstheme="majorBidi"/>
          <w:szCs w:val="24"/>
        </w:rPr>
        <w:t xml:space="preserve">of polymer </w:t>
      </w:r>
      <w:r w:rsidR="002040E7" w:rsidRPr="00416E78">
        <w:rPr>
          <w:rFonts w:asciiTheme="majorBidi" w:hAnsiTheme="majorBidi" w:cstheme="majorBidi"/>
          <w:szCs w:val="24"/>
        </w:rPr>
        <w:t xml:space="preserve">and </w:t>
      </w:r>
      <w:r w:rsidRPr="00964ABA">
        <w:rPr>
          <w:rFonts w:asciiTheme="majorBidi" w:hAnsiTheme="majorBidi" w:cstheme="majorBidi"/>
          <w:szCs w:val="24"/>
        </w:rPr>
        <w:t xml:space="preserve">subtracting </w:t>
      </w:r>
      <m:oMath>
        <m:sSup>
          <m:sSupPr>
            <m:ctrlPr>
              <w:rPr>
                <w:rFonts w:ascii="Cambria Math" w:hAnsi="Cambria Math"/>
                <w:szCs w:val="24"/>
              </w:rPr>
            </m:ctrlPr>
          </m:sSupPr>
          <m:e>
            <m:r>
              <m:rPr>
                <m:sty m:val="bi"/>
              </m:rPr>
              <w:rPr>
                <w:rFonts w:ascii="Cambria Math" w:hAnsi="Cambria Math"/>
                <w:szCs w:val="24"/>
              </w:rPr>
              <m:t>S</m:t>
            </m:r>
          </m:e>
          <m:sup>
            <m:r>
              <m:rPr>
                <m:sty m:val="p"/>
              </m:rPr>
              <w:rPr>
                <w:rFonts w:ascii="Cambria Math" w:hAnsi="Cambria Math"/>
                <w:szCs w:val="24"/>
              </w:rPr>
              <m:t>IB</m:t>
            </m:r>
          </m:sup>
        </m:sSup>
        <m:sSup>
          <m:sSupPr>
            <m:ctrlPr>
              <w:rPr>
                <w:rFonts w:ascii="Cambria Math" w:hAnsi="Cambria Math"/>
                <w:szCs w:val="24"/>
              </w:rPr>
            </m:ctrlPr>
          </m:sSupPr>
          <m:e>
            <m:r>
              <m:rPr>
                <m:sty m:val="bi"/>
              </m:rPr>
              <w:rPr>
                <w:rFonts w:ascii="Cambria Math" w:hAnsi="Cambria Math"/>
                <w:szCs w:val="24"/>
              </w:rPr>
              <m:t>d</m:t>
            </m:r>
          </m:e>
          <m:sup>
            <m:r>
              <m:rPr>
                <m:sty m:val="p"/>
              </m:rPr>
              <w:rPr>
                <w:rFonts w:ascii="Cambria Math" w:hAnsi="Cambria Math"/>
                <w:szCs w:val="24"/>
              </w:rPr>
              <m:t>P,B</m:t>
            </m:r>
          </m:sup>
        </m:sSup>
      </m:oMath>
      <w:r w:rsidRPr="0095398A">
        <w:rPr>
          <w:rFonts w:asciiTheme="majorBidi" w:hAnsiTheme="majorBidi" w:cstheme="majorBidi"/>
          <w:szCs w:val="24"/>
        </w:rPr>
        <w:t>.</w:t>
      </w:r>
    </w:p>
    <w:p w14:paraId="12C1F2B0" w14:textId="0256818A" w:rsidR="00156540" w:rsidRPr="0095398A" w:rsidRDefault="00A44076" w:rsidP="00572784">
      <w:pPr>
        <w:pStyle w:val="a8"/>
        <w:spacing w:after="0" w:line="360" w:lineRule="auto"/>
        <w:ind w:left="0" w:right="-23"/>
        <w:jc w:val="center"/>
        <w:rPr>
          <w:rFonts w:asciiTheme="majorBidi" w:hAnsiTheme="majorBidi" w:cstheme="majorBidi"/>
          <w:szCs w:val="24"/>
        </w:rPr>
      </w:pPr>
      <w:r>
        <w:rPr>
          <w:noProof/>
        </w:rPr>
        <w:lastRenderedPageBreak/>
        <w:drawing>
          <wp:inline distT="0" distB="0" distL="0" distR="0" wp14:anchorId="2C321A43" wp14:editId="48B3C35D">
            <wp:extent cx="2941955" cy="29102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1955" cy="2910205"/>
                    </a:xfrm>
                    <a:prstGeom prst="rect">
                      <a:avLst/>
                    </a:prstGeom>
                    <a:noFill/>
                    <a:ln>
                      <a:noFill/>
                    </a:ln>
                  </pic:spPr>
                </pic:pic>
              </a:graphicData>
            </a:graphic>
          </wp:inline>
        </w:drawing>
      </w:r>
    </w:p>
    <w:p w14:paraId="28DCF0D0" w14:textId="13B21F78" w:rsidR="00676382" w:rsidRPr="00964ABA" w:rsidRDefault="00AE6429" w:rsidP="0007444A">
      <w:pPr>
        <w:spacing w:line="360" w:lineRule="auto"/>
        <w:ind w:right="-23" w:firstLine="357"/>
        <w:jc w:val="center"/>
        <w:rPr>
          <w:rFonts w:asciiTheme="majorBidi" w:hAnsiTheme="majorBidi" w:cstheme="majorBidi"/>
          <w:szCs w:val="24"/>
        </w:rPr>
      </w:pPr>
      <w:bookmarkStart w:id="94" w:name="CG_Iteration"/>
      <w:r w:rsidRPr="0095398A">
        <w:rPr>
          <w:rFonts w:asciiTheme="majorBidi" w:hAnsiTheme="majorBidi" w:cstheme="majorBidi"/>
          <w:b/>
          <w:bCs/>
          <w:szCs w:val="24"/>
        </w:rPr>
        <w:t>Fig.</w:t>
      </w:r>
      <w:r w:rsidR="00E117FB" w:rsidRPr="0095398A">
        <w:rPr>
          <w:rFonts w:asciiTheme="majorBidi" w:hAnsiTheme="majorBidi" w:cstheme="majorBidi"/>
          <w:b/>
          <w:bCs/>
          <w:szCs w:val="24"/>
        </w:rPr>
        <w:t xml:space="preserve"> </w:t>
      </w:r>
      <w:bookmarkStart w:id="95" w:name="_Hlk534181442"/>
      <w:r w:rsidRPr="0095398A">
        <w:rPr>
          <w:rFonts w:asciiTheme="majorBidi" w:hAnsiTheme="majorBidi" w:cstheme="majorBidi"/>
          <w:b/>
          <w:bCs/>
          <w:szCs w:val="24"/>
        </w:rPr>
        <w:fldChar w:fldCharType="begin"/>
      </w:r>
      <w:r w:rsidRPr="0095398A">
        <w:rPr>
          <w:rFonts w:asciiTheme="majorBidi" w:hAnsiTheme="majorBidi" w:cstheme="majorBidi"/>
          <w:b/>
          <w:bCs/>
          <w:szCs w:val="24"/>
        </w:rPr>
        <w:instrText xml:space="preserve"> SEQ Fig\* Arabic\s </w:instrText>
      </w:r>
      <w:r w:rsidRPr="0095398A">
        <w:rPr>
          <w:rFonts w:asciiTheme="majorBidi" w:hAnsiTheme="majorBidi" w:cstheme="majorBidi"/>
          <w:b/>
          <w:bCs/>
          <w:szCs w:val="24"/>
        </w:rPr>
        <w:fldChar w:fldCharType="separate"/>
      </w:r>
      <w:r w:rsidR="000F70D4">
        <w:rPr>
          <w:rFonts w:asciiTheme="majorBidi" w:hAnsiTheme="majorBidi" w:cstheme="majorBidi"/>
          <w:b/>
          <w:bCs/>
          <w:noProof/>
          <w:szCs w:val="24"/>
        </w:rPr>
        <w:t>3</w:t>
      </w:r>
      <w:r w:rsidRPr="0095398A">
        <w:rPr>
          <w:rFonts w:asciiTheme="majorBidi" w:hAnsiTheme="majorBidi" w:cstheme="majorBidi"/>
          <w:b/>
          <w:bCs/>
          <w:szCs w:val="24"/>
        </w:rPr>
        <w:fldChar w:fldCharType="end"/>
      </w:r>
      <w:bookmarkEnd w:id="94"/>
      <w:bookmarkEnd w:id="95"/>
      <w:r w:rsidR="00131855" w:rsidRPr="0095398A">
        <w:rPr>
          <w:rFonts w:asciiTheme="majorBidi" w:hAnsiTheme="majorBidi" w:cstheme="majorBidi"/>
          <w:b/>
          <w:bCs/>
          <w:szCs w:val="24"/>
        </w:rPr>
        <w:t>.</w:t>
      </w:r>
      <w:r w:rsidR="007C4E0A" w:rsidRPr="0095398A">
        <w:rPr>
          <w:rFonts w:asciiTheme="majorBidi" w:hAnsiTheme="majorBidi" w:cstheme="majorBidi"/>
          <w:szCs w:val="24"/>
        </w:rPr>
        <w:t xml:space="preserve"> A</w:t>
      </w:r>
      <w:r w:rsidR="00676382" w:rsidRPr="0095398A">
        <w:rPr>
          <w:rFonts w:asciiTheme="majorBidi" w:hAnsiTheme="majorBidi" w:cstheme="majorBidi"/>
          <w:szCs w:val="24"/>
        </w:rPr>
        <w:t xml:space="preserve"> flowchart of the</w:t>
      </w:r>
      <w:r w:rsidR="007C4E0A" w:rsidRPr="0095398A">
        <w:rPr>
          <w:rFonts w:asciiTheme="majorBidi" w:hAnsiTheme="majorBidi" w:cstheme="majorBidi"/>
          <w:szCs w:val="24"/>
        </w:rPr>
        <w:t xml:space="preserve"> developed a</w:t>
      </w:r>
      <w:r w:rsidR="007C4E0A" w:rsidRPr="00416E78">
        <w:rPr>
          <w:rFonts w:asciiTheme="majorBidi" w:hAnsiTheme="majorBidi" w:cstheme="majorBidi"/>
          <w:szCs w:val="24"/>
        </w:rPr>
        <w:t xml:space="preserve">lgorithm to perform </w:t>
      </w:r>
      <w:r w:rsidR="00676382" w:rsidRPr="00964ABA">
        <w:rPr>
          <w:rFonts w:asciiTheme="majorBidi" w:hAnsiTheme="majorBidi" w:cstheme="majorBidi"/>
          <w:szCs w:val="24"/>
        </w:rPr>
        <w:t>CG iteration.</w:t>
      </w:r>
    </w:p>
    <w:p w14:paraId="2C7003AD" w14:textId="6049DA9D" w:rsidR="00BF3B43" w:rsidRPr="00996898" w:rsidRDefault="00BF3B43" w:rsidP="00DC57D3">
      <w:pPr>
        <w:pStyle w:val="1"/>
        <w:ind w:left="426" w:right="-23" w:hanging="426"/>
        <w:rPr>
          <w:rFonts w:asciiTheme="majorBidi" w:hAnsiTheme="majorBidi" w:cstheme="majorBidi"/>
          <w:sz w:val="24"/>
        </w:rPr>
      </w:pPr>
      <w:bookmarkStart w:id="96" w:name="_Ref532923187"/>
      <w:r w:rsidRPr="00996898">
        <w:rPr>
          <w:rFonts w:asciiTheme="majorBidi" w:hAnsiTheme="majorBidi" w:cstheme="majorBidi"/>
          <w:sz w:val="24"/>
        </w:rPr>
        <w:t>CNT network generator</w:t>
      </w:r>
      <w:bookmarkEnd w:id="96"/>
    </w:p>
    <w:p w14:paraId="0C549FEA" w14:textId="4318C9D3" w:rsidR="00BF3B43" w:rsidRPr="00372A73" w:rsidRDefault="00BF3B43" w:rsidP="00DC57D3">
      <w:pPr>
        <w:pStyle w:val="1"/>
        <w:numPr>
          <w:ilvl w:val="0"/>
          <w:numId w:val="0"/>
        </w:numPr>
        <w:ind w:right="-23"/>
        <w:rPr>
          <w:rFonts w:asciiTheme="majorBidi" w:hAnsiTheme="majorBidi" w:cstheme="majorBidi"/>
          <w:b w:val="0"/>
          <w:sz w:val="24"/>
        </w:rPr>
      </w:pPr>
      <w:r w:rsidRPr="0095398A">
        <w:rPr>
          <w:rFonts w:asciiTheme="majorBidi" w:hAnsiTheme="majorBidi" w:cstheme="majorBidi" w:hint="eastAsia"/>
          <w:b w:val="0"/>
          <w:sz w:val="24"/>
        </w:rPr>
        <w:t xml:space="preserve">In this section, we will introduce the </w:t>
      </w:r>
      <w:r w:rsidRPr="0095398A">
        <w:rPr>
          <w:rFonts w:asciiTheme="majorBidi" w:hAnsiTheme="majorBidi" w:cstheme="majorBidi"/>
          <w:b w:val="0"/>
          <w:sz w:val="24"/>
        </w:rPr>
        <w:t xml:space="preserve">Monte Carlo </w:t>
      </w:r>
      <w:r w:rsidR="00F465FB" w:rsidRPr="0095398A">
        <w:rPr>
          <w:rFonts w:asciiTheme="majorBidi" w:hAnsiTheme="majorBidi" w:cstheme="majorBidi"/>
          <w:b w:val="0"/>
          <w:sz w:val="24"/>
        </w:rPr>
        <w:t>algorithm that we developed</w:t>
      </w:r>
      <w:r w:rsidRPr="0095398A">
        <w:rPr>
          <w:rFonts w:asciiTheme="majorBidi" w:hAnsiTheme="majorBidi" w:cstheme="majorBidi"/>
          <w:b w:val="0"/>
          <w:sz w:val="24"/>
        </w:rPr>
        <w:t xml:space="preserve"> to</w:t>
      </w:r>
      <w:r w:rsidR="00F465FB" w:rsidRPr="00416E78">
        <w:rPr>
          <w:rFonts w:asciiTheme="majorBidi" w:hAnsiTheme="majorBidi" w:cstheme="majorBidi"/>
          <w:b w:val="0"/>
          <w:sz w:val="24"/>
        </w:rPr>
        <w:t xml:space="preserve"> disperse </w:t>
      </w:r>
      <w:r w:rsidRPr="00416E78">
        <w:rPr>
          <w:rFonts w:asciiTheme="majorBidi" w:hAnsiTheme="majorBidi" w:cstheme="majorBidi"/>
          <w:b w:val="0"/>
          <w:sz w:val="24"/>
        </w:rPr>
        <w:t>stra</w:t>
      </w:r>
      <w:r w:rsidRPr="00964ABA">
        <w:rPr>
          <w:rFonts w:asciiTheme="majorBidi" w:hAnsiTheme="majorBidi" w:cstheme="majorBidi"/>
          <w:b w:val="0"/>
          <w:sz w:val="24"/>
        </w:rPr>
        <w:t xml:space="preserve">ight and curved CNT </w:t>
      </w:r>
      <w:r w:rsidR="00F465FB" w:rsidRPr="00964ABA">
        <w:rPr>
          <w:rFonts w:asciiTheme="majorBidi" w:hAnsiTheme="majorBidi" w:cstheme="majorBidi"/>
          <w:b w:val="0"/>
          <w:sz w:val="24"/>
        </w:rPr>
        <w:t xml:space="preserve">inside </w:t>
      </w:r>
      <w:r w:rsidRPr="00F465C0">
        <w:rPr>
          <w:rFonts w:asciiTheme="majorBidi" w:hAnsiTheme="majorBidi" w:cstheme="majorBidi"/>
          <w:b w:val="0"/>
          <w:sz w:val="24"/>
        </w:rPr>
        <w:t>the RVE</w:t>
      </w:r>
      <w:r w:rsidR="00F465FB" w:rsidRPr="00F465C0">
        <w:rPr>
          <w:rFonts w:asciiTheme="majorBidi" w:hAnsiTheme="majorBidi" w:cstheme="majorBidi"/>
          <w:b w:val="0"/>
          <w:sz w:val="24"/>
        </w:rPr>
        <w:t>s</w:t>
      </w:r>
      <w:r w:rsidRPr="00F465C0">
        <w:rPr>
          <w:rFonts w:asciiTheme="majorBidi" w:hAnsiTheme="majorBidi" w:cstheme="majorBidi" w:hint="eastAsia"/>
          <w:b w:val="0"/>
          <w:sz w:val="24"/>
        </w:rPr>
        <w:t>. Th</w:t>
      </w:r>
      <w:r w:rsidR="00B3550E" w:rsidRPr="00F465C0">
        <w:rPr>
          <w:rFonts w:asciiTheme="majorBidi" w:hAnsiTheme="majorBidi" w:cstheme="majorBidi"/>
          <w:b w:val="0"/>
          <w:sz w:val="24"/>
        </w:rPr>
        <w:t xml:space="preserve">e generated nanocomposite systems are </w:t>
      </w:r>
      <w:r w:rsidRPr="009D6DB4">
        <w:rPr>
          <w:rFonts w:asciiTheme="majorBidi" w:hAnsiTheme="majorBidi" w:cstheme="majorBidi" w:hint="eastAsia"/>
          <w:b w:val="0"/>
          <w:sz w:val="24"/>
        </w:rPr>
        <w:t>used to study the influence of CNT waviness on Young</w:t>
      </w:r>
      <w:r w:rsidRPr="000F191A">
        <w:rPr>
          <w:rFonts w:asciiTheme="majorBidi" w:hAnsiTheme="majorBidi" w:cstheme="majorBidi"/>
          <w:b w:val="0"/>
          <w:sz w:val="24"/>
        </w:rPr>
        <w:t>’</w:t>
      </w:r>
      <w:r w:rsidRPr="000F191A">
        <w:rPr>
          <w:rFonts w:asciiTheme="majorBidi" w:hAnsiTheme="majorBidi" w:cstheme="majorBidi" w:hint="eastAsia"/>
          <w:b w:val="0"/>
          <w:sz w:val="24"/>
        </w:rPr>
        <w:t xml:space="preserve">s modulus of the </w:t>
      </w:r>
      <w:r w:rsidR="00B3550E" w:rsidRPr="006E5A91">
        <w:rPr>
          <w:rFonts w:asciiTheme="majorBidi" w:hAnsiTheme="majorBidi" w:cstheme="majorBidi"/>
          <w:b w:val="0"/>
          <w:sz w:val="24"/>
        </w:rPr>
        <w:t>nano</w:t>
      </w:r>
      <w:r w:rsidRPr="006E5A91">
        <w:rPr>
          <w:rFonts w:asciiTheme="majorBidi" w:hAnsiTheme="majorBidi" w:cstheme="majorBidi" w:hint="eastAsia"/>
          <w:b w:val="0"/>
          <w:sz w:val="24"/>
        </w:rPr>
        <w:t>composites.</w:t>
      </w:r>
    </w:p>
    <w:p w14:paraId="113A8322" w14:textId="0A253F7E" w:rsidR="00BF3B43" w:rsidRPr="009D62DC" w:rsidRDefault="00D6292F" w:rsidP="0007444A">
      <w:pPr>
        <w:pStyle w:val="1"/>
        <w:numPr>
          <w:ilvl w:val="0"/>
          <w:numId w:val="0"/>
        </w:numPr>
        <w:ind w:right="-23" w:firstLine="425"/>
        <w:rPr>
          <w:rFonts w:asciiTheme="majorBidi" w:hAnsiTheme="majorBidi" w:cstheme="majorBidi"/>
          <w:b w:val="0"/>
          <w:sz w:val="24"/>
        </w:rPr>
      </w:pPr>
      <w:r w:rsidRPr="009D62DC">
        <w:rPr>
          <w:rFonts w:asciiTheme="majorBidi" w:hAnsiTheme="majorBidi" w:cstheme="majorBidi"/>
          <w:b w:val="0"/>
          <w:sz w:val="24"/>
        </w:rPr>
        <w:t>S</w:t>
      </w:r>
      <w:r w:rsidR="00BF3B43" w:rsidRPr="009D62DC">
        <w:rPr>
          <w:rFonts w:asciiTheme="majorBidi" w:hAnsiTheme="majorBidi" w:cstheme="majorBidi"/>
          <w:b w:val="0"/>
          <w:sz w:val="24"/>
        </w:rPr>
        <w:t>traight CNT</w:t>
      </w:r>
      <w:r w:rsidRPr="009D62DC">
        <w:rPr>
          <w:rFonts w:asciiTheme="majorBidi" w:hAnsiTheme="majorBidi" w:cstheme="majorBidi"/>
          <w:b w:val="0"/>
          <w:sz w:val="24"/>
        </w:rPr>
        <w:t>s</w:t>
      </w:r>
      <w:r w:rsidR="00BF3B43" w:rsidRPr="009D62DC">
        <w:rPr>
          <w:rFonts w:asciiTheme="majorBidi" w:hAnsiTheme="majorBidi" w:cstheme="majorBidi"/>
          <w:b w:val="0"/>
          <w:sz w:val="24"/>
        </w:rPr>
        <w:t xml:space="preserve"> </w:t>
      </w:r>
      <w:r w:rsidRPr="009D62DC">
        <w:rPr>
          <w:rFonts w:asciiTheme="majorBidi" w:hAnsiTheme="majorBidi" w:cstheme="majorBidi"/>
          <w:b w:val="0"/>
          <w:sz w:val="24"/>
        </w:rPr>
        <w:t>are</w:t>
      </w:r>
      <w:r w:rsidR="00BF3B43" w:rsidRPr="009D62DC">
        <w:rPr>
          <w:rFonts w:asciiTheme="majorBidi" w:hAnsiTheme="majorBidi" w:cstheme="majorBidi"/>
          <w:b w:val="0"/>
          <w:sz w:val="24"/>
        </w:rPr>
        <w:t xml:space="preserve"> characterized by a segment </w:t>
      </w:r>
      <w:bookmarkStart w:id="97" w:name="_GoBack"/>
      <m:oMath>
        <m:sSub>
          <m:sSubPr>
            <m:ctrlPr>
              <w:rPr>
                <w:rFonts w:ascii="Cambria Math" w:hAnsi="Cambria Math" w:cstheme="majorBidi"/>
                <w:b w:val="0"/>
                <w:sz w:val="24"/>
              </w:rPr>
            </m:ctrlPr>
          </m:sSubPr>
          <m:e>
            <m:r>
              <w:rPr>
                <w:rFonts w:ascii="Cambria Math" w:hAnsi="Cambria Math" w:cstheme="majorBidi"/>
                <w:sz w:val="24"/>
              </w:rPr>
              <m:t>A</m:t>
            </m:r>
          </m:e>
          <m:sub>
            <m:r>
              <w:rPr>
                <w:rFonts w:ascii="Cambria Math" w:hAnsi="Cambria Math" w:cstheme="majorBidi"/>
                <w:sz w:val="24"/>
              </w:rPr>
              <m:t>1</m:t>
            </m:r>
          </m:sub>
        </m:sSub>
        <m:sSub>
          <m:sSubPr>
            <m:ctrlPr>
              <w:rPr>
                <w:rFonts w:ascii="Cambria Math" w:hAnsi="Cambria Math" w:cstheme="majorBidi"/>
                <w:b w:val="0"/>
                <w:i/>
                <w:sz w:val="24"/>
              </w:rPr>
            </m:ctrlPr>
          </m:sSubPr>
          <m:e>
            <m:r>
              <w:rPr>
                <w:rFonts w:ascii="Cambria Math" w:hAnsi="Cambria Math" w:cstheme="majorBidi"/>
                <w:sz w:val="24"/>
              </w:rPr>
              <m:t>A</m:t>
            </m:r>
          </m:e>
          <m:sub>
            <m:r>
              <w:rPr>
                <w:rFonts w:ascii="Cambria Math" w:hAnsi="Cambria Math" w:cstheme="majorBidi"/>
                <w:sz w:val="24"/>
              </w:rPr>
              <m:t>2</m:t>
            </m:r>
          </m:sub>
        </m:sSub>
      </m:oMath>
      <w:bookmarkEnd w:id="97"/>
      <w:r w:rsidR="00BF3B43" w:rsidRPr="009D62DC">
        <w:rPr>
          <w:rFonts w:asciiTheme="majorBidi" w:hAnsiTheme="majorBidi" w:cstheme="majorBidi"/>
          <w:b w:val="0"/>
          <w:sz w:val="24"/>
        </w:rPr>
        <w:t xml:space="preserve">. </w:t>
      </w:r>
      <w:r w:rsidR="00B3550E" w:rsidRPr="009D62DC">
        <w:rPr>
          <w:rFonts w:asciiTheme="majorBidi" w:hAnsiTheme="majorBidi" w:cstheme="majorBidi"/>
          <w:b w:val="0"/>
          <w:sz w:val="24"/>
        </w:rPr>
        <w:t xml:space="preserve">The start point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oMath>
      <w:r w:rsidR="006465DE" w:rsidRPr="009D62DC">
        <w:rPr>
          <w:rFonts w:asciiTheme="majorBidi" w:hAnsiTheme="majorBidi" w:cstheme="majorBidi" w:hint="eastAsia"/>
          <w:b w:val="0"/>
          <w:sz w:val="24"/>
        </w:rPr>
        <w:t xml:space="preserve"> </w:t>
      </w:r>
      <w:r w:rsidR="00B3550E" w:rsidRPr="009D62DC">
        <w:rPr>
          <w:rFonts w:asciiTheme="majorBidi" w:hAnsiTheme="majorBidi" w:cstheme="majorBidi"/>
          <w:b w:val="0"/>
          <w:sz w:val="24"/>
        </w:rPr>
        <w:t xml:space="preserve">and the orientation of </w:t>
      </w:r>
      <w:r w:rsidRPr="009D62DC">
        <w:rPr>
          <w:rFonts w:asciiTheme="majorBidi" w:hAnsiTheme="majorBidi" w:cstheme="majorBidi"/>
          <w:b w:val="0"/>
          <w:sz w:val="24"/>
        </w:rPr>
        <w:t>the line</w:t>
      </w:r>
      <w:r w:rsidR="00B3550E" w:rsidRPr="009D62DC">
        <w:rPr>
          <w:rFonts w:asciiTheme="majorBidi" w:hAnsiTheme="majorBidi" w:cstheme="majorBidi"/>
          <w:b w:val="0"/>
          <w:sz w:val="24"/>
        </w:rPr>
        <w:t xml:space="preserve"> segment are randomly generated</w:t>
      </w:r>
      <w:r w:rsidRPr="009D62DC">
        <w:rPr>
          <w:rFonts w:asciiTheme="majorBidi" w:hAnsiTheme="majorBidi" w:cstheme="majorBidi"/>
          <w:b w:val="0"/>
          <w:sz w:val="24"/>
        </w:rPr>
        <w:t xml:space="preserve"> inside the RVE</w:t>
      </w:r>
      <w:r w:rsidR="00887530" w:rsidRPr="009D62DC">
        <w:rPr>
          <w:rFonts w:asciiTheme="majorBidi" w:hAnsiTheme="majorBidi" w:cstheme="majorBidi"/>
          <w:b w:val="0"/>
          <w:sz w:val="24"/>
        </w:rPr>
        <w:t xml:space="preserve">. </w:t>
      </w:r>
      <w:r w:rsidR="00BF3B43" w:rsidRPr="009D62DC">
        <w:rPr>
          <w:rFonts w:asciiTheme="majorBidi" w:hAnsiTheme="majorBidi" w:cstheme="majorBidi"/>
          <w:b w:val="0"/>
          <w:sz w:val="24"/>
        </w:rPr>
        <w:t xml:space="preserve">The length of the segment </w:t>
      </w:r>
      <w:r w:rsidRPr="009D62DC">
        <w:rPr>
          <w:rFonts w:asciiTheme="majorBidi" w:hAnsiTheme="majorBidi" w:cstheme="majorBidi"/>
          <w:b w:val="0"/>
          <w:sz w:val="24"/>
        </w:rPr>
        <w:t xml:space="preserve">is </w:t>
      </w:r>
      <w:r w:rsidR="00BF3B43" w:rsidRPr="009D62DC">
        <w:rPr>
          <w:rFonts w:asciiTheme="majorBidi" w:hAnsiTheme="majorBidi" w:cstheme="majorBidi"/>
          <w:b w:val="0"/>
          <w:sz w:val="24"/>
        </w:rPr>
        <w:t>equal to the length of the CNT</w:t>
      </w:r>
      <w:r w:rsidR="00887530" w:rsidRPr="009D62DC">
        <w:rPr>
          <w:rFonts w:asciiTheme="majorBidi" w:hAnsiTheme="majorBidi" w:cstheme="majorBidi"/>
          <w:b w:val="0"/>
          <w:sz w:val="24"/>
        </w:rPr>
        <w:t xml:space="preserve">. Once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i/>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oMath>
      <w:r w:rsidRPr="009D62DC">
        <w:rPr>
          <w:rFonts w:asciiTheme="majorBidi" w:hAnsiTheme="majorBidi" w:cstheme="majorBidi"/>
          <w:b w:val="0"/>
          <w:sz w:val="24"/>
        </w:rPr>
        <w:t xml:space="preserve"> </w:t>
      </w:r>
      <w:r w:rsidR="00887530" w:rsidRPr="009D62DC">
        <w:rPr>
          <w:rFonts w:asciiTheme="majorBidi" w:hAnsiTheme="majorBidi" w:cstheme="majorBidi"/>
          <w:b w:val="0"/>
          <w:sz w:val="24"/>
        </w:rPr>
        <w:t xml:space="preserve">is determined, the corresponding cylinder is created to represent the CNT and discretized into hexahedral elements. </w:t>
      </w:r>
    </w:p>
    <w:p w14:paraId="3E19F629" w14:textId="4FC10477" w:rsidR="00936B29" w:rsidRPr="009D62DC" w:rsidRDefault="00D6292F" w:rsidP="0007444A">
      <w:pPr>
        <w:pStyle w:val="1"/>
        <w:numPr>
          <w:ilvl w:val="0"/>
          <w:numId w:val="0"/>
        </w:numPr>
        <w:ind w:right="-23" w:firstLine="425"/>
        <w:rPr>
          <w:rFonts w:asciiTheme="majorBidi" w:hAnsiTheme="majorBidi" w:cstheme="majorBidi"/>
          <w:b w:val="0"/>
          <w:sz w:val="24"/>
        </w:rPr>
      </w:pPr>
      <w:r w:rsidRPr="009D62DC">
        <w:rPr>
          <w:rFonts w:asciiTheme="majorBidi" w:hAnsiTheme="majorBidi" w:cstheme="majorBidi"/>
          <w:b w:val="0"/>
          <w:sz w:val="24"/>
        </w:rPr>
        <w:t>C</w:t>
      </w:r>
      <w:r w:rsidR="00887530" w:rsidRPr="009D62DC">
        <w:rPr>
          <w:rFonts w:asciiTheme="majorBidi" w:hAnsiTheme="majorBidi" w:cstheme="majorBidi"/>
          <w:b w:val="0"/>
          <w:sz w:val="24"/>
        </w:rPr>
        <w:t>urved CNT</w:t>
      </w:r>
      <w:r w:rsidRPr="009D62DC">
        <w:rPr>
          <w:rFonts w:asciiTheme="majorBidi" w:hAnsiTheme="majorBidi" w:cstheme="majorBidi"/>
          <w:b w:val="0"/>
          <w:sz w:val="24"/>
        </w:rPr>
        <w:t>s are</w:t>
      </w:r>
      <w:r w:rsidR="00887530" w:rsidRPr="009D62DC">
        <w:rPr>
          <w:rFonts w:asciiTheme="majorBidi" w:hAnsiTheme="majorBidi" w:cstheme="majorBidi"/>
          <w:b w:val="0"/>
          <w:sz w:val="24"/>
        </w:rPr>
        <w:t xml:space="preserve"> characterized by a series of segments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r>
          <m:rPr>
            <m:sty m:val="b"/>
          </m:rPr>
          <w:rPr>
            <w:rFonts w:ascii="Cambria Math" w:hAnsi="Cambria Math" w:cstheme="majorBidi"/>
            <w:sz w:val="24"/>
          </w:rPr>
          <m:t>…</m:t>
        </m:r>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N</m:t>
            </m:r>
          </m:sub>
        </m:sSub>
      </m:oMath>
      <w:r w:rsidR="00887530" w:rsidRPr="009D62DC">
        <w:rPr>
          <w:rFonts w:asciiTheme="majorBidi" w:hAnsiTheme="majorBidi" w:cstheme="majorBidi"/>
          <w:b w:val="0"/>
          <w:sz w:val="24"/>
        </w:rPr>
        <w:t xml:space="preserve">. The length of each segment </w:t>
      </w:r>
      <m:oMath>
        <m:r>
          <m:rPr>
            <m:sty m:val="bi"/>
          </m:rPr>
          <w:rPr>
            <w:rFonts w:ascii="Cambria Math" w:hAnsi="Cambria Math" w:cstheme="majorBidi"/>
            <w:sz w:val="24"/>
          </w:rPr>
          <m:t>∆l</m:t>
        </m:r>
      </m:oMath>
      <w:r w:rsidR="00887530" w:rsidRPr="009D62DC">
        <w:rPr>
          <w:rFonts w:asciiTheme="majorBidi" w:hAnsiTheme="majorBidi" w:cstheme="majorBidi"/>
          <w:b w:val="0"/>
          <w:sz w:val="24"/>
        </w:rPr>
        <w:t xml:space="preserve"> </w:t>
      </w:r>
      <w:r w:rsidRPr="009D62DC">
        <w:rPr>
          <w:rFonts w:asciiTheme="majorBidi" w:hAnsiTheme="majorBidi" w:cstheme="majorBidi"/>
          <w:b w:val="0"/>
          <w:sz w:val="24"/>
        </w:rPr>
        <w:t>=</w:t>
      </w:r>
      <w:r w:rsidR="00887530" w:rsidRPr="009D62DC">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l</m:t>
            </m:r>
          </m:e>
          <m:sub>
            <m:r>
              <m:rPr>
                <m:sty m:val="b"/>
              </m:rPr>
              <w:rPr>
                <w:rFonts w:ascii="Cambria Math" w:hAnsi="Cambria Math" w:cstheme="majorBidi"/>
                <w:sz w:val="24"/>
              </w:rPr>
              <m:t>CNT</m:t>
            </m:r>
          </m:sub>
        </m:sSub>
        <m:r>
          <m:rPr>
            <m:lit/>
            <m:sty m:val="bi"/>
          </m:rPr>
          <w:rPr>
            <w:rFonts w:ascii="Cambria Math" w:hAnsi="Cambria Math" w:cstheme="majorBidi"/>
            <w:sz w:val="24"/>
          </w:rPr>
          <m:t>/</m:t>
        </m:r>
        <m:d>
          <m:dPr>
            <m:ctrlPr>
              <w:rPr>
                <w:rFonts w:ascii="Cambria Math" w:hAnsi="Cambria Math" w:cstheme="majorBidi"/>
                <w:b w:val="0"/>
                <w:i/>
                <w:sz w:val="24"/>
              </w:rPr>
            </m:ctrlPr>
          </m:dPr>
          <m:e>
            <m:r>
              <m:rPr>
                <m:sty m:val="bi"/>
              </m:rPr>
              <w:rPr>
                <w:rFonts w:ascii="Cambria Math" w:hAnsi="Cambria Math" w:cstheme="majorBidi"/>
                <w:sz w:val="24"/>
              </w:rPr>
              <m:t>n-1</m:t>
            </m:r>
          </m:e>
        </m:d>
      </m:oMath>
      <w:r w:rsidR="00887530" w:rsidRPr="009D62DC">
        <w:rPr>
          <w:rFonts w:asciiTheme="majorBidi" w:hAnsiTheme="majorBidi" w:cstheme="majorBidi"/>
          <w:b w:val="0"/>
          <w:sz w:val="24"/>
        </w:rPr>
        <w:t xml:space="preserve"> and the</w:t>
      </w:r>
      <w:r w:rsidR="00A902CE" w:rsidRPr="009D62DC">
        <w:rPr>
          <w:rFonts w:asciiTheme="majorBidi" w:hAnsiTheme="majorBidi" w:cstheme="majorBidi"/>
          <w:b w:val="0"/>
          <w:sz w:val="24"/>
        </w:rPr>
        <w:t xml:space="preserve"> relative orientation</w:t>
      </w:r>
      <w:r w:rsidR="00887530" w:rsidRPr="009D62DC">
        <w:rPr>
          <w:rFonts w:asciiTheme="majorBidi" w:hAnsiTheme="majorBidi" w:cstheme="majorBidi"/>
          <w:b w:val="0"/>
          <w:sz w:val="24"/>
        </w:rPr>
        <w:t xml:space="preserve"> angle between </w:t>
      </w:r>
      <w:r w:rsidRPr="009D62DC">
        <w:rPr>
          <w:rFonts w:asciiTheme="majorBidi" w:hAnsiTheme="majorBidi" w:cstheme="majorBidi"/>
          <w:b w:val="0"/>
          <w:sz w:val="24"/>
        </w:rPr>
        <w:t xml:space="preserve">any </w:t>
      </w:r>
      <w:r w:rsidR="00887530" w:rsidRPr="009D62DC">
        <w:rPr>
          <w:rFonts w:asciiTheme="majorBidi" w:hAnsiTheme="majorBidi" w:cstheme="majorBidi"/>
          <w:b w:val="0"/>
          <w:sz w:val="24"/>
        </w:rPr>
        <w:t xml:space="preserve">two adjacent segments </w:t>
      </w:r>
      <w:r w:rsidR="00936B29" w:rsidRPr="009D62DC">
        <w:rPr>
          <w:rFonts w:asciiTheme="majorBidi" w:hAnsiTheme="majorBidi" w:cstheme="majorBidi"/>
          <w:b w:val="0"/>
          <w:sz w:val="24"/>
        </w:rPr>
        <w:t>is</w:t>
      </w:r>
      <w:r w:rsidR="00936B29" w:rsidRPr="009D62DC">
        <w:rPr>
          <w:rFonts w:asciiTheme="majorBidi" w:hAnsiTheme="majorBidi" w:cstheme="majorBidi" w:hint="eastAsia"/>
          <w:b w:val="0"/>
          <w:sz w:val="24"/>
        </w:rPr>
        <w:t xml:space="preserve"> </w:t>
      </w:r>
      <m:oMath>
        <m:r>
          <m:rPr>
            <m:sty m:val="bi"/>
          </m:rPr>
          <w:rPr>
            <w:rFonts w:ascii="Cambria Math" w:hAnsi="Cambria Math" w:cstheme="majorBidi"/>
            <w:sz w:val="24"/>
          </w:rPr>
          <m:t>∆θ</m:t>
        </m:r>
      </m:oMath>
      <w:r w:rsidR="00887530" w:rsidRPr="009D62DC">
        <w:rPr>
          <w:rFonts w:asciiTheme="majorBidi" w:hAnsiTheme="majorBidi" w:cstheme="majorBidi"/>
          <w:b w:val="0"/>
          <w:sz w:val="24"/>
        </w:rPr>
        <w:t xml:space="preserve">. </w:t>
      </w:r>
      <w:r w:rsidR="00936B29" w:rsidRPr="009D62DC">
        <w:rPr>
          <w:rFonts w:asciiTheme="majorBidi" w:hAnsiTheme="majorBidi" w:cstheme="majorBidi" w:hint="eastAsia"/>
          <w:b w:val="0"/>
          <w:sz w:val="24"/>
        </w:rPr>
        <w:t xml:space="preserve">The curved CNT is </w:t>
      </w:r>
      <w:r w:rsidR="00A902CE" w:rsidRPr="009D62DC">
        <w:rPr>
          <w:rFonts w:asciiTheme="majorBidi" w:hAnsiTheme="majorBidi" w:cstheme="majorBidi"/>
          <w:b w:val="0"/>
          <w:sz w:val="24"/>
        </w:rPr>
        <w:t xml:space="preserve">then </w:t>
      </w:r>
      <w:r w:rsidR="00936B29" w:rsidRPr="009D62DC">
        <w:rPr>
          <w:rFonts w:asciiTheme="majorBidi" w:hAnsiTheme="majorBidi" w:cstheme="majorBidi" w:hint="eastAsia"/>
          <w:b w:val="0"/>
          <w:sz w:val="24"/>
        </w:rPr>
        <w:t xml:space="preserve">created segment by segment from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2</m:t>
            </m:r>
          </m:sub>
        </m:sSub>
      </m:oMath>
      <w:r w:rsidR="00936B29" w:rsidRPr="009D62DC">
        <w:rPr>
          <w:rFonts w:asciiTheme="majorBidi" w:hAnsiTheme="majorBidi" w:cstheme="majorBidi" w:hint="eastAsia"/>
          <w:b w:val="0"/>
          <w:sz w:val="24"/>
        </w:rPr>
        <w:t xml:space="preserve">. </w:t>
      </w:r>
      <w:r w:rsidR="006465DE" w:rsidRPr="009D62DC">
        <w:rPr>
          <w:rFonts w:asciiTheme="majorBidi" w:hAnsiTheme="majorBidi" w:cstheme="majorBidi"/>
          <w:b w:val="0"/>
          <w:sz w:val="24"/>
        </w:rPr>
        <w:fldChar w:fldCharType="begin"/>
      </w:r>
      <w:r w:rsidR="006465DE" w:rsidRPr="009D62DC">
        <w:rPr>
          <w:rFonts w:asciiTheme="majorBidi" w:hAnsiTheme="majorBidi" w:cstheme="majorBidi"/>
          <w:b w:val="0"/>
          <w:sz w:val="24"/>
        </w:rPr>
        <w:instrText xml:space="preserve"> REF curved_CNT_generation \h </w:instrText>
      </w:r>
      <w:r w:rsidR="006D68AF" w:rsidRPr="009D62DC">
        <w:rPr>
          <w:rFonts w:asciiTheme="majorBidi" w:hAnsiTheme="majorBidi" w:cstheme="majorBidi"/>
          <w:b w:val="0"/>
          <w:sz w:val="24"/>
        </w:rPr>
        <w:instrText xml:space="preserve"> \* MERGEFORMAT </w:instrText>
      </w:r>
      <w:r w:rsidR="006465DE" w:rsidRPr="009D62DC">
        <w:rPr>
          <w:rFonts w:asciiTheme="majorBidi" w:hAnsiTheme="majorBidi" w:cstheme="majorBidi"/>
          <w:b w:val="0"/>
          <w:sz w:val="24"/>
        </w:rPr>
      </w:r>
      <w:r w:rsidR="006465DE" w:rsidRPr="009D62DC">
        <w:rPr>
          <w:rFonts w:asciiTheme="majorBidi" w:hAnsiTheme="majorBidi" w:cstheme="majorBidi"/>
          <w:b w:val="0"/>
          <w:sz w:val="24"/>
        </w:rPr>
        <w:fldChar w:fldCharType="separate"/>
      </w:r>
      <w:r w:rsidR="00005294" w:rsidRPr="009D62DC">
        <w:rPr>
          <w:rFonts w:asciiTheme="majorBidi" w:hAnsiTheme="majorBidi" w:cstheme="majorBidi" w:hint="eastAsia"/>
          <w:b w:val="0"/>
          <w:sz w:val="24"/>
        </w:rPr>
        <w:t xml:space="preserve">Fig. </w:t>
      </w:r>
      <w:r w:rsidR="006465DE" w:rsidRPr="009D62DC">
        <w:rPr>
          <w:rFonts w:asciiTheme="majorBidi" w:hAnsiTheme="majorBidi" w:cstheme="majorBidi"/>
          <w:b w:val="0"/>
          <w:noProof/>
          <w:sz w:val="24"/>
        </w:rPr>
        <w:t>4</w:t>
      </w:r>
      <w:r w:rsidR="006465DE" w:rsidRPr="009D62DC">
        <w:rPr>
          <w:rFonts w:asciiTheme="majorBidi" w:hAnsiTheme="majorBidi" w:cstheme="majorBidi"/>
          <w:b w:val="0"/>
          <w:sz w:val="24"/>
        </w:rPr>
        <w:fldChar w:fldCharType="end"/>
      </w:r>
      <w:r w:rsidR="006465DE" w:rsidRPr="009D62DC">
        <w:rPr>
          <w:rFonts w:asciiTheme="majorBidi" w:hAnsiTheme="majorBidi" w:cstheme="majorBidi"/>
          <w:b w:val="0"/>
          <w:sz w:val="24"/>
        </w:rPr>
        <w:t xml:space="preserve"> </w:t>
      </w:r>
      <w:r w:rsidR="00887530" w:rsidRPr="009D62DC">
        <w:rPr>
          <w:rFonts w:asciiTheme="majorBidi" w:hAnsiTheme="majorBidi" w:cstheme="majorBidi"/>
          <w:b w:val="0"/>
          <w:sz w:val="24"/>
        </w:rPr>
        <w:t xml:space="preserve">shows </w:t>
      </w:r>
      <w:r w:rsidR="00A902CE" w:rsidRPr="009D62DC">
        <w:rPr>
          <w:rFonts w:asciiTheme="majorBidi" w:hAnsiTheme="majorBidi" w:cstheme="majorBidi"/>
          <w:b w:val="0"/>
          <w:sz w:val="24"/>
        </w:rPr>
        <w:t>an</w:t>
      </w:r>
      <w:r w:rsidR="00887530" w:rsidRPr="009D62DC">
        <w:rPr>
          <w:rFonts w:asciiTheme="majorBidi" w:hAnsiTheme="majorBidi" w:cstheme="majorBidi"/>
          <w:b w:val="0"/>
          <w:sz w:val="24"/>
        </w:rPr>
        <w:t xml:space="preserve"> example of two adjacent segments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m:t>
            </m:r>
          </m:sub>
        </m:sSub>
      </m:oMath>
      <w:r w:rsidR="00887530" w:rsidRPr="009D62DC">
        <w:rPr>
          <w:rFonts w:asciiTheme="majorBidi" w:hAnsiTheme="majorBidi" w:cstheme="majorBidi"/>
          <w:b w:val="0"/>
          <w:sz w:val="24"/>
        </w:rPr>
        <w:t xml:space="preserve"> and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oMath>
      <w:r w:rsidR="00887530" w:rsidRPr="009D62DC">
        <w:rPr>
          <w:rFonts w:asciiTheme="majorBidi" w:hAnsiTheme="majorBidi" w:cstheme="majorBidi"/>
          <w:b w:val="0"/>
          <w:sz w:val="24"/>
        </w:rPr>
        <w:t>.</w:t>
      </w:r>
      <w:r w:rsidR="00887530" w:rsidRPr="009D62DC">
        <w:rPr>
          <w:rFonts w:asciiTheme="majorBidi" w:hAnsiTheme="majorBidi" w:cstheme="majorBidi" w:hint="eastAsia"/>
          <w:b w:val="0"/>
          <w:sz w:val="24"/>
        </w:rPr>
        <w:t xml:space="preserve"> Once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m:t>
            </m:r>
          </m:sub>
        </m:sSub>
      </m:oMath>
      <w:r w:rsidR="00887530" w:rsidRPr="009D62DC">
        <w:rPr>
          <w:rFonts w:asciiTheme="majorBidi" w:hAnsiTheme="majorBidi" w:cstheme="majorBidi" w:hint="eastAsia"/>
          <w:b w:val="0"/>
          <w:sz w:val="24"/>
        </w:rPr>
        <w:t xml:space="preserve"> is determined,</w:t>
      </w:r>
      <w:r w:rsidR="00887530" w:rsidRPr="009D62DC">
        <w:rPr>
          <w:rFonts w:asciiTheme="majorBidi" w:hAnsiTheme="majorBidi" w:cstheme="majorBidi"/>
          <w:b w:val="0"/>
          <w:sz w:val="24"/>
        </w:rPr>
        <w:t xml:space="preserve"> </w:t>
      </w:r>
      <w:r w:rsidR="005E3358" w:rsidRPr="009D62DC">
        <w:rPr>
          <w:rFonts w:asciiTheme="majorBidi" w:hAnsiTheme="majorBidi" w:cstheme="majorBidi" w:hint="eastAsia"/>
          <w:b w:val="0"/>
          <w:sz w:val="24"/>
        </w:rPr>
        <w:t>t</w:t>
      </w:r>
      <w:r w:rsidR="005E3358" w:rsidRPr="009D62DC">
        <w:rPr>
          <w:rFonts w:asciiTheme="majorBidi" w:hAnsiTheme="majorBidi" w:cstheme="majorBidi"/>
          <w:b w:val="0"/>
          <w:sz w:val="24"/>
        </w:rPr>
        <w:t xml:space="preserve">he new point </w:t>
      </w:r>
      <m:oMath>
        <m:sSub>
          <m:sSubPr>
            <m:ctrlPr>
              <w:rPr>
                <w:rFonts w:ascii="Cambria Math" w:hAnsi="Cambria Math" w:cstheme="majorBidi"/>
                <w:b w:val="0"/>
                <w:sz w:val="24"/>
              </w:rPr>
            </m:ctrlPr>
          </m:sSubPr>
          <m:e>
            <m:r>
              <m:rPr>
                <m:sty m:val="bi"/>
              </m:rPr>
              <w:rPr>
                <w:rFonts w:ascii="Cambria Math" w:hAnsi="Cambria Math" w:cstheme="majorBidi"/>
                <w:sz w:val="24"/>
              </w:rPr>
              <m:t>A</m:t>
            </m:r>
          </m:e>
          <m:sub>
            <m:r>
              <m:rPr>
                <m:sty m:val="bi"/>
              </m:rPr>
              <w:rPr>
                <w:rFonts w:ascii="Cambria Math" w:hAnsi="Cambria Math" w:cstheme="majorBidi"/>
                <w:sz w:val="24"/>
              </w:rPr>
              <m:t>i+1</m:t>
            </m:r>
          </m:sub>
        </m:sSub>
      </m:oMath>
      <w:r w:rsidR="00887530" w:rsidRPr="009D62DC">
        <w:rPr>
          <w:rFonts w:asciiTheme="majorBidi" w:hAnsiTheme="majorBidi" w:cstheme="majorBidi"/>
          <w:b w:val="0"/>
          <w:sz w:val="24"/>
        </w:rPr>
        <w:t xml:space="preserve"> </w:t>
      </w:r>
      <w:r w:rsidR="005E3358" w:rsidRPr="009D62DC">
        <w:rPr>
          <w:rFonts w:asciiTheme="majorBidi" w:hAnsiTheme="majorBidi" w:cstheme="majorBidi"/>
          <w:b w:val="0"/>
          <w:sz w:val="24"/>
        </w:rPr>
        <w:t>is created</w:t>
      </w:r>
      <w:r w:rsidR="00887530" w:rsidRPr="009D62DC">
        <w:rPr>
          <w:rFonts w:asciiTheme="majorBidi" w:hAnsiTheme="majorBidi" w:cstheme="majorBidi"/>
          <w:b w:val="0"/>
          <w:sz w:val="24"/>
        </w:rPr>
        <w:t xml:space="preserve"> at </w:t>
      </w:r>
      <w:r w:rsidR="00887530" w:rsidRPr="009D62DC">
        <w:rPr>
          <w:rFonts w:asciiTheme="majorBidi" w:hAnsiTheme="majorBidi" w:cstheme="majorBidi" w:hint="eastAsia"/>
          <w:b w:val="0"/>
          <w:sz w:val="24"/>
        </w:rPr>
        <w:t>a random position on the bottom edge of the cone.</w:t>
      </w:r>
    </w:p>
    <w:p w14:paraId="6DF4A638" w14:textId="11718E0B" w:rsidR="00936B29" w:rsidRPr="0095398A" w:rsidRDefault="00936B29" w:rsidP="00A902CE">
      <w:pPr>
        <w:pStyle w:val="1"/>
        <w:numPr>
          <w:ilvl w:val="0"/>
          <w:numId w:val="0"/>
        </w:numPr>
        <w:spacing w:before="360"/>
        <w:ind w:right="-23"/>
        <w:jc w:val="center"/>
        <w:rPr>
          <w:rFonts w:asciiTheme="majorBidi" w:hAnsiTheme="majorBidi" w:cstheme="majorBidi"/>
          <w:b w:val="0"/>
          <w:sz w:val="24"/>
        </w:rPr>
      </w:pPr>
      <w:r w:rsidRPr="0095398A">
        <w:rPr>
          <w:rFonts w:asciiTheme="majorBidi" w:hAnsiTheme="majorBidi" w:cstheme="majorBidi"/>
          <w:b w:val="0"/>
          <w:noProof/>
          <w:sz w:val="24"/>
          <w:lang w:val="en-CA" w:eastAsia="ja-JP"/>
        </w:rPr>
        <w:lastRenderedPageBreak/>
        <w:drawing>
          <wp:inline distT="0" distB="0" distL="0" distR="0" wp14:anchorId="4A8DC880" wp14:editId="5D2FE503">
            <wp:extent cx="3043555" cy="1214755"/>
            <wp:effectExtent l="0" t="0" r="4445" b="4445"/>
            <wp:docPr id="15" name="图片 15" descr="F:\Academic Research\Literatures\Public Papers\Publication_UoT\paper1\Curved_C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ademic Research\Literatures\Public Papers\Publication_UoT\paper1\Curved_C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3555" cy="1214755"/>
                    </a:xfrm>
                    <a:prstGeom prst="rect">
                      <a:avLst/>
                    </a:prstGeom>
                    <a:noFill/>
                    <a:ln>
                      <a:noFill/>
                    </a:ln>
                  </pic:spPr>
                </pic:pic>
              </a:graphicData>
            </a:graphic>
          </wp:inline>
        </w:drawing>
      </w:r>
    </w:p>
    <w:p w14:paraId="4C62E954" w14:textId="094CB49E" w:rsidR="00936B29" w:rsidRPr="009D62DC" w:rsidRDefault="00936B29" w:rsidP="00A902CE">
      <w:pPr>
        <w:pStyle w:val="1"/>
        <w:numPr>
          <w:ilvl w:val="0"/>
          <w:numId w:val="0"/>
        </w:numPr>
        <w:spacing w:afterLines="150" w:after="360" w:line="240" w:lineRule="auto"/>
        <w:ind w:right="-23"/>
        <w:jc w:val="center"/>
        <w:rPr>
          <w:rFonts w:asciiTheme="majorBidi" w:hAnsiTheme="majorBidi" w:cstheme="majorBidi"/>
          <w:b w:val="0"/>
          <w:sz w:val="24"/>
        </w:rPr>
      </w:pPr>
      <w:bookmarkStart w:id="98" w:name="curved_CNT_generation"/>
      <w:r w:rsidRPr="0095398A">
        <w:rPr>
          <w:rFonts w:asciiTheme="majorBidi" w:hAnsiTheme="majorBidi" w:cstheme="majorBidi" w:hint="eastAsia"/>
          <w:sz w:val="24"/>
        </w:rPr>
        <w:t>Fig</w:t>
      </w:r>
      <w:r w:rsidR="0044230C" w:rsidRPr="0095398A">
        <w:rPr>
          <w:rFonts w:asciiTheme="majorBidi" w:hAnsiTheme="majorBidi" w:cstheme="majorBidi" w:hint="eastAsia"/>
          <w:sz w:val="24"/>
        </w:rPr>
        <w:t>.</w:t>
      </w:r>
      <w:r w:rsidR="00E117FB" w:rsidRPr="0095398A">
        <w:rPr>
          <w:rFonts w:asciiTheme="majorBidi" w:hAnsiTheme="majorBidi" w:cstheme="majorBidi"/>
          <w:sz w:val="24"/>
        </w:rPr>
        <w:t xml:space="preserve"> </w:t>
      </w:r>
      <w:r w:rsidR="006465DE" w:rsidRPr="0095398A">
        <w:rPr>
          <w:rFonts w:asciiTheme="majorBidi" w:hAnsiTheme="majorBidi" w:cstheme="majorBidi"/>
          <w:bCs/>
          <w:sz w:val="24"/>
        </w:rPr>
        <w:fldChar w:fldCharType="begin"/>
      </w:r>
      <w:r w:rsidR="006465DE" w:rsidRPr="0095398A">
        <w:rPr>
          <w:rFonts w:asciiTheme="majorBidi" w:hAnsiTheme="majorBidi" w:cstheme="majorBidi"/>
          <w:bCs/>
          <w:sz w:val="24"/>
        </w:rPr>
        <w:instrText xml:space="preserve"> SEQ Fig\* Arabic\s </w:instrText>
      </w:r>
      <w:r w:rsidR="006465DE" w:rsidRPr="0095398A">
        <w:rPr>
          <w:rFonts w:asciiTheme="majorBidi" w:hAnsiTheme="majorBidi" w:cstheme="majorBidi"/>
          <w:bCs/>
          <w:sz w:val="24"/>
        </w:rPr>
        <w:fldChar w:fldCharType="separate"/>
      </w:r>
      <w:r w:rsidR="006465DE" w:rsidRPr="0095398A">
        <w:rPr>
          <w:rFonts w:asciiTheme="majorBidi" w:hAnsiTheme="majorBidi" w:cstheme="majorBidi"/>
          <w:bCs/>
          <w:noProof/>
          <w:sz w:val="24"/>
        </w:rPr>
        <w:t>4</w:t>
      </w:r>
      <w:r w:rsidR="006465DE" w:rsidRPr="0095398A">
        <w:rPr>
          <w:rFonts w:asciiTheme="majorBidi" w:hAnsiTheme="majorBidi" w:cstheme="majorBidi"/>
          <w:bCs/>
          <w:sz w:val="24"/>
        </w:rPr>
        <w:fldChar w:fldCharType="end"/>
      </w:r>
      <w:bookmarkEnd w:id="98"/>
      <w:r w:rsidR="0044230C" w:rsidRPr="0095398A">
        <w:rPr>
          <w:rFonts w:asciiTheme="majorBidi" w:hAnsiTheme="majorBidi" w:cstheme="majorBidi" w:hint="eastAsia"/>
          <w:sz w:val="24"/>
        </w:rPr>
        <w:t>.</w:t>
      </w:r>
      <w:r w:rsidR="00A902CE" w:rsidRPr="0095398A">
        <w:rPr>
          <w:rFonts w:asciiTheme="majorBidi" w:hAnsiTheme="majorBidi" w:cstheme="majorBidi"/>
          <w:b w:val="0"/>
          <w:sz w:val="24"/>
        </w:rPr>
        <w:t xml:space="preserve"> Modeling of curved CNTS as</w:t>
      </w:r>
      <w:r w:rsidR="00347758" w:rsidRPr="0095398A">
        <w:rPr>
          <w:rFonts w:asciiTheme="majorBidi" w:hAnsiTheme="majorBidi" w:cstheme="majorBidi" w:hint="eastAsia"/>
          <w:b w:val="0"/>
          <w:sz w:val="24"/>
        </w:rPr>
        <w:t xml:space="preserve"> adj</w:t>
      </w:r>
      <w:r w:rsidR="00347758" w:rsidRPr="00CE5EDA">
        <w:rPr>
          <w:rFonts w:asciiTheme="majorBidi" w:hAnsiTheme="majorBidi" w:cstheme="majorBidi" w:hint="eastAsia"/>
          <w:b w:val="0"/>
          <w:sz w:val="24"/>
        </w:rPr>
        <w:t>acent segments</w:t>
      </w:r>
      <w:r w:rsidR="00A902CE" w:rsidRPr="00CE5EDA">
        <w:rPr>
          <w:rFonts w:asciiTheme="majorBidi" w:hAnsiTheme="majorBidi" w:cstheme="majorBidi"/>
          <w:b w:val="0"/>
          <w:sz w:val="24"/>
        </w:rPr>
        <w:t xml:space="preserve"> of length </w:t>
      </w:r>
      <w:r w:rsidR="00A902CE" w:rsidRPr="00CE5EDA">
        <w:rPr>
          <w:rFonts w:ascii="Cambria Math" w:hAnsi="Cambria Math" w:cstheme="majorBidi"/>
          <w:b w:val="0"/>
          <w:sz w:val="24"/>
        </w:rPr>
        <w:t>△</w:t>
      </w:r>
      <w:r w:rsidR="00A902CE" w:rsidRPr="00CE5EDA">
        <w:rPr>
          <w:rFonts w:asciiTheme="majorBidi" w:hAnsiTheme="majorBidi" w:cstheme="majorBidi"/>
          <w:b w:val="0"/>
          <w:sz w:val="24"/>
        </w:rPr>
        <w:t xml:space="preserve">L and relative orientation </w:t>
      </w:r>
      <w:r w:rsidR="00A902CE" w:rsidRPr="009D62DC">
        <w:rPr>
          <w:rFonts w:asciiTheme="majorBidi" w:hAnsiTheme="majorBidi" w:cstheme="majorBidi"/>
          <w:b w:val="0"/>
          <w:sz w:val="24"/>
        </w:rPr>
        <w:t>angle</w:t>
      </w:r>
      <w:r w:rsidR="00FC76D8" w:rsidRPr="009D62DC">
        <w:rPr>
          <w:rFonts w:asciiTheme="majorBidi" w:hAnsiTheme="majorBidi" w:cstheme="majorBidi"/>
          <w:b w:val="0"/>
          <w:sz w:val="24"/>
        </w:rPr>
        <w:t xml:space="preserve"> </w:t>
      </w:r>
      <m:oMath>
        <m:r>
          <m:rPr>
            <m:nor/>
          </m:rPr>
          <w:rPr>
            <w:rFonts w:ascii="Cambria Math" w:hAnsi="Cambria Math" w:cstheme="majorBidi"/>
            <w:b w:val="0"/>
            <w:sz w:val="24"/>
          </w:rPr>
          <m:t>∆</m:t>
        </m:r>
        <m:r>
          <m:rPr>
            <m:nor/>
          </m:rPr>
          <w:rPr>
            <w:rFonts w:ascii="Cambria Math" w:hAnsi="Cambria Math" w:cstheme="majorBidi"/>
            <w:b w:val="0"/>
            <w:i/>
            <w:sz w:val="24"/>
          </w:rPr>
          <m:t>θ</m:t>
        </m:r>
      </m:oMath>
      <w:r w:rsidR="00347758" w:rsidRPr="009D62DC">
        <w:rPr>
          <w:rFonts w:asciiTheme="majorBidi" w:hAnsiTheme="majorBidi" w:cstheme="majorBidi" w:hint="eastAsia"/>
          <w:b w:val="0"/>
          <w:sz w:val="24"/>
        </w:rPr>
        <w:t>.</w:t>
      </w:r>
    </w:p>
    <w:p w14:paraId="3CCF20B9" w14:textId="71974D24" w:rsidR="00887530" w:rsidRPr="00F8479D" w:rsidRDefault="00B971F6" w:rsidP="003E5F3B">
      <w:pPr>
        <w:pStyle w:val="1"/>
        <w:numPr>
          <w:ilvl w:val="0"/>
          <w:numId w:val="0"/>
        </w:numPr>
        <w:ind w:right="-23" w:firstLine="426"/>
        <w:rPr>
          <w:rFonts w:asciiTheme="majorBidi" w:hAnsiTheme="majorBidi" w:cstheme="majorBidi"/>
          <w:b w:val="0"/>
          <w:sz w:val="24"/>
        </w:rPr>
      </w:pPr>
      <w:r w:rsidRPr="009D62DC">
        <w:rPr>
          <w:rFonts w:asciiTheme="majorBidi" w:hAnsiTheme="majorBidi" w:cstheme="majorBidi"/>
          <w:b w:val="0"/>
          <w:sz w:val="24"/>
        </w:rPr>
        <w:t>Noting that</w:t>
      </w:r>
      <w:r w:rsidR="00887530" w:rsidRPr="009D62DC">
        <w:rPr>
          <w:rFonts w:asciiTheme="majorBidi" w:hAnsiTheme="majorBidi" w:cstheme="majorBidi" w:hint="eastAsia"/>
          <w:b w:val="0"/>
          <w:sz w:val="24"/>
        </w:rPr>
        <w:t xml:space="preserve"> </w:t>
      </w:r>
      <m:oMath>
        <m:r>
          <m:rPr>
            <m:nor/>
          </m:rPr>
          <w:rPr>
            <w:rFonts w:ascii="Cambria Math" w:hAnsi="Cambria Math" w:cstheme="majorBidi"/>
            <w:b w:val="0"/>
            <w:sz w:val="24"/>
          </w:rPr>
          <m:t>∆</m:t>
        </m:r>
        <m:r>
          <m:rPr>
            <m:nor/>
          </m:rPr>
          <w:rPr>
            <w:rFonts w:ascii="Cambria Math" w:hAnsi="Cambria Math" w:cstheme="majorBidi"/>
            <w:b w:val="0"/>
            <w:i/>
            <w:sz w:val="24"/>
          </w:rPr>
          <m:t>θ</m:t>
        </m:r>
      </m:oMath>
      <w:r w:rsidR="002D35BE">
        <w:rPr>
          <w:rFonts w:asciiTheme="majorBidi" w:hAnsiTheme="majorBidi" w:cstheme="majorBidi"/>
          <w:b w:val="0"/>
          <w:sz w:val="24"/>
        </w:rPr>
        <w:t xml:space="preserve">  is</w:t>
      </w:r>
      <w:r w:rsidR="00887530" w:rsidRPr="009D62DC">
        <w:rPr>
          <w:rFonts w:asciiTheme="majorBidi" w:hAnsiTheme="majorBidi" w:cstheme="majorBidi" w:hint="eastAsia"/>
          <w:b w:val="0"/>
          <w:sz w:val="24"/>
        </w:rPr>
        <w:t xml:space="preserve"> a constant value for a curved CNT</w:t>
      </w:r>
      <w:r w:rsidR="00EE6B1E" w:rsidRPr="009D62DC">
        <w:rPr>
          <w:rFonts w:asciiTheme="majorBidi" w:hAnsiTheme="majorBidi" w:cstheme="majorBidi"/>
          <w:b w:val="0"/>
          <w:sz w:val="24"/>
        </w:rPr>
        <w:t xml:space="preserve"> with specific curvature</w:t>
      </w:r>
      <w:r w:rsidRPr="009D62DC">
        <w:rPr>
          <w:rFonts w:asciiTheme="majorBidi" w:hAnsiTheme="majorBidi" w:cstheme="majorBidi"/>
          <w:b w:val="0"/>
          <w:sz w:val="24"/>
        </w:rPr>
        <w:t>, it</w:t>
      </w:r>
      <w:r w:rsidR="00EE6B1E" w:rsidRPr="009D62DC">
        <w:rPr>
          <w:rFonts w:asciiTheme="majorBidi" w:hAnsiTheme="majorBidi" w:cstheme="majorBidi"/>
          <w:b w:val="0"/>
          <w:sz w:val="24"/>
        </w:rPr>
        <w:t xml:space="preserve"> can be varied to represent nanotube with different morphologies. T</w:t>
      </w:r>
      <w:r w:rsidR="00887530" w:rsidRPr="009D62DC">
        <w:rPr>
          <w:rFonts w:asciiTheme="majorBidi" w:hAnsiTheme="majorBidi" w:cstheme="majorBidi" w:hint="eastAsia"/>
          <w:b w:val="0"/>
          <w:sz w:val="24"/>
        </w:rPr>
        <w:t xml:space="preserve">he curvature </w:t>
      </w:r>
      <w:r w:rsidR="005E3358" w:rsidRPr="009D62DC">
        <w:rPr>
          <w:rFonts w:asciiTheme="majorBidi" w:hAnsiTheme="majorBidi" w:cstheme="majorBidi"/>
          <w:b w:val="0"/>
          <w:sz w:val="24"/>
        </w:rPr>
        <w:t>o</w:t>
      </w:r>
      <w:r w:rsidR="005E3358" w:rsidRPr="00372A73">
        <w:rPr>
          <w:rFonts w:asciiTheme="majorBidi" w:hAnsiTheme="majorBidi" w:cstheme="majorBidi"/>
          <w:b w:val="0"/>
          <w:sz w:val="24"/>
        </w:rPr>
        <w:t>f the CNT</w:t>
      </w:r>
      <w:r>
        <w:rPr>
          <w:rFonts w:asciiTheme="majorBidi" w:hAnsiTheme="majorBidi" w:cstheme="majorBidi"/>
          <w:b w:val="0"/>
          <w:sz w:val="24"/>
        </w:rPr>
        <w:t xml:space="preserve"> can thus be</w:t>
      </w:r>
      <w:r w:rsidR="005E3358" w:rsidRPr="00372A73">
        <w:rPr>
          <w:rFonts w:asciiTheme="majorBidi" w:hAnsiTheme="majorBidi" w:cstheme="majorBidi"/>
          <w:b w:val="0"/>
          <w:sz w:val="24"/>
        </w:rPr>
        <w:t xml:space="preserve"> </w:t>
      </w:r>
      <w:r w:rsidR="00887530" w:rsidRPr="0036143C">
        <w:rPr>
          <w:rFonts w:asciiTheme="majorBidi" w:hAnsiTheme="majorBidi" w:cstheme="majorBidi" w:hint="eastAsia"/>
          <w:b w:val="0"/>
          <w:sz w:val="24"/>
        </w:rPr>
        <w:t>defined as</w:t>
      </w:r>
      <w:r w:rsidR="005E3358" w:rsidRPr="0036143C">
        <w:rPr>
          <w:rFonts w:asciiTheme="majorBidi" w:hAnsiTheme="majorBidi" w:cstheme="majorBidi"/>
          <w:b w:val="0"/>
          <w:sz w:val="24"/>
        </w:rPr>
        <w:t>:</w:t>
      </w:r>
    </w:p>
    <w:p w14:paraId="07EF6442" w14:textId="4156E5AB" w:rsidR="00887530" w:rsidRPr="0095398A" w:rsidRDefault="005E3358" w:rsidP="0007444A">
      <w:pPr>
        <w:pStyle w:val="equation"/>
        <w:ind w:right="-23"/>
      </w:pPr>
      <w:r w:rsidRPr="00F8479D">
        <w:rPr>
          <w:rFonts w:eastAsia="Adobe 宋体 Std L"/>
        </w:rPr>
        <w:tab/>
      </w:r>
      <m:oMath>
        <m:r>
          <w:rPr>
            <w:rFonts w:ascii="Cambria Math" w:hAnsi="Cambria Math"/>
          </w:rPr>
          <m:t>δ</m:t>
        </m:r>
        <m:r>
          <m:rPr>
            <m:sty m:val="p"/>
          </m:rP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∆l</m:t>
            </m:r>
          </m:den>
        </m:f>
      </m:oMath>
      <w:r w:rsidRPr="0095398A">
        <w:rPr>
          <w:rFonts w:hint="eastAsia"/>
        </w:rPr>
        <w:t xml:space="preserve"> </w:t>
      </w:r>
      <w:r w:rsidRPr="0095398A">
        <w:tab/>
      </w:r>
      <w:bookmarkStart w:id="99" w:name="eq16"/>
      <w:r w:rsidRPr="0095398A">
        <w:t>(</w:t>
      </w:r>
      <w:r w:rsidR="00BA2F43" w:rsidRPr="0095398A">
        <w:rPr>
          <w:noProof/>
        </w:rPr>
        <w:fldChar w:fldCharType="begin"/>
      </w:r>
      <w:r w:rsidR="00BA2F43" w:rsidRPr="0095398A">
        <w:rPr>
          <w:noProof/>
        </w:rPr>
        <w:instrText xml:space="preserve"> SEQ equation \* Arabic\s </w:instrText>
      </w:r>
      <w:r w:rsidR="00BA2F43" w:rsidRPr="0095398A">
        <w:rPr>
          <w:noProof/>
        </w:rPr>
        <w:fldChar w:fldCharType="separate"/>
      </w:r>
      <w:r w:rsidRPr="0095398A">
        <w:rPr>
          <w:noProof/>
        </w:rPr>
        <w:t>16</w:t>
      </w:r>
      <w:r w:rsidR="00BA2F43" w:rsidRPr="0095398A">
        <w:rPr>
          <w:noProof/>
        </w:rPr>
        <w:fldChar w:fldCharType="end"/>
      </w:r>
      <w:r w:rsidRPr="0095398A">
        <w:t>)</w:t>
      </w:r>
      <w:bookmarkEnd w:id="99"/>
    </w:p>
    <w:p w14:paraId="2037E38C" w14:textId="13E90C61" w:rsidR="00887530" w:rsidRPr="0095398A" w:rsidRDefault="00887530" w:rsidP="003E5F3B">
      <w:pPr>
        <w:pStyle w:val="1"/>
        <w:numPr>
          <w:ilvl w:val="0"/>
          <w:numId w:val="0"/>
        </w:numPr>
        <w:ind w:right="-23" w:firstLine="426"/>
        <w:rPr>
          <w:rFonts w:asciiTheme="majorBidi" w:hAnsiTheme="majorBidi" w:cstheme="majorBidi"/>
          <w:b w:val="0"/>
          <w:sz w:val="24"/>
        </w:rPr>
      </w:pPr>
      <w:r w:rsidRPr="00416E78">
        <w:rPr>
          <w:rFonts w:asciiTheme="majorBidi" w:hAnsiTheme="majorBidi" w:cstheme="majorBidi" w:hint="eastAsia"/>
          <w:b w:val="0"/>
          <w:sz w:val="24"/>
        </w:rPr>
        <w:t>A</w:t>
      </w:r>
      <w:r w:rsidRPr="00416E78">
        <w:rPr>
          <w:rFonts w:asciiTheme="majorBidi" w:hAnsiTheme="majorBidi" w:cstheme="majorBidi"/>
          <w:b w:val="0"/>
          <w:sz w:val="24"/>
        </w:rPr>
        <w:t xml:space="preserve"> series of </w:t>
      </w:r>
      <w:r w:rsidRPr="00964ABA">
        <w:rPr>
          <w:rFonts w:asciiTheme="majorBidi" w:hAnsiTheme="majorBidi" w:cstheme="majorBidi" w:hint="eastAsia"/>
          <w:b w:val="0"/>
          <w:sz w:val="24"/>
        </w:rPr>
        <w:t xml:space="preserve">cylinders are created for each segment to represent the curved CNT and they are also discretized </w:t>
      </w:r>
      <w:r w:rsidR="00B971F6">
        <w:rPr>
          <w:rFonts w:asciiTheme="majorBidi" w:hAnsiTheme="majorBidi" w:cstheme="majorBidi"/>
          <w:b w:val="0"/>
          <w:sz w:val="24"/>
        </w:rPr>
        <w:t>using</w:t>
      </w:r>
      <w:r w:rsidR="00B971F6" w:rsidRPr="00964ABA">
        <w:rPr>
          <w:rFonts w:asciiTheme="majorBidi" w:hAnsiTheme="majorBidi" w:cstheme="majorBidi" w:hint="eastAsia"/>
          <w:b w:val="0"/>
          <w:sz w:val="24"/>
        </w:rPr>
        <w:t xml:space="preserve"> </w:t>
      </w:r>
      <w:r w:rsidRPr="00964ABA">
        <w:rPr>
          <w:rFonts w:asciiTheme="majorBidi" w:hAnsiTheme="majorBidi" w:cstheme="majorBidi" w:hint="eastAsia"/>
          <w:b w:val="0"/>
          <w:sz w:val="24"/>
        </w:rPr>
        <w:t>hexahedral elements.</w:t>
      </w:r>
      <w:r w:rsidR="003650E9" w:rsidRPr="00F465C0">
        <w:rPr>
          <w:rFonts w:asciiTheme="majorBidi" w:hAnsiTheme="majorBidi" w:cstheme="majorBidi" w:hint="eastAsia"/>
          <w:b w:val="0"/>
          <w:sz w:val="24"/>
        </w:rPr>
        <w:t xml:space="preserve"> </w:t>
      </w:r>
      <w:r w:rsidR="005E3358" w:rsidRPr="0095398A">
        <w:rPr>
          <w:rFonts w:asciiTheme="majorBidi" w:hAnsiTheme="majorBidi" w:cstheme="majorBidi"/>
          <w:b w:val="0"/>
          <w:sz w:val="24"/>
        </w:rPr>
        <w:fldChar w:fldCharType="begin"/>
      </w:r>
      <w:r w:rsidR="005E3358" w:rsidRPr="0095398A">
        <w:rPr>
          <w:rFonts w:asciiTheme="majorBidi" w:hAnsiTheme="majorBidi" w:cstheme="majorBidi"/>
          <w:b w:val="0"/>
          <w:sz w:val="24"/>
        </w:rPr>
        <w:instrText xml:space="preserve"> REF Single_CNT_samples \h </w:instrText>
      </w:r>
      <w:r w:rsidR="006D68AF" w:rsidRPr="0095398A">
        <w:rPr>
          <w:rFonts w:asciiTheme="majorBidi" w:hAnsiTheme="majorBidi" w:cstheme="majorBidi"/>
          <w:b w:val="0"/>
          <w:sz w:val="24"/>
        </w:rPr>
        <w:instrText xml:space="preserve"> \* MERGEFORMAT </w:instrText>
      </w:r>
      <w:r w:rsidR="005E3358" w:rsidRPr="0095398A">
        <w:rPr>
          <w:rFonts w:asciiTheme="majorBidi" w:hAnsiTheme="majorBidi" w:cstheme="majorBidi"/>
          <w:b w:val="0"/>
          <w:sz w:val="24"/>
        </w:rPr>
      </w:r>
      <w:r w:rsidR="005E3358" w:rsidRPr="0095398A">
        <w:rPr>
          <w:rFonts w:asciiTheme="majorBidi" w:hAnsiTheme="majorBidi" w:cstheme="majorBidi"/>
          <w:b w:val="0"/>
          <w:sz w:val="24"/>
        </w:rPr>
        <w:fldChar w:fldCharType="separate"/>
      </w:r>
      <w:r w:rsidR="005E3358" w:rsidRPr="0095398A">
        <w:rPr>
          <w:rFonts w:asciiTheme="majorBidi" w:hAnsiTheme="majorBidi" w:cstheme="majorBidi" w:hint="eastAsia"/>
          <w:b w:val="0"/>
          <w:sz w:val="24"/>
        </w:rPr>
        <w:t>Fig.</w:t>
      </w:r>
      <w:r w:rsidR="00E117FB" w:rsidRPr="0095398A">
        <w:rPr>
          <w:rFonts w:asciiTheme="majorBidi" w:hAnsiTheme="majorBidi" w:cstheme="majorBidi"/>
          <w:b w:val="0"/>
          <w:sz w:val="24"/>
        </w:rPr>
        <w:t xml:space="preserve"> </w:t>
      </w:r>
      <w:r w:rsidR="005E3358" w:rsidRPr="0095398A">
        <w:rPr>
          <w:rFonts w:asciiTheme="majorBidi" w:hAnsiTheme="majorBidi" w:cstheme="majorBidi"/>
          <w:b w:val="0"/>
          <w:noProof/>
          <w:sz w:val="24"/>
        </w:rPr>
        <w:t>5</w:t>
      </w:r>
      <w:r w:rsidR="005E3358" w:rsidRPr="0095398A">
        <w:rPr>
          <w:rFonts w:asciiTheme="majorBidi" w:hAnsiTheme="majorBidi" w:cstheme="majorBidi"/>
          <w:b w:val="0"/>
          <w:sz w:val="24"/>
        </w:rPr>
        <w:fldChar w:fldCharType="end"/>
      </w:r>
      <w:r w:rsidR="003650E9" w:rsidRPr="0095398A">
        <w:rPr>
          <w:rFonts w:asciiTheme="majorBidi" w:hAnsiTheme="majorBidi" w:cstheme="majorBidi" w:hint="eastAsia"/>
          <w:b w:val="0"/>
          <w:sz w:val="24"/>
        </w:rPr>
        <w:t xml:space="preserve"> are </w:t>
      </w:r>
      <w:r w:rsidR="00B971F6">
        <w:rPr>
          <w:rFonts w:asciiTheme="majorBidi" w:hAnsiTheme="majorBidi" w:cstheme="majorBidi"/>
          <w:b w:val="0"/>
          <w:sz w:val="24"/>
        </w:rPr>
        <w:t>examples of</w:t>
      </w:r>
      <w:r w:rsidR="00B971F6" w:rsidRPr="0095398A">
        <w:rPr>
          <w:rFonts w:asciiTheme="majorBidi" w:hAnsiTheme="majorBidi" w:cstheme="majorBidi" w:hint="eastAsia"/>
          <w:b w:val="0"/>
          <w:sz w:val="24"/>
        </w:rPr>
        <w:t xml:space="preserve"> </w:t>
      </w:r>
      <w:r w:rsidR="003650E9" w:rsidRPr="0095398A">
        <w:rPr>
          <w:rFonts w:asciiTheme="majorBidi" w:hAnsiTheme="majorBidi" w:cstheme="majorBidi" w:hint="eastAsia"/>
          <w:b w:val="0"/>
          <w:sz w:val="24"/>
        </w:rPr>
        <w:t>curved CNT with different curvatures. It should be mentioned that the morphology o</w:t>
      </w:r>
      <w:r w:rsidR="0033651E" w:rsidRPr="0095398A">
        <w:rPr>
          <w:rFonts w:asciiTheme="majorBidi" w:hAnsiTheme="majorBidi" w:cstheme="majorBidi" w:hint="eastAsia"/>
          <w:b w:val="0"/>
          <w:sz w:val="24"/>
        </w:rPr>
        <w:t xml:space="preserve">f each curved </w:t>
      </w:r>
      <w:r w:rsidR="002D08EE" w:rsidRPr="0095398A">
        <w:rPr>
          <w:rFonts w:asciiTheme="majorBidi" w:hAnsiTheme="majorBidi" w:cstheme="majorBidi"/>
          <w:b w:val="0"/>
          <w:sz w:val="24"/>
        </w:rPr>
        <w:t>nanotube</w:t>
      </w:r>
      <w:r w:rsidR="0033651E" w:rsidRPr="0095398A">
        <w:rPr>
          <w:rFonts w:asciiTheme="majorBidi" w:hAnsiTheme="majorBidi" w:cstheme="majorBidi" w:hint="eastAsia"/>
          <w:b w:val="0"/>
          <w:sz w:val="24"/>
        </w:rPr>
        <w:t xml:space="preserve"> is different,</w:t>
      </w:r>
      <w:r w:rsidR="0033651E" w:rsidRPr="00416E78">
        <w:rPr>
          <w:rFonts w:asciiTheme="majorBidi" w:hAnsiTheme="majorBidi" w:cstheme="majorBidi"/>
          <w:b w:val="0"/>
          <w:sz w:val="24"/>
        </w:rPr>
        <w:t xml:space="preserve"> </w:t>
      </w:r>
      <w:r w:rsidR="00B971F6">
        <w:rPr>
          <w:rFonts w:asciiTheme="majorBidi" w:hAnsiTheme="majorBidi" w:cstheme="majorBidi"/>
          <w:b w:val="0"/>
          <w:sz w:val="24"/>
        </w:rPr>
        <w:t>indicative that</w:t>
      </w:r>
      <w:r w:rsidR="003650E9" w:rsidRPr="00416E78">
        <w:rPr>
          <w:rFonts w:asciiTheme="majorBidi" w:hAnsiTheme="majorBidi" w:cstheme="majorBidi" w:hint="eastAsia"/>
          <w:b w:val="0"/>
          <w:sz w:val="24"/>
        </w:rPr>
        <w:t xml:space="preserve"> our model is </w:t>
      </w:r>
      <w:r w:rsidR="00EC6E48" w:rsidRPr="00964ABA">
        <w:rPr>
          <w:rFonts w:asciiTheme="majorBidi" w:hAnsiTheme="majorBidi" w:cstheme="majorBidi"/>
          <w:b w:val="0"/>
          <w:sz w:val="24"/>
        </w:rPr>
        <w:t>closer</w:t>
      </w:r>
      <w:r w:rsidR="003650E9" w:rsidRPr="00964ABA">
        <w:rPr>
          <w:rFonts w:asciiTheme="majorBidi" w:hAnsiTheme="majorBidi" w:cstheme="majorBidi" w:hint="eastAsia"/>
          <w:b w:val="0"/>
          <w:sz w:val="24"/>
        </w:rPr>
        <w:t xml:space="preserve"> to reality than </w:t>
      </w:r>
      <w:r w:rsidR="003650E9" w:rsidRPr="00F465C0">
        <w:rPr>
          <w:rFonts w:asciiTheme="majorBidi" w:hAnsiTheme="majorBidi" w:cstheme="majorBidi"/>
          <w:b w:val="0"/>
          <w:sz w:val="24"/>
        </w:rPr>
        <w:t>earlier</w:t>
      </w:r>
      <w:r w:rsidR="003650E9" w:rsidRPr="00F465C0">
        <w:rPr>
          <w:rFonts w:asciiTheme="majorBidi" w:hAnsiTheme="majorBidi" w:cstheme="majorBidi" w:hint="eastAsia"/>
          <w:b w:val="0"/>
          <w:sz w:val="24"/>
        </w:rPr>
        <w:t xml:space="preserve"> studies which assume the morphology of all CNTs are same</w:t>
      </w:r>
      <w:r w:rsidR="002D08EE" w:rsidRPr="00F465C0">
        <w:rPr>
          <w:rFonts w:asciiTheme="majorBidi" w:hAnsiTheme="majorBidi" w:cstheme="majorBidi"/>
          <w:b w:val="0"/>
          <w:sz w:val="24"/>
        </w:rPr>
        <w:t xml:space="preserve"> and were simplified as </w:t>
      </w:r>
      <w:r w:rsidR="00086BEB" w:rsidRPr="00F465C0">
        <w:rPr>
          <w:rFonts w:asciiTheme="majorBidi" w:hAnsiTheme="majorBidi" w:cstheme="majorBidi"/>
          <w:b w:val="0"/>
          <w:sz w:val="24"/>
        </w:rPr>
        <w:t xml:space="preserve">sinusoidal </w:t>
      </w:r>
      <w:r w:rsidR="002D08EE" w:rsidRPr="00F465C0">
        <w:rPr>
          <w:rFonts w:asciiTheme="majorBidi" w:hAnsiTheme="majorBidi" w:cstheme="majorBidi"/>
          <w:b w:val="0"/>
          <w:sz w:val="24"/>
        </w:rPr>
        <w:t>cylinder</w:t>
      </w:r>
      <w:r w:rsidR="00B971F6">
        <w:rPr>
          <w:rFonts w:asciiTheme="majorBidi" w:hAnsiTheme="majorBidi" w:cstheme="majorBidi"/>
          <w:b w:val="0"/>
          <w:sz w:val="24"/>
        </w:rPr>
        <w:t>s</w:t>
      </w:r>
      <w:r w:rsidR="002D08EE" w:rsidRPr="00F465C0">
        <w:rPr>
          <w:rFonts w:asciiTheme="majorBidi" w:hAnsiTheme="majorBidi" w:cstheme="majorBidi"/>
          <w:b w:val="0"/>
          <w:sz w:val="24"/>
        </w:rPr>
        <w:t xml:space="preserve"> </w:t>
      </w:r>
      <w:r w:rsidR="007B428B" w:rsidRPr="0095398A">
        <w:rPr>
          <w:rFonts w:asciiTheme="majorBidi" w:hAnsiTheme="majorBidi" w:cstheme="majorBidi"/>
          <w:b w:val="0"/>
          <w:sz w:val="24"/>
        </w:rPr>
        <w:fldChar w:fldCharType="begin"/>
      </w:r>
      <w:r w:rsidR="009A308A" w:rsidRPr="0095398A">
        <w:rPr>
          <w:rFonts w:asciiTheme="majorBidi" w:hAnsiTheme="majorBidi" w:cstheme="majorBidi"/>
          <w:b w:val="0"/>
          <w:sz w:val="24"/>
        </w:rPr>
        <w:instrText xml:space="preserve"> ADDIN ZOTERO_ITEM CSL_CITATION {"citationID":"Uiz088Cp","properties":{"formattedCitation":"[34,35,41,49]","plainCitation":"[34,35,41,49]","noteIndex":0},"citationItems":[{"id":"R6q3pB8V/hEWfgSVq","uris":["http://zotero.org/users/2762625/items/UEGV3PP6"],"uri":["http://zotero.org/users/2762625/items/UEGV3PP6"],"itemData":{"id":"L9wRzMMQ/Kwb9B0fs","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C."}],"issued":{"date-parts":[["2002",6,17]]}}},{"id":"R6q3pB8V/WCTcinIo","uris":["http://zotero.org/users/2762625/items/VAS4Y8YH"],"uri":["http://zotero.org/users/2762625/items/VAS4Y8YH"],"itemData":{"id":"L9wRzMMQ/o80Kobfi","type":"article-journal","title":"Fiber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R6q3pB8V/5Swtr2AI","uris":["http://zotero.org/users/2762625/items/PG3NTQT4"],"uri":["http://zotero.org/users/2762625/items/PG3NTQT4"],"itemData":{"id":"L9wRzMMQ/Zlg5DWno","type":"article-journal","title":"Influence of carbon nanotube waviness on the stiffness reduction of CNT/polymer composites","container-title":"Composite Structures","page":"304-309","volume":"97","source":"Crossref","DOI":"10.1016/j.compstruct.2012.10.028","ISSN":"02638223","language":"en","author":[{"family":"Rafiee","given":"Roham"}],"issued":{"date-parts":[["2013",3]]}}},{"id":"R6q3pB8V/1GOVugmb","uris":["http://zotero.org/users/2762625/items/B96PN3BB"],"uri":["http://zotero.org/users/2762625/items/B96PN3BB"],"itemData":{"id":"L9wRzMMQ/tRALIz1t","type":"article-journal","title":"Multiscale modeling of the effect of waviness and agglomeration of CNTs on the elastic properties of nanocomposites","container-title":"Computational Materials Science","page":"195-204","volume":"117","source":"CrossRef","DOI":"10.1016/j.commatsci.2016.01.029","ISSN":"09270256","language":"en","author":[{"family":"Alian","given":"A.R."},{"family":"El-Borgi","given":"S."},{"family":"Meguid","given":"S.A."}],"issued":{"date-parts":[["2016",5]]}}}],"schema":"https://github.com/citation-style-language/schema/raw/master/csl-citation.json"} </w:instrText>
      </w:r>
      <w:r w:rsidR="007B428B" w:rsidRPr="0095398A">
        <w:rPr>
          <w:rFonts w:asciiTheme="majorBidi" w:hAnsiTheme="majorBidi" w:cstheme="majorBidi"/>
          <w:b w:val="0"/>
          <w:sz w:val="24"/>
        </w:rPr>
        <w:fldChar w:fldCharType="separate"/>
      </w:r>
      <w:r w:rsidR="001121F3" w:rsidRPr="0095398A">
        <w:rPr>
          <w:b w:val="0"/>
          <w:sz w:val="24"/>
        </w:rPr>
        <w:t>[34,35,41,49]</w:t>
      </w:r>
      <w:r w:rsidR="007B428B" w:rsidRPr="0095398A">
        <w:rPr>
          <w:rFonts w:asciiTheme="majorBidi" w:hAnsiTheme="majorBidi" w:cstheme="majorBidi"/>
          <w:b w:val="0"/>
          <w:sz w:val="24"/>
        </w:rPr>
        <w:fldChar w:fldCharType="end"/>
      </w:r>
      <w:r w:rsidR="0033651E" w:rsidRPr="0095398A">
        <w:rPr>
          <w:rFonts w:asciiTheme="majorBidi" w:hAnsiTheme="majorBidi" w:cstheme="majorBidi" w:hint="eastAsia"/>
          <w:b w:val="0"/>
          <w:sz w:val="24"/>
        </w:rPr>
        <w:t>.</w:t>
      </w:r>
    </w:p>
    <w:p w14:paraId="2F8E833A" w14:textId="73CBA79C" w:rsidR="00936B29" w:rsidRPr="0095398A" w:rsidRDefault="0044230C" w:rsidP="0007444A">
      <w:pPr>
        <w:pStyle w:val="1"/>
        <w:numPr>
          <w:ilvl w:val="0"/>
          <w:numId w:val="0"/>
        </w:numPr>
        <w:ind w:right="-23"/>
        <w:jc w:val="center"/>
        <w:rPr>
          <w:rFonts w:asciiTheme="majorBidi" w:hAnsiTheme="majorBidi" w:cstheme="majorBidi"/>
          <w:b w:val="0"/>
          <w:sz w:val="24"/>
        </w:rPr>
      </w:pPr>
      <w:r w:rsidRPr="0095398A">
        <w:rPr>
          <w:rFonts w:asciiTheme="majorBidi" w:hAnsiTheme="majorBidi" w:cstheme="majorBidi"/>
          <w:b w:val="0"/>
          <w:noProof/>
          <w:sz w:val="24"/>
          <w:lang w:val="en-CA" w:eastAsia="ja-JP"/>
        </w:rPr>
        <w:drawing>
          <wp:inline distT="0" distB="0" distL="0" distR="0" wp14:anchorId="58450F00" wp14:editId="547D9E9F">
            <wp:extent cx="5587340" cy="1514692"/>
            <wp:effectExtent l="0" t="0" r="0" b="9525"/>
            <wp:docPr id="34" name="图片 34" descr="F:\Academic Research\Literatures\Public Papers\Publication_UoT\paper1\CNT_sam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ademic Research\Literatures\Public Papers\Publication_UoT\paper1\CNT_sampl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024" cy="1523281"/>
                    </a:xfrm>
                    <a:prstGeom prst="rect">
                      <a:avLst/>
                    </a:prstGeom>
                    <a:noFill/>
                    <a:ln>
                      <a:noFill/>
                    </a:ln>
                  </pic:spPr>
                </pic:pic>
              </a:graphicData>
            </a:graphic>
          </wp:inline>
        </w:drawing>
      </w:r>
    </w:p>
    <w:p w14:paraId="73A094EC" w14:textId="62FEE5BF" w:rsidR="0044230C" w:rsidRPr="00F71C9C" w:rsidRDefault="0044230C" w:rsidP="0007444A">
      <w:pPr>
        <w:pStyle w:val="1"/>
        <w:numPr>
          <w:ilvl w:val="0"/>
          <w:numId w:val="0"/>
        </w:numPr>
        <w:spacing w:afterLines="100" w:after="240" w:line="240" w:lineRule="auto"/>
        <w:ind w:right="-23"/>
        <w:jc w:val="center"/>
        <w:rPr>
          <w:rFonts w:asciiTheme="majorBidi" w:hAnsiTheme="majorBidi" w:cstheme="majorBidi"/>
          <w:b w:val="0"/>
          <w:sz w:val="24"/>
        </w:rPr>
      </w:pPr>
      <w:bookmarkStart w:id="100" w:name="Single_CNT_samples"/>
      <w:r w:rsidRPr="0095398A">
        <w:rPr>
          <w:rFonts w:asciiTheme="majorBidi" w:hAnsiTheme="majorBidi" w:cstheme="majorBidi" w:hint="eastAsia"/>
          <w:sz w:val="24"/>
        </w:rPr>
        <w:t>Fig.</w:t>
      </w:r>
      <w:r w:rsidR="00E117FB" w:rsidRPr="0095398A">
        <w:rPr>
          <w:rFonts w:asciiTheme="majorBidi" w:hAnsiTheme="majorBidi" w:cstheme="majorBidi"/>
          <w:sz w:val="24"/>
        </w:rPr>
        <w:t xml:space="preserve"> </w:t>
      </w:r>
      <w:r w:rsidR="005E3358" w:rsidRPr="0095398A">
        <w:rPr>
          <w:rFonts w:asciiTheme="majorBidi" w:hAnsiTheme="majorBidi" w:cstheme="majorBidi"/>
          <w:bCs/>
          <w:sz w:val="24"/>
        </w:rPr>
        <w:fldChar w:fldCharType="begin"/>
      </w:r>
      <w:r w:rsidR="005E3358" w:rsidRPr="0095398A">
        <w:rPr>
          <w:rFonts w:asciiTheme="majorBidi" w:hAnsiTheme="majorBidi" w:cstheme="majorBidi"/>
          <w:bCs/>
          <w:sz w:val="24"/>
        </w:rPr>
        <w:instrText xml:space="preserve"> SEQ Fig\* Arabic\s </w:instrText>
      </w:r>
      <w:r w:rsidR="005E3358" w:rsidRPr="0095398A">
        <w:rPr>
          <w:rFonts w:asciiTheme="majorBidi" w:hAnsiTheme="majorBidi" w:cstheme="majorBidi"/>
          <w:bCs/>
          <w:sz w:val="24"/>
        </w:rPr>
        <w:fldChar w:fldCharType="separate"/>
      </w:r>
      <w:r w:rsidR="005E3358" w:rsidRPr="0095398A">
        <w:rPr>
          <w:rFonts w:asciiTheme="majorBidi" w:hAnsiTheme="majorBidi" w:cstheme="majorBidi"/>
          <w:bCs/>
          <w:noProof/>
          <w:sz w:val="24"/>
        </w:rPr>
        <w:t>5</w:t>
      </w:r>
      <w:r w:rsidR="005E3358" w:rsidRPr="0095398A">
        <w:rPr>
          <w:rFonts w:asciiTheme="majorBidi" w:hAnsiTheme="majorBidi" w:cstheme="majorBidi"/>
          <w:bCs/>
          <w:sz w:val="24"/>
        </w:rPr>
        <w:fldChar w:fldCharType="end"/>
      </w:r>
      <w:bookmarkEnd w:id="100"/>
      <w:r w:rsidRPr="0095398A">
        <w:rPr>
          <w:rFonts w:asciiTheme="majorBidi" w:hAnsiTheme="majorBidi" w:cstheme="majorBidi" w:hint="eastAsia"/>
          <w:sz w:val="24"/>
        </w:rPr>
        <w:t>.</w:t>
      </w:r>
      <w:r w:rsidRPr="0095398A">
        <w:rPr>
          <w:rFonts w:asciiTheme="majorBidi" w:hAnsiTheme="majorBidi" w:cstheme="majorBidi" w:hint="eastAsia"/>
          <w:b w:val="0"/>
          <w:sz w:val="24"/>
        </w:rPr>
        <w:t xml:space="preserve"> </w:t>
      </w:r>
      <w:r w:rsidR="00C301C6" w:rsidRPr="00F71C9C">
        <w:rPr>
          <w:rFonts w:asciiTheme="majorBidi" w:hAnsiTheme="majorBidi" w:cstheme="majorBidi"/>
          <w:b w:val="0"/>
          <w:sz w:val="24"/>
        </w:rPr>
        <w:t xml:space="preserve">Examples of </w:t>
      </w:r>
      <w:r w:rsidR="00347758" w:rsidRPr="00F71C9C">
        <w:rPr>
          <w:rFonts w:asciiTheme="majorBidi" w:hAnsiTheme="majorBidi" w:cstheme="majorBidi" w:hint="eastAsia"/>
          <w:b w:val="0"/>
          <w:sz w:val="24"/>
        </w:rPr>
        <w:t>CNT</w:t>
      </w:r>
      <w:r w:rsidR="00C301C6" w:rsidRPr="00F71C9C">
        <w:rPr>
          <w:rFonts w:asciiTheme="majorBidi" w:hAnsiTheme="majorBidi" w:cstheme="majorBidi"/>
          <w:b w:val="0"/>
          <w:sz w:val="24"/>
        </w:rPr>
        <w:t xml:space="preserve">s of different curvature that were used as reinforcements in the RVE: </w:t>
      </w:r>
      <w:r w:rsidR="00347758" w:rsidRPr="00F71C9C">
        <w:rPr>
          <w:rFonts w:asciiTheme="majorBidi" w:hAnsiTheme="majorBidi" w:cstheme="majorBidi" w:hint="eastAsia"/>
          <w:b w:val="0"/>
          <w:sz w:val="24"/>
        </w:rPr>
        <w:t xml:space="preserve">(a) </w:t>
      </w:r>
      <w:r w:rsidR="00C301C6" w:rsidRPr="00F71C9C">
        <w:rPr>
          <w:rFonts w:asciiTheme="majorBidi" w:hAnsiTheme="majorBidi" w:cstheme="majorBidi"/>
          <w:b w:val="0"/>
          <w:sz w:val="24"/>
        </w:rPr>
        <w:t>s</w:t>
      </w:r>
      <w:r w:rsidR="00347758" w:rsidRPr="00F71C9C">
        <w:rPr>
          <w:rFonts w:asciiTheme="majorBidi" w:hAnsiTheme="majorBidi" w:cstheme="majorBidi" w:hint="eastAsia"/>
          <w:b w:val="0"/>
          <w:sz w:val="24"/>
        </w:rPr>
        <w:t xml:space="preserve">traight CNT </w:t>
      </w:r>
      <m:oMath>
        <m:r>
          <m:rPr>
            <m:nor/>
          </m:rPr>
          <w:rPr>
            <w:rFonts w:ascii="Cambria Math" w:hAnsi="Cambria Math" w:cstheme="majorBidi"/>
            <w:b w:val="0"/>
            <w:i/>
            <w:sz w:val="24"/>
          </w:rPr>
          <m:t xml:space="preserve">δ </m:t>
        </m:r>
        <m:r>
          <m:rPr>
            <m:nor/>
          </m:rPr>
          <w:rPr>
            <w:rFonts w:ascii="Cambria Math" w:hAnsi="Cambria Math" w:cstheme="majorBidi"/>
            <w:b w:val="0"/>
            <w:sz w:val="24"/>
          </w:rPr>
          <m:t>= 0</m:t>
        </m:r>
      </m:oMath>
      <w:r w:rsidR="00C301C6" w:rsidRPr="00F71C9C">
        <w:rPr>
          <w:rFonts w:asciiTheme="majorBidi" w:hAnsiTheme="majorBidi" w:cstheme="majorBidi"/>
          <w:b w:val="0"/>
          <w:sz w:val="24"/>
        </w:rPr>
        <w:t>,</w:t>
      </w:r>
      <w:r w:rsidR="00347758" w:rsidRPr="00F71C9C">
        <w:rPr>
          <w:rFonts w:asciiTheme="majorBidi" w:hAnsiTheme="majorBidi" w:cstheme="majorBidi" w:hint="eastAsia"/>
          <w:b w:val="0"/>
          <w:sz w:val="24"/>
        </w:rPr>
        <w:t xml:space="preserve"> (b) </w:t>
      </w:r>
      <w:r w:rsidR="00C301C6" w:rsidRPr="00F71C9C">
        <w:rPr>
          <w:rFonts w:asciiTheme="majorBidi" w:hAnsiTheme="majorBidi" w:cstheme="majorBidi"/>
          <w:b w:val="0"/>
          <w:sz w:val="24"/>
        </w:rPr>
        <w:t>c</w:t>
      </w:r>
      <w:r w:rsidR="00347758" w:rsidRPr="00F71C9C">
        <w:rPr>
          <w:rFonts w:asciiTheme="majorBidi" w:hAnsiTheme="majorBidi" w:cstheme="majorBidi" w:hint="eastAsia"/>
          <w:b w:val="0"/>
          <w:sz w:val="24"/>
        </w:rPr>
        <w:t xml:space="preserve">urved CNT </w:t>
      </w:r>
      <m:oMath>
        <m:r>
          <m:rPr>
            <m:nor/>
          </m:rPr>
          <w:rPr>
            <w:rFonts w:ascii="Cambria Math" w:hAnsi="Cambria Math" w:cstheme="majorBidi"/>
            <w:b w:val="0"/>
            <w:i/>
            <w:sz w:val="24"/>
          </w:rPr>
          <m:t>δ</m:t>
        </m:r>
        <m:r>
          <m:rPr>
            <m:nor/>
          </m:rPr>
          <w:rPr>
            <w:rFonts w:ascii="Cambria Math" w:hAnsi="Cambria Math" w:cstheme="majorBidi"/>
            <w:b w:val="0"/>
            <w:sz w:val="24"/>
          </w:rPr>
          <m:t xml:space="preserve"> = 0.094 </m:t>
        </m:r>
        <w:commentRangeStart w:id="101"/>
        <w:commentRangeStart w:id="102"/>
        <m:sSup>
          <m:sSupPr>
            <m:ctrlPr>
              <w:rPr>
                <w:rFonts w:ascii="Cambria Math" w:hAnsi="Cambria Math" w:cstheme="majorBidi"/>
                <w:b w:val="0"/>
                <w:sz w:val="24"/>
              </w:rPr>
            </m:ctrlPr>
          </m:sSupPr>
          <m:e>
            <m:r>
              <m:rPr>
                <m:nor/>
              </m:rPr>
              <w:rPr>
                <w:rFonts w:ascii="Cambria Math" w:hAnsi="Cambria Math" w:cstheme="majorBidi"/>
                <w:b w:val="0"/>
                <w:sz w:val="24"/>
              </w:rPr>
              <m:t>nm</m:t>
            </m:r>
          </m:e>
          <m:sup>
            <m:r>
              <m:rPr>
                <m:nor/>
              </m:rPr>
              <w:rPr>
                <w:rFonts w:ascii="Cambria Math" w:hAnsi="Cambria Math" w:cstheme="majorBidi"/>
                <w:b w:val="0"/>
                <w:sz w:val="24"/>
              </w:rPr>
              <m:t>-1</m:t>
            </m:r>
          </m:sup>
        </m:sSup>
      </m:oMath>
      <w:r w:rsidR="00C301C6" w:rsidRPr="00F71C9C">
        <w:rPr>
          <w:rFonts w:asciiTheme="majorBidi" w:hAnsiTheme="majorBidi" w:cstheme="majorBidi"/>
          <w:b w:val="0"/>
          <w:sz w:val="24"/>
        </w:rPr>
        <w:t>,</w:t>
      </w:r>
      <w:r w:rsidR="00347758" w:rsidRPr="00F71C9C">
        <w:rPr>
          <w:rFonts w:asciiTheme="majorBidi" w:hAnsiTheme="majorBidi" w:cstheme="majorBidi" w:hint="eastAsia"/>
          <w:b w:val="0"/>
          <w:sz w:val="24"/>
        </w:rPr>
        <w:t xml:space="preserve"> </w:t>
      </w:r>
      <w:commentRangeEnd w:id="101"/>
      <w:r w:rsidR="00086BEB" w:rsidRPr="00F71C9C">
        <w:rPr>
          <w:rStyle w:val="af"/>
          <w:rFonts w:asciiTheme="minorHAnsi" w:eastAsia="宋体" w:hAnsiTheme="minorHAnsi" w:cstheme="minorBidi"/>
          <w:b w:val="0"/>
          <w:lang w:val="en-CA" w:eastAsia="en-US"/>
        </w:rPr>
        <w:commentReference w:id="101"/>
      </w:r>
      <w:commentRangeEnd w:id="102"/>
      <w:r w:rsidR="00AF477D" w:rsidRPr="00F71C9C">
        <w:rPr>
          <w:rStyle w:val="af"/>
          <w:rFonts w:eastAsia="Times New Roman" w:cstheme="minorBidi"/>
          <w:b w:val="0"/>
          <w:lang w:val="en-CA" w:eastAsia="en-US"/>
        </w:rPr>
        <w:commentReference w:id="102"/>
      </w:r>
      <w:r w:rsidR="00347758" w:rsidRPr="00F71C9C">
        <w:rPr>
          <w:rFonts w:asciiTheme="majorBidi" w:hAnsiTheme="majorBidi" w:cstheme="majorBidi" w:hint="eastAsia"/>
          <w:b w:val="0"/>
          <w:sz w:val="24"/>
        </w:rPr>
        <w:t xml:space="preserve">(c) </w:t>
      </w:r>
      <w:r w:rsidR="00C301C6" w:rsidRPr="00F71C9C">
        <w:rPr>
          <w:rFonts w:asciiTheme="majorBidi" w:hAnsiTheme="majorBidi" w:cstheme="majorBidi"/>
          <w:b w:val="0"/>
          <w:sz w:val="24"/>
        </w:rPr>
        <w:t>c</w:t>
      </w:r>
      <w:r w:rsidR="00347758" w:rsidRPr="00F71C9C">
        <w:rPr>
          <w:rFonts w:asciiTheme="majorBidi" w:hAnsiTheme="majorBidi" w:cstheme="majorBidi" w:hint="eastAsia"/>
          <w:b w:val="0"/>
          <w:sz w:val="24"/>
        </w:rPr>
        <w:t xml:space="preserve">urved </w:t>
      </w:r>
      <w:commentRangeStart w:id="103"/>
      <w:r w:rsidR="00347758" w:rsidRPr="00F71C9C">
        <w:rPr>
          <w:rFonts w:asciiTheme="majorBidi" w:hAnsiTheme="majorBidi" w:cstheme="majorBidi" w:hint="eastAsia"/>
          <w:b w:val="0"/>
          <w:sz w:val="24"/>
        </w:rPr>
        <w:t xml:space="preserve">CNT </w:t>
      </w:r>
      <m:oMath>
        <m:r>
          <m:rPr>
            <m:nor/>
          </m:rPr>
          <w:rPr>
            <w:rFonts w:ascii="Cambria Math" w:hAnsi="Cambria Math" w:cstheme="majorBidi"/>
            <w:b w:val="0"/>
            <w:i/>
            <w:sz w:val="24"/>
          </w:rPr>
          <m:t>δ</m:t>
        </m:r>
        <m:r>
          <m:rPr>
            <m:nor/>
          </m:rPr>
          <w:rPr>
            <w:rFonts w:ascii="Cambria Math" w:hAnsi="Cambria Math" w:cstheme="majorBidi"/>
            <w:b w:val="0"/>
            <w:sz w:val="24"/>
          </w:rPr>
          <m:t xml:space="preserve"> = 0.188 </m:t>
        </m:r>
        <m:sSup>
          <m:sSupPr>
            <m:ctrlPr>
              <w:rPr>
                <w:rFonts w:ascii="Cambria Math" w:hAnsi="Cambria Math" w:cstheme="majorBidi"/>
                <w:b w:val="0"/>
                <w:sz w:val="24"/>
              </w:rPr>
            </m:ctrlPr>
          </m:sSupPr>
          <m:e>
            <m:r>
              <m:rPr>
                <m:nor/>
              </m:rPr>
              <w:rPr>
                <w:rFonts w:ascii="Cambria Math" w:hAnsi="Cambria Math" w:cstheme="majorBidi"/>
                <w:b w:val="0"/>
                <w:sz w:val="24"/>
              </w:rPr>
              <m:t>nm</m:t>
            </m:r>
          </m:e>
          <m:sup>
            <m:r>
              <m:rPr>
                <m:nor/>
              </m:rPr>
              <w:rPr>
                <w:rFonts w:ascii="Cambria Math" w:hAnsi="Cambria Math" w:cstheme="majorBidi"/>
                <w:b w:val="0"/>
                <w:sz w:val="24"/>
              </w:rPr>
              <m:t>-1</m:t>
            </m:r>
          </m:sup>
        </m:sSup>
      </m:oMath>
      <w:r w:rsidR="00347758" w:rsidRPr="00F71C9C">
        <w:rPr>
          <w:rFonts w:asciiTheme="majorBidi" w:hAnsiTheme="majorBidi" w:cstheme="majorBidi" w:hint="eastAsia"/>
          <w:b w:val="0"/>
          <w:sz w:val="24"/>
        </w:rPr>
        <w:t xml:space="preserve">. </w:t>
      </w:r>
      <w:commentRangeEnd w:id="103"/>
      <w:r w:rsidR="00086BEB" w:rsidRPr="00F71C9C">
        <w:rPr>
          <w:rStyle w:val="af"/>
          <w:rFonts w:asciiTheme="minorHAnsi" w:eastAsia="宋体" w:hAnsiTheme="minorHAnsi" w:cstheme="minorBidi"/>
          <w:b w:val="0"/>
          <w:lang w:val="en-CA" w:eastAsia="en-US"/>
        </w:rPr>
        <w:commentReference w:id="103"/>
      </w:r>
      <w:r w:rsidR="00C301C6" w:rsidRPr="00F71C9C">
        <w:rPr>
          <w:rFonts w:asciiTheme="majorBidi" w:hAnsiTheme="majorBidi" w:cstheme="majorBidi"/>
          <w:b w:val="0"/>
          <w:sz w:val="24"/>
        </w:rPr>
        <w:t xml:space="preserve">And </w:t>
      </w:r>
      <w:r w:rsidR="00347758" w:rsidRPr="00F71C9C">
        <w:rPr>
          <w:rFonts w:asciiTheme="majorBidi" w:hAnsiTheme="majorBidi" w:cstheme="majorBidi" w:hint="eastAsia"/>
          <w:b w:val="0"/>
          <w:sz w:val="24"/>
        </w:rPr>
        <w:t xml:space="preserve">(d) </w:t>
      </w:r>
      <w:r w:rsidR="00C301C6" w:rsidRPr="00F71C9C">
        <w:rPr>
          <w:rFonts w:asciiTheme="majorBidi" w:hAnsiTheme="majorBidi" w:cstheme="majorBidi"/>
          <w:b w:val="0"/>
          <w:sz w:val="24"/>
        </w:rPr>
        <w:t>c</w:t>
      </w:r>
      <w:r w:rsidR="00347758" w:rsidRPr="00F71C9C">
        <w:rPr>
          <w:rFonts w:asciiTheme="majorBidi" w:hAnsiTheme="majorBidi" w:cstheme="majorBidi" w:hint="eastAsia"/>
          <w:b w:val="0"/>
          <w:sz w:val="24"/>
        </w:rPr>
        <w:t xml:space="preserve">urved CNT </w:t>
      </w:r>
      <m:oMath>
        <m:r>
          <m:rPr>
            <m:nor/>
          </m:rPr>
          <w:rPr>
            <w:rFonts w:ascii="Cambria Math" w:hAnsi="Cambria Math" w:cstheme="majorBidi"/>
            <w:b w:val="0"/>
            <w:i/>
            <w:sz w:val="24"/>
          </w:rPr>
          <m:t>δ</m:t>
        </m:r>
        <m:r>
          <m:rPr>
            <m:nor/>
          </m:rPr>
          <w:rPr>
            <w:rFonts w:ascii="Cambria Math" w:hAnsi="Cambria Math" w:cstheme="majorBidi"/>
            <w:b w:val="0"/>
            <w:sz w:val="24"/>
          </w:rPr>
          <m:t xml:space="preserve"> = 0.282 </m:t>
        </m:r>
        <m:sSup>
          <m:sSupPr>
            <m:ctrlPr>
              <w:rPr>
                <w:rFonts w:ascii="Cambria Math" w:hAnsi="Cambria Math" w:cstheme="majorBidi"/>
                <w:b w:val="0"/>
                <w:sz w:val="24"/>
              </w:rPr>
            </m:ctrlPr>
          </m:sSupPr>
          <m:e>
            <m:r>
              <m:rPr>
                <m:nor/>
              </m:rPr>
              <w:rPr>
                <w:rFonts w:ascii="Cambria Math" w:hAnsi="Cambria Math" w:cstheme="majorBidi"/>
                <w:b w:val="0"/>
                <w:sz w:val="24"/>
              </w:rPr>
              <m:t>nm</m:t>
            </m:r>
          </m:e>
          <m:sup>
            <m:r>
              <m:rPr>
                <m:nor/>
              </m:rPr>
              <w:rPr>
                <w:rFonts w:ascii="Cambria Math" w:hAnsi="Cambria Math" w:cstheme="majorBidi"/>
                <w:b w:val="0"/>
                <w:sz w:val="24"/>
              </w:rPr>
              <m:t>-1</m:t>
            </m:r>
          </m:sup>
        </m:sSup>
      </m:oMath>
      <w:r w:rsidR="00347758" w:rsidRPr="00F71C9C">
        <w:rPr>
          <w:rFonts w:asciiTheme="majorBidi" w:hAnsiTheme="majorBidi" w:cstheme="majorBidi" w:hint="eastAsia"/>
          <w:b w:val="0"/>
          <w:sz w:val="24"/>
        </w:rPr>
        <w:t>.</w:t>
      </w:r>
    </w:p>
    <w:p w14:paraId="63069756" w14:textId="78217401" w:rsidR="00887530" w:rsidRPr="00416E78" w:rsidRDefault="00887530" w:rsidP="00275865">
      <w:pPr>
        <w:pStyle w:val="1"/>
        <w:numPr>
          <w:ilvl w:val="0"/>
          <w:numId w:val="0"/>
        </w:numPr>
        <w:ind w:right="-23" w:firstLine="567"/>
        <w:rPr>
          <w:rFonts w:asciiTheme="majorBidi" w:hAnsiTheme="majorBidi" w:cstheme="majorBidi"/>
          <w:b w:val="0"/>
          <w:sz w:val="24"/>
        </w:rPr>
      </w:pPr>
      <w:r w:rsidRPr="00416E78">
        <w:rPr>
          <w:rFonts w:asciiTheme="majorBidi" w:hAnsiTheme="majorBidi" w:cstheme="majorBidi" w:hint="eastAsia"/>
          <w:b w:val="0"/>
          <w:sz w:val="24"/>
        </w:rPr>
        <w:t xml:space="preserve">The periodic boundary conditions are imposed </w:t>
      </w:r>
      <w:r w:rsidR="00275865" w:rsidRPr="00416E78">
        <w:rPr>
          <w:rFonts w:asciiTheme="majorBidi" w:hAnsiTheme="majorBidi" w:cstheme="majorBidi"/>
          <w:b w:val="0"/>
          <w:sz w:val="24"/>
        </w:rPr>
        <w:t>on the dispersed CNTs in</w:t>
      </w:r>
      <w:r w:rsidRPr="00964ABA">
        <w:rPr>
          <w:rFonts w:asciiTheme="majorBidi" w:hAnsiTheme="majorBidi" w:cstheme="majorBidi" w:hint="eastAsia"/>
          <w:b w:val="0"/>
          <w:sz w:val="24"/>
        </w:rPr>
        <w:t xml:space="preserve"> the RVE</w:t>
      </w:r>
      <w:r w:rsidR="005977DB">
        <w:rPr>
          <w:rFonts w:asciiTheme="majorBidi" w:hAnsiTheme="majorBidi" w:cstheme="majorBidi"/>
          <w:b w:val="0"/>
          <w:sz w:val="24"/>
        </w:rPr>
        <w:t>;</w:t>
      </w:r>
      <w:r w:rsidRPr="00964ABA">
        <w:rPr>
          <w:rFonts w:asciiTheme="majorBidi" w:hAnsiTheme="majorBidi" w:cstheme="majorBidi" w:hint="eastAsia"/>
          <w:b w:val="0"/>
          <w:sz w:val="24"/>
        </w:rPr>
        <w:t xml:space="preserve"> namely</w:t>
      </w:r>
      <w:r w:rsidR="005977DB">
        <w:rPr>
          <w:rFonts w:asciiTheme="majorBidi" w:hAnsiTheme="majorBidi" w:cstheme="majorBidi"/>
          <w:b w:val="0"/>
          <w:sz w:val="24"/>
        </w:rPr>
        <w:t>,</w:t>
      </w:r>
      <w:r w:rsidRPr="00964ABA">
        <w:rPr>
          <w:rFonts w:asciiTheme="majorBidi" w:hAnsiTheme="majorBidi" w:cstheme="majorBidi" w:hint="eastAsia"/>
          <w:b w:val="0"/>
          <w:sz w:val="24"/>
        </w:rPr>
        <w:t xml:space="preserve"> the CNT network should </w:t>
      </w:r>
      <w:r w:rsidR="00447546" w:rsidRPr="00964ABA">
        <w:rPr>
          <w:rFonts w:asciiTheme="majorBidi" w:hAnsiTheme="majorBidi" w:cstheme="majorBidi"/>
          <w:b w:val="0"/>
          <w:sz w:val="24"/>
          <w:lang w:val="en-CA"/>
        </w:rPr>
        <w:t xml:space="preserve">be </w:t>
      </w:r>
      <w:r w:rsidRPr="00F465C0">
        <w:rPr>
          <w:rFonts w:asciiTheme="majorBidi" w:hAnsiTheme="majorBidi" w:cstheme="majorBidi" w:hint="eastAsia"/>
          <w:b w:val="0"/>
          <w:sz w:val="24"/>
        </w:rPr>
        <w:t>repeat</w:t>
      </w:r>
      <w:r w:rsidR="00447546" w:rsidRPr="00F465C0">
        <w:rPr>
          <w:rFonts w:asciiTheme="majorBidi" w:hAnsiTheme="majorBidi" w:cstheme="majorBidi"/>
          <w:b w:val="0"/>
          <w:sz w:val="24"/>
        </w:rPr>
        <w:t>ed</w:t>
      </w:r>
      <w:r w:rsidRPr="00F465C0">
        <w:rPr>
          <w:rFonts w:asciiTheme="majorBidi" w:hAnsiTheme="majorBidi" w:cstheme="majorBidi" w:hint="eastAsia"/>
          <w:b w:val="0"/>
          <w:sz w:val="24"/>
        </w:rPr>
        <w:t xml:space="preserve"> periodically in space. To this end, pseudo RVEs surrounding the actual RVE are also created when generating the CNT network</w:t>
      </w:r>
      <w:r w:rsidR="00CE7153" w:rsidRPr="009D6DB4">
        <w:rPr>
          <w:rFonts w:asciiTheme="majorBidi" w:hAnsiTheme="majorBidi" w:cstheme="majorBidi"/>
          <w:b w:val="0"/>
          <w:sz w:val="24"/>
        </w:rPr>
        <w:t>, a</w:t>
      </w:r>
      <w:r w:rsidRPr="009D6DB4">
        <w:rPr>
          <w:rFonts w:asciiTheme="majorBidi" w:hAnsiTheme="majorBidi" w:cstheme="majorBidi" w:hint="eastAsia"/>
          <w:b w:val="0"/>
          <w:sz w:val="24"/>
        </w:rPr>
        <w:t xml:space="preserve">s shown in </w:t>
      </w:r>
      <w:r w:rsidR="00941BAA" w:rsidRPr="0095398A">
        <w:rPr>
          <w:rFonts w:asciiTheme="majorBidi" w:hAnsiTheme="majorBidi" w:cstheme="majorBidi"/>
          <w:b w:val="0"/>
          <w:sz w:val="24"/>
        </w:rPr>
        <w:fldChar w:fldCharType="begin"/>
      </w:r>
      <w:r w:rsidR="00941BAA" w:rsidRPr="0095398A">
        <w:rPr>
          <w:rFonts w:asciiTheme="majorBidi" w:hAnsiTheme="majorBidi" w:cstheme="majorBidi"/>
          <w:b w:val="0"/>
          <w:sz w:val="24"/>
        </w:rPr>
        <w:instrText xml:space="preserve"> REF The_periodic_bc \h </w:instrText>
      </w:r>
      <w:r w:rsidR="006D68AF" w:rsidRPr="0095398A">
        <w:rPr>
          <w:rFonts w:asciiTheme="majorBidi" w:hAnsiTheme="majorBidi" w:cstheme="majorBidi"/>
          <w:b w:val="0"/>
          <w:sz w:val="24"/>
        </w:rPr>
        <w:instrText xml:space="preserve"> \* MERGEFORMAT </w:instrText>
      </w:r>
      <w:r w:rsidR="00941BAA" w:rsidRPr="0095398A">
        <w:rPr>
          <w:rFonts w:asciiTheme="majorBidi" w:hAnsiTheme="majorBidi" w:cstheme="majorBidi"/>
          <w:b w:val="0"/>
          <w:sz w:val="24"/>
        </w:rPr>
      </w:r>
      <w:r w:rsidR="00941BAA" w:rsidRPr="0095398A">
        <w:rPr>
          <w:rFonts w:asciiTheme="majorBidi" w:hAnsiTheme="majorBidi" w:cstheme="majorBidi"/>
          <w:b w:val="0"/>
          <w:sz w:val="24"/>
        </w:rPr>
        <w:fldChar w:fldCharType="separate"/>
      </w:r>
      <w:r w:rsidR="00005294" w:rsidRPr="0095398A">
        <w:rPr>
          <w:rFonts w:asciiTheme="majorBidi" w:hAnsiTheme="majorBidi" w:cstheme="majorBidi" w:hint="eastAsia"/>
          <w:b w:val="0"/>
          <w:sz w:val="24"/>
        </w:rPr>
        <w:t xml:space="preserve">Fig. </w:t>
      </w:r>
      <w:r w:rsidR="00941BAA" w:rsidRPr="0095398A">
        <w:rPr>
          <w:rFonts w:asciiTheme="majorBidi" w:hAnsiTheme="majorBidi" w:cstheme="majorBidi"/>
          <w:b w:val="0"/>
          <w:noProof/>
          <w:sz w:val="24"/>
        </w:rPr>
        <w:t>6</w:t>
      </w:r>
      <w:r w:rsidR="00941BAA" w:rsidRPr="0095398A">
        <w:rPr>
          <w:rFonts w:asciiTheme="majorBidi" w:hAnsiTheme="majorBidi" w:cstheme="majorBidi"/>
          <w:b w:val="0"/>
          <w:sz w:val="24"/>
        </w:rPr>
        <w:fldChar w:fldCharType="end"/>
      </w:r>
      <w:r w:rsidRPr="0095398A">
        <w:rPr>
          <w:rFonts w:asciiTheme="majorBidi" w:hAnsiTheme="majorBidi" w:cstheme="majorBidi" w:hint="eastAsia"/>
          <w:b w:val="0"/>
          <w:sz w:val="24"/>
        </w:rPr>
        <w:t>(a)</w:t>
      </w:r>
      <w:r w:rsidR="00CE7153" w:rsidRPr="0095398A">
        <w:rPr>
          <w:rFonts w:asciiTheme="majorBidi" w:hAnsiTheme="majorBidi" w:cstheme="majorBidi"/>
          <w:b w:val="0"/>
          <w:sz w:val="24"/>
        </w:rPr>
        <w:t>. T</w:t>
      </w:r>
      <w:r w:rsidRPr="0095398A">
        <w:rPr>
          <w:rFonts w:asciiTheme="majorBidi" w:hAnsiTheme="majorBidi" w:cstheme="majorBidi" w:hint="eastAsia"/>
          <w:b w:val="0"/>
          <w:sz w:val="24"/>
        </w:rPr>
        <w:t>he box with solid edges</w:t>
      </w:r>
      <w:r w:rsidR="00CE7153" w:rsidRPr="0095398A">
        <w:rPr>
          <w:rFonts w:asciiTheme="majorBidi" w:hAnsiTheme="majorBidi" w:cstheme="majorBidi"/>
          <w:b w:val="0"/>
          <w:sz w:val="24"/>
        </w:rPr>
        <w:t xml:space="preserve"> in </w:t>
      </w:r>
      <w:r w:rsidR="005977DB">
        <w:rPr>
          <w:rFonts w:asciiTheme="majorBidi" w:hAnsiTheme="majorBidi" w:cstheme="majorBidi"/>
          <w:b w:val="0"/>
          <w:sz w:val="24"/>
        </w:rPr>
        <w:t>F</w:t>
      </w:r>
      <w:r w:rsidR="00CE7153" w:rsidRPr="0095398A">
        <w:rPr>
          <w:rFonts w:asciiTheme="majorBidi" w:hAnsiTheme="majorBidi" w:cstheme="majorBidi"/>
          <w:b w:val="0"/>
          <w:sz w:val="24"/>
        </w:rPr>
        <w:t xml:space="preserve">ig. 6(a) </w:t>
      </w:r>
      <w:r w:rsidRPr="00416E78">
        <w:rPr>
          <w:rFonts w:asciiTheme="majorBidi" w:hAnsiTheme="majorBidi" w:cstheme="majorBidi" w:hint="eastAsia"/>
          <w:b w:val="0"/>
          <w:sz w:val="24"/>
        </w:rPr>
        <w:t xml:space="preserve">is the actual RVE and </w:t>
      </w:r>
      <w:r w:rsidR="00CE7153" w:rsidRPr="00416E78">
        <w:rPr>
          <w:rFonts w:asciiTheme="majorBidi" w:hAnsiTheme="majorBidi" w:cstheme="majorBidi"/>
          <w:b w:val="0"/>
          <w:sz w:val="24"/>
        </w:rPr>
        <w:t xml:space="preserve">the surrounding </w:t>
      </w:r>
      <w:r w:rsidRPr="00964ABA">
        <w:rPr>
          <w:rFonts w:asciiTheme="majorBidi" w:hAnsiTheme="majorBidi" w:cstheme="majorBidi" w:hint="eastAsia"/>
          <w:b w:val="0"/>
          <w:sz w:val="24"/>
        </w:rPr>
        <w:t xml:space="preserve">boxes with dashed edges are </w:t>
      </w:r>
      <w:r w:rsidRPr="00F465C0">
        <w:rPr>
          <w:rFonts w:asciiTheme="majorBidi" w:hAnsiTheme="majorBidi" w:cstheme="majorBidi"/>
          <w:b w:val="0"/>
          <w:sz w:val="24"/>
        </w:rPr>
        <w:t>pseudo</w:t>
      </w:r>
      <w:r w:rsidRPr="00F465C0">
        <w:rPr>
          <w:rFonts w:asciiTheme="majorBidi" w:hAnsiTheme="majorBidi" w:cstheme="majorBidi" w:hint="eastAsia"/>
          <w:b w:val="0"/>
          <w:sz w:val="24"/>
        </w:rPr>
        <w:t xml:space="preserve"> RVEs. When adding a new CNT into the network, the copies of this CNT are also added </w:t>
      </w:r>
      <w:r w:rsidRPr="00F465C0">
        <w:rPr>
          <w:rFonts w:asciiTheme="majorBidi" w:hAnsiTheme="majorBidi" w:cstheme="majorBidi" w:hint="eastAsia"/>
          <w:b w:val="0"/>
          <w:sz w:val="24"/>
        </w:rPr>
        <w:lastRenderedPageBreak/>
        <w:t xml:space="preserve">into the </w:t>
      </w:r>
      <w:r w:rsidRPr="00F465C0">
        <w:rPr>
          <w:rFonts w:asciiTheme="majorBidi" w:hAnsiTheme="majorBidi" w:cstheme="majorBidi"/>
          <w:b w:val="0"/>
          <w:sz w:val="24"/>
        </w:rPr>
        <w:t>pseudo</w:t>
      </w:r>
      <w:r w:rsidRPr="00F465C0">
        <w:rPr>
          <w:rFonts w:asciiTheme="majorBidi" w:hAnsiTheme="majorBidi" w:cstheme="majorBidi" w:hint="eastAsia"/>
          <w:b w:val="0"/>
          <w:sz w:val="24"/>
        </w:rPr>
        <w:t xml:space="preserve"> surrounding RVEs. In </w:t>
      </w:r>
      <w:r w:rsidR="00941BAA" w:rsidRPr="0095398A">
        <w:rPr>
          <w:rFonts w:asciiTheme="majorBidi" w:hAnsiTheme="majorBidi" w:cstheme="majorBidi"/>
          <w:b w:val="0"/>
          <w:sz w:val="24"/>
        </w:rPr>
        <w:fldChar w:fldCharType="begin"/>
      </w:r>
      <w:r w:rsidR="00941BAA" w:rsidRPr="0095398A">
        <w:rPr>
          <w:rFonts w:asciiTheme="majorBidi" w:hAnsiTheme="majorBidi" w:cstheme="majorBidi"/>
          <w:b w:val="0"/>
          <w:sz w:val="24"/>
        </w:rPr>
        <w:instrText xml:space="preserve"> REF The_periodic_bc \h </w:instrText>
      </w:r>
      <w:r w:rsidR="006D68AF" w:rsidRPr="0095398A">
        <w:rPr>
          <w:rFonts w:asciiTheme="majorBidi" w:hAnsiTheme="majorBidi" w:cstheme="majorBidi"/>
          <w:b w:val="0"/>
          <w:sz w:val="24"/>
        </w:rPr>
        <w:instrText xml:space="preserve"> \* MERGEFORMAT </w:instrText>
      </w:r>
      <w:r w:rsidR="00941BAA" w:rsidRPr="0095398A">
        <w:rPr>
          <w:rFonts w:asciiTheme="majorBidi" w:hAnsiTheme="majorBidi" w:cstheme="majorBidi"/>
          <w:b w:val="0"/>
          <w:sz w:val="24"/>
        </w:rPr>
      </w:r>
      <w:r w:rsidR="00941BAA" w:rsidRPr="0095398A">
        <w:rPr>
          <w:rFonts w:asciiTheme="majorBidi" w:hAnsiTheme="majorBidi" w:cstheme="majorBidi"/>
          <w:b w:val="0"/>
          <w:sz w:val="24"/>
        </w:rPr>
        <w:fldChar w:fldCharType="separate"/>
      </w:r>
      <w:r w:rsidR="00005294" w:rsidRPr="0095398A">
        <w:rPr>
          <w:rFonts w:asciiTheme="majorBidi" w:hAnsiTheme="majorBidi" w:cstheme="majorBidi" w:hint="eastAsia"/>
          <w:b w:val="0"/>
          <w:sz w:val="24"/>
        </w:rPr>
        <w:t xml:space="preserve">Fig. </w:t>
      </w:r>
      <w:r w:rsidR="00941BAA" w:rsidRPr="0095398A">
        <w:rPr>
          <w:rFonts w:asciiTheme="majorBidi" w:hAnsiTheme="majorBidi" w:cstheme="majorBidi"/>
          <w:b w:val="0"/>
          <w:noProof/>
          <w:sz w:val="24"/>
        </w:rPr>
        <w:t>6</w:t>
      </w:r>
      <w:r w:rsidR="00941BAA" w:rsidRPr="0095398A">
        <w:rPr>
          <w:rFonts w:asciiTheme="majorBidi" w:hAnsiTheme="majorBidi" w:cstheme="majorBidi"/>
          <w:b w:val="0"/>
          <w:sz w:val="24"/>
        </w:rPr>
        <w:fldChar w:fldCharType="end"/>
      </w:r>
      <w:r w:rsidR="00941BAA" w:rsidRPr="0095398A">
        <w:rPr>
          <w:rFonts w:asciiTheme="majorBidi" w:hAnsiTheme="majorBidi" w:cstheme="majorBidi" w:hint="eastAsia"/>
          <w:b w:val="0"/>
          <w:sz w:val="24"/>
        </w:rPr>
        <w:t xml:space="preserve"> </w:t>
      </w:r>
      <w:r w:rsidRPr="0095398A">
        <w:rPr>
          <w:rFonts w:asciiTheme="majorBidi" w:hAnsiTheme="majorBidi" w:cstheme="majorBidi" w:hint="eastAsia"/>
          <w:b w:val="0"/>
          <w:sz w:val="24"/>
        </w:rPr>
        <w:t xml:space="preserve">(a), the four thick segments are the </w:t>
      </w:r>
      <w:r w:rsidR="00CE7153" w:rsidRPr="0095398A">
        <w:rPr>
          <w:rFonts w:asciiTheme="majorBidi" w:hAnsiTheme="majorBidi" w:cstheme="majorBidi"/>
          <w:b w:val="0"/>
          <w:sz w:val="24"/>
        </w:rPr>
        <w:t xml:space="preserve">distributed </w:t>
      </w:r>
      <w:r w:rsidRPr="0095398A">
        <w:rPr>
          <w:rFonts w:asciiTheme="majorBidi" w:hAnsiTheme="majorBidi" w:cstheme="majorBidi" w:hint="eastAsia"/>
          <w:b w:val="0"/>
          <w:sz w:val="24"/>
        </w:rPr>
        <w:t>CNT</w:t>
      </w:r>
      <w:r w:rsidRPr="00416E78">
        <w:rPr>
          <w:rFonts w:asciiTheme="majorBidi" w:hAnsiTheme="majorBidi" w:cstheme="majorBidi" w:hint="eastAsia"/>
          <w:b w:val="0"/>
          <w:sz w:val="24"/>
        </w:rPr>
        <w:t xml:space="preserve">s into the actual RVE, and other thin segments are their copies </w:t>
      </w:r>
      <w:r w:rsidR="00CE7153" w:rsidRPr="00416E78">
        <w:rPr>
          <w:rFonts w:asciiTheme="majorBidi" w:hAnsiTheme="majorBidi" w:cstheme="majorBidi"/>
          <w:b w:val="0"/>
          <w:sz w:val="24"/>
        </w:rPr>
        <w:t xml:space="preserve">in </w:t>
      </w:r>
      <w:r w:rsidRPr="00416E78">
        <w:rPr>
          <w:rFonts w:asciiTheme="majorBidi" w:hAnsiTheme="majorBidi" w:cstheme="majorBidi" w:hint="eastAsia"/>
          <w:b w:val="0"/>
          <w:sz w:val="24"/>
        </w:rPr>
        <w:t>the surrounding RVEs. Finally</w:t>
      </w:r>
      <w:r w:rsidR="00941BAA" w:rsidRPr="00964ABA">
        <w:rPr>
          <w:rFonts w:asciiTheme="majorBidi" w:hAnsiTheme="majorBidi" w:cstheme="majorBidi"/>
          <w:b w:val="0"/>
          <w:sz w:val="24"/>
        </w:rPr>
        <w:t>,</w:t>
      </w:r>
      <w:r w:rsidRPr="00964ABA">
        <w:rPr>
          <w:rFonts w:asciiTheme="majorBidi" w:hAnsiTheme="majorBidi" w:cstheme="majorBidi" w:hint="eastAsia"/>
          <w:b w:val="0"/>
          <w:sz w:val="24"/>
        </w:rPr>
        <w:t xml:space="preserve"> as shown in </w:t>
      </w:r>
      <w:r w:rsidR="00941BAA" w:rsidRPr="0095398A">
        <w:rPr>
          <w:rFonts w:asciiTheme="majorBidi" w:hAnsiTheme="majorBidi" w:cstheme="majorBidi"/>
          <w:b w:val="0"/>
          <w:sz w:val="24"/>
        </w:rPr>
        <w:fldChar w:fldCharType="begin"/>
      </w:r>
      <w:r w:rsidR="00941BAA" w:rsidRPr="0095398A">
        <w:rPr>
          <w:rFonts w:asciiTheme="majorBidi" w:hAnsiTheme="majorBidi" w:cstheme="majorBidi"/>
          <w:b w:val="0"/>
          <w:sz w:val="24"/>
        </w:rPr>
        <w:instrText xml:space="preserve"> REF The_periodic_bc \h </w:instrText>
      </w:r>
      <w:r w:rsidR="006D68AF" w:rsidRPr="0095398A">
        <w:rPr>
          <w:rFonts w:asciiTheme="majorBidi" w:hAnsiTheme="majorBidi" w:cstheme="majorBidi"/>
          <w:b w:val="0"/>
          <w:sz w:val="24"/>
        </w:rPr>
        <w:instrText xml:space="preserve"> \* MERGEFORMAT </w:instrText>
      </w:r>
      <w:r w:rsidR="00941BAA" w:rsidRPr="0095398A">
        <w:rPr>
          <w:rFonts w:asciiTheme="majorBidi" w:hAnsiTheme="majorBidi" w:cstheme="majorBidi"/>
          <w:b w:val="0"/>
          <w:sz w:val="24"/>
        </w:rPr>
      </w:r>
      <w:r w:rsidR="00941BAA" w:rsidRPr="0095398A">
        <w:rPr>
          <w:rFonts w:asciiTheme="majorBidi" w:hAnsiTheme="majorBidi" w:cstheme="majorBidi"/>
          <w:b w:val="0"/>
          <w:sz w:val="24"/>
        </w:rPr>
        <w:fldChar w:fldCharType="separate"/>
      </w:r>
      <w:r w:rsidR="00005294" w:rsidRPr="0095398A">
        <w:rPr>
          <w:rFonts w:asciiTheme="majorBidi" w:hAnsiTheme="majorBidi" w:cstheme="majorBidi" w:hint="eastAsia"/>
          <w:b w:val="0"/>
          <w:sz w:val="24"/>
        </w:rPr>
        <w:t xml:space="preserve">Fig. </w:t>
      </w:r>
      <w:r w:rsidR="00941BAA" w:rsidRPr="0095398A">
        <w:rPr>
          <w:rFonts w:asciiTheme="majorBidi" w:hAnsiTheme="majorBidi" w:cstheme="majorBidi"/>
          <w:b w:val="0"/>
          <w:noProof/>
          <w:sz w:val="24"/>
        </w:rPr>
        <w:t>6</w:t>
      </w:r>
      <w:r w:rsidR="00941BAA" w:rsidRPr="0095398A">
        <w:rPr>
          <w:rFonts w:asciiTheme="majorBidi" w:hAnsiTheme="majorBidi" w:cstheme="majorBidi"/>
          <w:b w:val="0"/>
          <w:sz w:val="24"/>
        </w:rPr>
        <w:fldChar w:fldCharType="end"/>
      </w:r>
      <w:r w:rsidRPr="0095398A">
        <w:rPr>
          <w:rFonts w:asciiTheme="majorBidi" w:hAnsiTheme="majorBidi" w:cstheme="majorBidi" w:hint="eastAsia"/>
          <w:b w:val="0"/>
          <w:sz w:val="24"/>
        </w:rPr>
        <w:t xml:space="preserve">(b), the CNT network in the actual RVE must </w:t>
      </w:r>
      <w:r w:rsidR="00CE5EDA" w:rsidRPr="00CE5EDA">
        <w:rPr>
          <w:rFonts w:asciiTheme="majorBidi" w:hAnsiTheme="majorBidi" w:cstheme="majorBidi"/>
          <w:b w:val="0"/>
          <w:sz w:val="24"/>
        </w:rPr>
        <w:t>strictly</w:t>
      </w:r>
      <w:r w:rsidR="00CE5EDA">
        <w:rPr>
          <w:rFonts w:asciiTheme="majorBidi" w:hAnsiTheme="majorBidi" w:cstheme="majorBidi"/>
          <w:b w:val="0"/>
          <w:sz w:val="24"/>
        </w:rPr>
        <w:t xml:space="preserve"> fulfill </w:t>
      </w:r>
      <w:r w:rsidRPr="0095398A">
        <w:rPr>
          <w:rFonts w:asciiTheme="majorBidi" w:hAnsiTheme="majorBidi" w:cstheme="majorBidi" w:hint="eastAsia"/>
          <w:b w:val="0"/>
          <w:sz w:val="24"/>
        </w:rPr>
        <w:t>the periodic boundary conditions.</w:t>
      </w:r>
    </w:p>
    <w:p w14:paraId="094D15B3" w14:textId="141113C2" w:rsidR="00936B29" w:rsidRPr="0095398A" w:rsidRDefault="00936B29" w:rsidP="00CE7153">
      <w:pPr>
        <w:pStyle w:val="1"/>
        <w:numPr>
          <w:ilvl w:val="0"/>
          <w:numId w:val="0"/>
        </w:numPr>
        <w:spacing w:before="240"/>
        <w:ind w:right="-23"/>
        <w:jc w:val="center"/>
        <w:rPr>
          <w:rFonts w:asciiTheme="majorBidi" w:hAnsiTheme="majorBidi" w:cstheme="majorBidi"/>
          <w:b w:val="0"/>
          <w:sz w:val="24"/>
        </w:rPr>
      </w:pPr>
      <w:r w:rsidRPr="0095398A">
        <w:rPr>
          <w:rFonts w:asciiTheme="majorBidi" w:hAnsiTheme="majorBidi" w:cstheme="majorBidi"/>
          <w:b w:val="0"/>
          <w:noProof/>
          <w:sz w:val="24"/>
          <w:lang w:val="en-CA" w:eastAsia="ja-JP"/>
        </w:rPr>
        <w:drawing>
          <wp:inline distT="0" distB="0" distL="0" distR="0" wp14:anchorId="728170CA" wp14:editId="04B6DB8B">
            <wp:extent cx="4284000" cy="2247270"/>
            <wp:effectExtent l="0" t="0" r="2540" b="635"/>
            <wp:docPr id="32" name="图片 32" descr="F:\Academic Research\Literatures\Public Papers\Publication_UoT\paper1\Periodic_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ademic Research\Literatures\Public Papers\Publication_UoT\paper1\Periodic_b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4000" cy="2247270"/>
                    </a:xfrm>
                    <a:prstGeom prst="rect">
                      <a:avLst/>
                    </a:prstGeom>
                    <a:noFill/>
                    <a:ln>
                      <a:noFill/>
                    </a:ln>
                  </pic:spPr>
                </pic:pic>
              </a:graphicData>
            </a:graphic>
          </wp:inline>
        </w:drawing>
      </w:r>
    </w:p>
    <w:p w14:paraId="7E9BB07E" w14:textId="2DEEFFE9" w:rsidR="00936B29" w:rsidRPr="00AA128E" w:rsidRDefault="00347758" w:rsidP="0007444A">
      <w:pPr>
        <w:pStyle w:val="1"/>
        <w:numPr>
          <w:ilvl w:val="0"/>
          <w:numId w:val="0"/>
        </w:numPr>
        <w:spacing w:afterLines="100" w:after="240" w:line="240" w:lineRule="auto"/>
        <w:ind w:right="-23"/>
        <w:jc w:val="center"/>
        <w:rPr>
          <w:rFonts w:asciiTheme="majorBidi" w:hAnsiTheme="majorBidi" w:cstheme="majorBidi"/>
          <w:b w:val="0"/>
          <w:sz w:val="24"/>
        </w:rPr>
      </w:pPr>
      <w:bookmarkStart w:id="104" w:name="The_periodic_bc"/>
      <w:r w:rsidRPr="0095398A">
        <w:rPr>
          <w:rFonts w:asciiTheme="majorBidi" w:hAnsiTheme="majorBidi" w:cstheme="majorBidi" w:hint="eastAsia"/>
          <w:sz w:val="24"/>
        </w:rPr>
        <w:t>Fig.</w:t>
      </w:r>
      <w:r w:rsidR="00E117FB" w:rsidRPr="0095398A">
        <w:rPr>
          <w:rFonts w:asciiTheme="majorBidi" w:hAnsiTheme="majorBidi" w:cstheme="majorBidi"/>
          <w:sz w:val="24"/>
        </w:rPr>
        <w:t xml:space="preserve"> </w:t>
      </w:r>
      <w:r w:rsidR="00941BAA" w:rsidRPr="0095398A">
        <w:rPr>
          <w:rFonts w:asciiTheme="majorBidi" w:hAnsiTheme="majorBidi" w:cstheme="majorBidi"/>
          <w:bCs/>
          <w:sz w:val="24"/>
        </w:rPr>
        <w:fldChar w:fldCharType="begin"/>
      </w:r>
      <w:r w:rsidR="00941BAA" w:rsidRPr="0095398A">
        <w:rPr>
          <w:rFonts w:asciiTheme="majorBidi" w:hAnsiTheme="majorBidi" w:cstheme="majorBidi"/>
          <w:bCs/>
          <w:sz w:val="24"/>
        </w:rPr>
        <w:instrText xml:space="preserve"> SEQ Fig\* Arabic\s </w:instrText>
      </w:r>
      <w:r w:rsidR="00941BAA" w:rsidRPr="0095398A">
        <w:rPr>
          <w:rFonts w:asciiTheme="majorBidi" w:hAnsiTheme="majorBidi" w:cstheme="majorBidi"/>
          <w:bCs/>
          <w:sz w:val="24"/>
        </w:rPr>
        <w:fldChar w:fldCharType="separate"/>
      </w:r>
      <w:r w:rsidR="00941BAA" w:rsidRPr="0095398A">
        <w:rPr>
          <w:rFonts w:asciiTheme="majorBidi" w:hAnsiTheme="majorBidi" w:cstheme="majorBidi"/>
          <w:bCs/>
          <w:noProof/>
          <w:sz w:val="24"/>
        </w:rPr>
        <w:t>6</w:t>
      </w:r>
      <w:r w:rsidR="00941BAA" w:rsidRPr="0095398A">
        <w:rPr>
          <w:rFonts w:asciiTheme="majorBidi" w:hAnsiTheme="majorBidi" w:cstheme="majorBidi"/>
          <w:bCs/>
          <w:sz w:val="24"/>
        </w:rPr>
        <w:fldChar w:fldCharType="end"/>
      </w:r>
      <w:bookmarkEnd w:id="104"/>
      <w:r w:rsidRPr="0095398A">
        <w:rPr>
          <w:rFonts w:asciiTheme="majorBidi" w:hAnsiTheme="majorBidi" w:cstheme="majorBidi" w:hint="eastAsia"/>
          <w:sz w:val="24"/>
        </w:rPr>
        <w:t>.</w:t>
      </w:r>
      <w:r w:rsidRPr="0095398A">
        <w:rPr>
          <w:rFonts w:asciiTheme="majorBidi" w:hAnsiTheme="majorBidi" w:cstheme="majorBidi" w:hint="eastAsia"/>
          <w:b w:val="0"/>
          <w:sz w:val="24"/>
        </w:rPr>
        <w:t xml:space="preserve"> The </w:t>
      </w:r>
      <w:r w:rsidR="003E5F3B" w:rsidRPr="0095398A">
        <w:rPr>
          <w:rFonts w:asciiTheme="majorBidi" w:hAnsiTheme="majorBidi" w:cstheme="majorBidi"/>
          <w:b w:val="0"/>
          <w:sz w:val="24"/>
        </w:rPr>
        <w:t xml:space="preserve">sequence used to impose </w:t>
      </w:r>
      <w:r w:rsidRPr="0095398A">
        <w:rPr>
          <w:rFonts w:asciiTheme="majorBidi" w:hAnsiTheme="majorBidi" w:cstheme="majorBidi" w:hint="eastAsia"/>
          <w:b w:val="0"/>
          <w:sz w:val="24"/>
        </w:rPr>
        <w:t>periodic boundary conditions</w:t>
      </w:r>
      <w:r w:rsidR="003E5F3B" w:rsidRPr="00416E78">
        <w:rPr>
          <w:rFonts w:asciiTheme="majorBidi" w:hAnsiTheme="majorBidi" w:cstheme="majorBidi"/>
          <w:b w:val="0"/>
          <w:sz w:val="24"/>
        </w:rPr>
        <w:t xml:space="preserve"> on the embedded CNTs</w:t>
      </w:r>
      <w:r w:rsidRPr="00416E78">
        <w:rPr>
          <w:rFonts w:asciiTheme="majorBidi" w:hAnsiTheme="majorBidi" w:cstheme="majorBidi" w:hint="eastAsia"/>
          <w:b w:val="0"/>
          <w:sz w:val="24"/>
        </w:rPr>
        <w:t xml:space="preserve">: (a) </w:t>
      </w:r>
      <w:r w:rsidR="003E5F3B" w:rsidRPr="00964ABA">
        <w:rPr>
          <w:rFonts w:asciiTheme="majorBidi" w:hAnsiTheme="majorBidi" w:cstheme="majorBidi"/>
          <w:b w:val="0"/>
          <w:sz w:val="24"/>
        </w:rPr>
        <w:t>t</w:t>
      </w:r>
      <w:r w:rsidRPr="00964ABA">
        <w:rPr>
          <w:rFonts w:asciiTheme="majorBidi" w:hAnsiTheme="majorBidi" w:cstheme="majorBidi" w:hint="eastAsia"/>
          <w:b w:val="0"/>
          <w:sz w:val="24"/>
        </w:rPr>
        <w:t xml:space="preserve">he </w:t>
      </w:r>
      <w:r w:rsidR="003E5F3B" w:rsidRPr="00F465C0">
        <w:rPr>
          <w:rFonts w:asciiTheme="majorBidi" w:hAnsiTheme="majorBidi" w:cstheme="majorBidi"/>
          <w:b w:val="0"/>
          <w:sz w:val="24"/>
        </w:rPr>
        <w:t xml:space="preserve">center </w:t>
      </w:r>
      <w:r w:rsidRPr="00F465C0">
        <w:rPr>
          <w:rFonts w:asciiTheme="majorBidi" w:hAnsiTheme="majorBidi" w:cstheme="majorBidi" w:hint="eastAsia"/>
          <w:b w:val="0"/>
          <w:sz w:val="24"/>
        </w:rPr>
        <w:t xml:space="preserve">box with solid edges is the actual RVE while </w:t>
      </w:r>
      <w:r w:rsidR="003E5F3B" w:rsidRPr="00F465C0">
        <w:rPr>
          <w:rFonts w:asciiTheme="majorBidi" w:hAnsiTheme="majorBidi" w:cstheme="majorBidi"/>
          <w:b w:val="0"/>
          <w:sz w:val="24"/>
        </w:rPr>
        <w:t>the surrounding</w:t>
      </w:r>
      <w:r w:rsidRPr="00F465C0">
        <w:rPr>
          <w:rFonts w:asciiTheme="majorBidi" w:hAnsiTheme="majorBidi" w:cstheme="majorBidi" w:hint="eastAsia"/>
          <w:b w:val="0"/>
          <w:sz w:val="24"/>
        </w:rPr>
        <w:t xml:space="preserve"> boxes with dashed edges are pseudo RVEs. The four thick segments ar</w:t>
      </w:r>
      <w:r w:rsidRPr="000F191A">
        <w:rPr>
          <w:rFonts w:asciiTheme="majorBidi" w:hAnsiTheme="majorBidi" w:cstheme="majorBidi" w:hint="eastAsia"/>
          <w:b w:val="0"/>
          <w:sz w:val="24"/>
        </w:rPr>
        <w:t xml:space="preserve">e the CNTs dispersed into the actual RVE and the </w:t>
      </w:r>
      <w:r w:rsidR="00941BAA" w:rsidRPr="006E5A91">
        <w:rPr>
          <w:rFonts w:asciiTheme="majorBidi" w:hAnsiTheme="majorBidi" w:cstheme="majorBidi"/>
          <w:b w:val="0"/>
          <w:sz w:val="24"/>
        </w:rPr>
        <w:t xml:space="preserve">other </w:t>
      </w:r>
      <w:r w:rsidRPr="006E5A91">
        <w:rPr>
          <w:rFonts w:asciiTheme="majorBidi" w:hAnsiTheme="majorBidi" w:cstheme="majorBidi" w:hint="eastAsia"/>
          <w:b w:val="0"/>
          <w:sz w:val="24"/>
        </w:rPr>
        <w:t>thin segments in a same color are the copies of this CNT in pseudo RVEs</w:t>
      </w:r>
      <w:r w:rsidR="003E5F3B" w:rsidRPr="00372A73">
        <w:rPr>
          <w:rFonts w:asciiTheme="majorBidi" w:hAnsiTheme="majorBidi" w:cstheme="majorBidi"/>
          <w:b w:val="0"/>
          <w:sz w:val="24"/>
        </w:rPr>
        <w:t xml:space="preserve">, and </w:t>
      </w:r>
      <w:r w:rsidRPr="00372A73">
        <w:rPr>
          <w:rFonts w:asciiTheme="majorBidi" w:hAnsiTheme="majorBidi" w:cstheme="majorBidi" w:hint="eastAsia"/>
          <w:b w:val="0"/>
          <w:sz w:val="24"/>
        </w:rPr>
        <w:t xml:space="preserve">(b) </w:t>
      </w:r>
      <w:r w:rsidR="003E5F3B" w:rsidRPr="00372A73">
        <w:rPr>
          <w:rFonts w:asciiTheme="majorBidi" w:hAnsiTheme="majorBidi" w:cstheme="majorBidi"/>
          <w:b w:val="0"/>
          <w:sz w:val="24"/>
        </w:rPr>
        <w:t>t</w:t>
      </w:r>
      <w:r w:rsidRPr="00372A73">
        <w:rPr>
          <w:rFonts w:asciiTheme="majorBidi" w:hAnsiTheme="majorBidi" w:cstheme="majorBidi" w:hint="eastAsia"/>
          <w:b w:val="0"/>
          <w:sz w:val="24"/>
        </w:rPr>
        <w:t>h</w:t>
      </w:r>
      <w:r w:rsidR="003E5F3B" w:rsidRPr="0036143C">
        <w:rPr>
          <w:rFonts w:asciiTheme="majorBidi" w:hAnsiTheme="majorBidi" w:cstheme="majorBidi"/>
          <w:b w:val="0"/>
          <w:sz w:val="24"/>
        </w:rPr>
        <w:t xml:space="preserve">e RVE with </w:t>
      </w:r>
      <w:r w:rsidRPr="00F8479D">
        <w:rPr>
          <w:rFonts w:asciiTheme="majorBidi" w:hAnsiTheme="majorBidi" w:cstheme="majorBidi" w:hint="eastAsia"/>
          <w:b w:val="0"/>
          <w:sz w:val="24"/>
        </w:rPr>
        <w:t>CNT</w:t>
      </w:r>
      <w:r w:rsidR="003E5F3B" w:rsidRPr="00F8479D">
        <w:rPr>
          <w:rFonts w:asciiTheme="majorBidi" w:hAnsiTheme="majorBidi" w:cstheme="majorBidi"/>
          <w:b w:val="0"/>
          <w:sz w:val="24"/>
        </w:rPr>
        <w:t>s</w:t>
      </w:r>
      <w:r w:rsidRPr="00AA128E">
        <w:rPr>
          <w:rFonts w:asciiTheme="majorBidi" w:hAnsiTheme="majorBidi" w:cstheme="majorBidi" w:hint="eastAsia"/>
          <w:b w:val="0"/>
          <w:sz w:val="24"/>
        </w:rPr>
        <w:t xml:space="preserve"> fulfill</w:t>
      </w:r>
      <w:r w:rsidR="003E5F3B" w:rsidRPr="00AA128E">
        <w:rPr>
          <w:rFonts w:asciiTheme="majorBidi" w:hAnsiTheme="majorBidi" w:cstheme="majorBidi"/>
          <w:b w:val="0"/>
          <w:sz w:val="24"/>
        </w:rPr>
        <w:t>ing</w:t>
      </w:r>
      <w:r w:rsidRPr="00AA128E">
        <w:rPr>
          <w:rFonts w:asciiTheme="majorBidi" w:hAnsiTheme="majorBidi" w:cstheme="majorBidi" w:hint="eastAsia"/>
          <w:b w:val="0"/>
          <w:sz w:val="24"/>
        </w:rPr>
        <w:t xml:space="preserve"> the periodic boundary conditions</w:t>
      </w:r>
      <w:r w:rsidR="003E5F3B" w:rsidRPr="00AA128E">
        <w:rPr>
          <w:rFonts w:asciiTheme="majorBidi" w:hAnsiTheme="majorBidi" w:cstheme="majorBidi"/>
          <w:b w:val="0"/>
          <w:sz w:val="24"/>
        </w:rPr>
        <w:t xml:space="preserve"> that is used in the analysis</w:t>
      </w:r>
      <w:r w:rsidRPr="00AA128E">
        <w:rPr>
          <w:rFonts w:asciiTheme="majorBidi" w:hAnsiTheme="majorBidi" w:cstheme="majorBidi" w:hint="eastAsia"/>
          <w:b w:val="0"/>
          <w:sz w:val="24"/>
        </w:rPr>
        <w:t>.</w:t>
      </w:r>
    </w:p>
    <w:p w14:paraId="29BDFDE4" w14:textId="622A14B6" w:rsidR="00936B29" w:rsidRPr="0095398A" w:rsidRDefault="00887530" w:rsidP="003E5F3B">
      <w:pPr>
        <w:pStyle w:val="1"/>
        <w:numPr>
          <w:ilvl w:val="0"/>
          <w:numId w:val="0"/>
        </w:numPr>
        <w:ind w:right="-23" w:firstLine="567"/>
        <w:rPr>
          <w:rFonts w:asciiTheme="majorBidi" w:hAnsiTheme="majorBidi" w:cstheme="majorBidi"/>
          <w:b w:val="0"/>
          <w:sz w:val="24"/>
        </w:rPr>
      </w:pPr>
      <w:r w:rsidRPr="00AA128E">
        <w:rPr>
          <w:rFonts w:asciiTheme="majorBidi" w:hAnsiTheme="majorBidi" w:cstheme="majorBidi" w:hint="eastAsia"/>
          <w:b w:val="0"/>
          <w:sz w:val="24"/>
        </w:rPr>
        <w:t xml:space="preserve">In this </w:t>
      </w:r>
      <w:r w:rsidR="007D1687">
        <w:rPr>
          <w:rFonts w:asciiTheme="majorBidi" w:hAnsiTheme="majorBidi" w:cstheme="majorBidi"/>
          <w:b w:val="0"/>
          <w:sz w:val="24"/>
        </w:rPr>
        <w:t>study</w:t>
      </w:r>
      <w:r w:rsidRPr="00AA128E">
        <w:rPr>
          <w:rFonts w:asciiTheme="majorBidi" w:hAnsiTheme="majorBidi" w:cstheme="majorBidi" w:hint="eastAsia"/>
          <w:b w:val="0"/>
          <w:sz w:val="24"/>
        </w:rPr>
        <w:t xml:space="preserve">, the CNTs are </w:t>
      </w:r>
      <w:r w:rsidR="003E5F3B" w:rsidRPr="00234195">
        <w:rPr>
          <w:rFonts w:asciiTheme="majorBidi" w:hAnsiTheme="majorBidi" w:cstheme="majorBidi"/>
          <w:b w:val="0"/>
          <w:sz w:val="24"/>
        </w:rPr>
        <w:t>uniform</w:t>
      </w:r>
      <w:r w:rsidR="003E5F3B" w:rsidRPr="009D62DC">
        <w:rPr>
          <w:rFonts w:asciiTheme="majorBidi" w:hAnsiTheme="majorBidi" w:cstheme="majorBidi"/>
          <w:b w:val="0"/>
          <w:sz w:val="24"/>
        </w:rPr>
        <w:t>ly</w:t>
      </w:r>
      <w:r w:rsidRPr="009D62DC">
        <w:rPr>
          <w:rFonts w:asciiTheme="majorBidi" w:hAnsiTheme="majorBidi" w:cstheme="majorBidi" w:hint="eastAsia"/>
          <w:b w:val="0"/>
          <w:sz w:val="24"/>
        </w:rPr>
        <w:t xml:space="preserve"> </w:t>
      </w:r>
      <w:r w:rsidR="003E5F3B" w:rsidRPr="009D62DC">
        <w:rPr>
          <w:rFonts w:asciiTheme="majorBidi" w:hAnsiTheme="majorBidi" w:cstheme="majorBidi"/>
          <w:b w:val="0"/>
          <w:sz w:val="24"/>
        </w:rPr>
        <w:t>distributed</w:t>
      </w:r>
      <w:r w:rsidRPr="009D62DC">
        <w:rPr>
          <w:rFonts w:asciiTheme="majorBidi" w:hAnsiTheme="majorBidi" w:cstheme="majorBidi" w:hint="eastAsia"/>
          <w:b w:val="0"/>
          <w:sz w:val="24"/>
        </w:rPr>
        <w:t xml:space="preserve"> </w:t>
      </w:r>
      <w:r w:rsidR="003E5F3B" w:rsidRPr="009D62DC">
        <w:rPr>
          <w:rFonts w:asciiTheme="majorBidi" w:hAnsiTheme="majorBidi" w:cstheme="majorBidi"/>
          <w:b w:val="0"/>
          <w:sz w:val="24"/>
        </w:rPr>
        <w:t>inside</w:t>
      </w:r>
      <w:r w:rsidRPr="009D62DC">
        <w:rPr>
          <w:rFonts w:asciiTheme="majorBidi" w:hAnsiTheme="majorBidi" w:cstheme="majorBidi" w:hint="eastAsia"/>
          <w:b w:val="0"/>
          <w:sz w:val="24"/>
        </w:rPr>
        <w:t xml:space="preserve"> the polymer, namely the minimal distance of any two CNT</w:t>
      </w:r>
      <w:r w:rsidR="00936B29" w:rsidRPr="009D62DC">
        <w:rPr>
          <w:rFonts w:asciiTheme="majorBidi" w:hAnsiTheme="majorBidi" w:cstheme="majorBidi" w:hint="eastAsia"/>
          <w:b w:val="0"/>
          <w:sz w:val="24"/>
        </w:rPr>
        <w:t>s</w:t>
      </w:r>
      <w:r w:rsidRPr="009D62DC">
        <w:rPr>
          <w:rFonts w:asciiTheme="majorBidi" w:hAnsiTheme="majorBidi" w:cstheme="majorBidi" w:hint="eastAsia"/>
          <w:b w:val="0"/>
          <w:sz w:val="24"/>
        </w:rPr>
        <w:t xml:space="preserve"> must</w:t>
      </w:r>
      <w:r w:rsidR="003E5F3B" w:rsidRPr="009D62DC">
        <w:rPr>
          <w:rFonts w:asciiTheme="majorBidi" w:hAnsiTheme="majorBidi" w:cstheme="majorBidi"/>
          <w:b w:val="0"/>
          <w:sz w:val="24"/>
        </w:rPr>
        <w:t xml:space="preserve"> be</w:t>
      </w:r>
      <w:r w:rsidRPr="009D62DC">
        <w:rPr>
          <w:rFonts w:asciiTheme="majorBidi" w:hAnsiTheme="majorBidi" w:cstheme="majorBidi" w:hint="eastAsia"/>
          <w:b w:val="0"/>
          <w:sz w:val="24"/>
        </w:rPr>
        <w:t xml:space="preserve"> larger than </w:t>
      </w:r>
      <m:oMath>
        <m:r>
          <m:rPr>
            <m:sty m:val="b"/>
          </m:rPr>
          <w:rPr>
            <w:rFonts w:ascii="Cambria Math" w:hAnsi="Cambria Math" w:cstheme="majorBidi"/>
            <w:sz w:val="24"/>
          </w:rPr>
          <m:t>2</m:t>
        </m:r>
        <m:sSub>
          <m:sSubPr>
            <m:ctrlPr>
              <w:rPr>
                <w:rFonts w:ascii="Cambria Math" w:hAnsi="Cambria Math" w:cstheme="majorBidi"/>
                <w:b w:val="0"/>
                <w:sz w:val="24"/>
              </w:rPr>
            </m:ctrlPr>
          </m:sSubPr>
          <m:e>
            <m:r>
              <m:rPr>
                <m:sty m:val="bi"/>
              </m:rPr>
              <w:rPr>
                <w:rFonts w:ascii="Cambria Math" w:hAnsi="Cambria Math" w:cstheme="majorBidi"/>
                <w:sz w:val="24"/>
              </w:rPr>
              <m:t>r</m:t>
            </m:r>
          </m:e>
          <m:sub>
            <m:r>
              <m:rPr>
                <m:sty m:val="b"/>
              </m:rPr>
              <w:rPr>
                <w:rFonts w:ascii="Cambria Math" w:hAnsi="Cambria Math" w:cstheme="majorBidi"/>
                <w:sz w:val="24"/>
              </w:rPr>
              <m:t>CNT</m:t>
            </m:r>
          </m:sub>
        </m:sSub>
        <m:r>
          <m:rPr>
            <m:sty m:val="bi"/>
          </m:rPr>
          <w:rPr>
            <w:rFonts w:ascii="Cambria Math" w:hAnsi="Cambria Math" w:cstheme="majorBidi"/>
            <w:sz w:val="24"/>
          </w:rPr>
          <m:t>+</m:t>
        </m:r>
        <m:sSub>
          <m:sSubPr>
            <m:ctrlPr>
              <w:rPr>
                <w:rFonts w:ascii="Cambria Math" w:hAnsi="Cambria Math" w:cstheme="majorBidi"/>
                <w:b w:val="0"/>
                <w:sz w:val="24"/>
              </w:rPr>
            </m:ctrlPr>
          </m:sSubPr>
          <m:e>
            <m:r>
              <m:rPr>
                <m:nor/>
              </m:rPr>
              <w:rPr>
                <w:rFonts w:asciiTheme="majorBidi" w:hAnsiTheme="majorBidi" w:cstheme="majorBidi"/>
                <w:b w:val="0"/>
                <w:i/>
                <w:sz w:val="24"/>
              </w:rPr>
              <m:t>d</m:t>
            </m:r>
          </m:e>
          <m:sub>
            <m:r>
              <m:rPr>
                <m:nor/>
              </m:rPr>
              <w:rPr>
                <w:rFonts w:asciiTheme="majorBidi" w:hAnsiTheme="majorBidi" w:cstheme="majorBidi"/>
                <w:b w:val="0"/>
                <w:sz w:val="24"/>
              </w:rPr>
              <m:t xml:space="preserve"> VDW</m:t>
            </m:r>
          </m:sub>
        </m:sSub>
      </m:oMath>
      <w:r w:rsidR="00936B29" w:rsidRPr="0095398A">
        <w:rPr>
          <w:rFonts w:asciiTheme="majorBidi" w:hAnsiTheme="majorBidi" w:cstheme="majorBidi" w:hint="eastAsia"/>
          <w:b w:val="0"/>
          <w:sz w:val="24"/>
        </w:rPr>
        <w:t xml:space="preserve">, </w:t>
      </w:r>
      <w:r w:rsidR="00936B29" w:rsidRPr="0095398A">
        <w:rPr>
          <w:rFonts w:asciiTheme="majorBidi" w:hAnsiTheme="majorBidi" w:cstheme="majorBidi"/>
          <w:b w:val="0"/>
          <w:sz w:val="24"/>
        </w:rPr>
        <w:t xml:space="preserve">where </w:t>
      </w:r>
      <m:oMath>
        <m:sSub>
          <m:sSubPr>
            <m:ctrlPr>
              <w:rPr>
                <w:rFonts w:ascii="Cambria Math" w:hAnsi="Cambria Math" w:cstheme="majorBidi"/>
                <w:b w:val="0"/>
                <w:sz w:val="24"/>
              </w:rPr>
            </m:ctrlPr>
          </m:sSubPr>
          <m:e>
            <m:r>
              <m:rPr>
                <m:nor/>
              </m:rPr>
              <w:rPr>
                <w:rFonts w:asciiTheme="majorBidi" w:hAnsiTheme="majorBidi" w:cstheme="majorBidi"/>
                <w:b w:val="0"/>
                <w:i/>
                <w:sz w:val="24"/>
              </w:rPr>
              <m:t>d</m:t>
            </m:r>
          </m:e>
          <m:sub>
            <m:r>
              <m:rPr>
                <m:nor/>
              </m:rPr>
              <w:rPr>
                <w:rFonts w:asciiTheme="majorBidi" w:hAnsiTheme="majorBidi" w:cstheme="majorBidi"/>
                <w:b w:val="0"/>
                <w:sz w:val="24"/>
              </w:rPr>
              <m:t xml:space="preserve"> VDW</m:t>
            </m:r>
          </m:sub>
        </m:sSub>
        <m:r>
          <m:rPr>
            <m:sty m:val="b"/>
          </m:rPr>
          <w:rPr>
            <w:rFonts w:ascii="Cambria Math" w:hAnsi="Cambria Math" w:cstheme="majorBidi"/>
            <w:sz w:val="24"/>
          </w:rPr>
          <m:t>=</m:t>
        </m:r>
        <m:r>
          <m:rPr>
            <m:nor/>
          </m:rPr>
          <w:rPr>
            <w:rFonts w:asciiTheme="majorBidi" w:hAnsiTheme="majorBidi" w:cstheme="majorBidi"/>
            <w:b w:val="0"/>
            <w:sz w:val="24"/>
          </w:rPr>
          <m:t>0.34</m:t>
        </m:r>
        <m:r>
          <m:rPr>
            <m:nor/>
          </m:rPr>
          <w:rPr>
            <w:rFonts w:ascii="Cambria Math" w:hAnsiTheme="majorBidi" w:cstheme="majorBidi"/>
            <w:b w:val="0"/>
            <w:sz w:val="24"/>
          </w:rPr>
          <m:t xml:space="preserve"> </m:t>
        </m:r>
        <m:r>
          <m:rPr>
            <m:nor/>
          </m:rPr>
          <w:rPr>
            <w:rFonts w:asciiTheme="majorBidi" w:hAnsiTheme="majorBidi" w:cstheme="majorBidi"/>
            <w:b w:val="0"/>
            <w:sz w:val="24"/>
          </w:rPr>
          <m:t>nm</m:t>
        </m:r>
      </m:oMath>
      <w:r w:rsidR="00936B29" w:rsidRPr="00416E78">
        <w:rPr>
          <w:rFonts w:asciiTheme="majorBidi" w:hAnsiTheme="majorBidi" w:cstheme="majorBidi"/>
          <w:b w:val="0"/>
          <w:sz w:val="24"/>
        </w:rPr>
        <w:t xml:space="preserve"> is the Van Der Waals </w:t>
      </w:r>
      <w:r w:rsidR="004D68C6" w:rsidRPr="00416E78">
        <w:rPr>
          <w:rFonts w:asciiTheme="majorBidi" w:hAnsiTheme="majorBidi" w:cstheme="majorBidi"/>
          <w:b w:val="0"/>
          <w:sz w:val="24"/>
        </w:rPr>
        <w:t xml:space="preserve">separation </w:t>
      </w:r>
      <w:r w:rsidR="00210B6C" w:rsidRPr="00964ABA">
        <w:rPr>
          <w:rFonts w:asciiTheme="majorBidi" w:hAnsiTheme="majorBidi" w:cstheme="majorBidi"/>
          <w:b w:val="0"/>
          <w:sz w:val="24"/>
        </w:rPr>
        <w:t>distance</w:t>
      </w:r>
      <w:r w:rsidR="00936B29" w:rsidRPr="00964ABA">
        <w:rPr>
          <w:rFonts w:asciiTheme="majorBidi" w:hAnsiTheme="majorBidi" w:cstheme="majorBidi" w:hint="eastAsia"/>
          <w:b w:val="0"/>
          <w:sz w:val="24"/>
        </w:rPr>
        <w:t xml:space="preserve"> </w:t>
      </w:r>
      <w:r w:rsidR="00936B29" w:rsidRPr="0095398A">
        <w:rPr>
          <w:rFonts w:asciiTheme="majorBidi" w:hAnsiTheme="majorBidi" w:cstheme="majorBidi"/>
          <w:b w:val="0"/>
          <w:sz w:val="24"/>
        </w:rPr>
        <w:fldChar w:fldCharType="begin"/>
      </w:r>
      <w:r w:rsidR="009A308A" w:rsidRPr="0095398A">
        <w:rPr>
          <w:rFonts w:asciiTheme="majorBidi" w:hAnsiTheme="majorBidi" w:cstheme="majorBidi"/>
          <w:b w:val="0"/>
          <w:sz w:val="24"/>
        </w:rPr>
        <w:instrText xml:space="preserve"> ADDIN ZOTERO_ITEM CSL_CITATION {"citationID":"rFYSA1jG","properties":{"formattedCitation":"[43]","plainCitation":"[43]","noteIndex":0},"citationItems":[{"id":"R6q3pB8V/AdiYZkSk","uris":["http://zotero.org/users/2762625/items/UITJ973I"],"uri":["http://zotero.org/users/2762625/items/UITJ973I"],"itemData":{"id":1451,"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936B29" w:rsidRPr="0095398A">
        <w:rPr>
          <w:rFonts w:asciiTheme="majorBidi" w:hAnsiTheme="majorBidi" w:cstheme="majorBidi"/>
          <w:b w:val="0"/>
          <w:sz w:val="24"/>
        </w:rPr>
        <w:fldChar w:fldCharType="separate"/>
      </w:r>
      <w:r w:rsidR="00936B29" w:rsidRPr="0095398A">
        <w:rPr>
          <w:b w:val="0"/>
          <w:sz w:val="24"/>
        </w:rPr>
        <w:t>[43]</w:t>
      </w:r>
      <w:r w:rsidR="00936B29" w:rsidRPr="0095398A">
        <w:rPr>
          <w:rFonts w:asciiTheme="majorBidi" w:hAnsiTheme="majorBidi" w:cstheme="majorBidi"/>
          <w:b w:val="0"/>
          <w:sz w:val="24"/>
        </w:rPr>
        <w:fldChar w:fldCharType="end"/>
      </w:r>
      <w:r w:rsidR="00936B29" w:rsidRPr="0095398A">
        <w:rPr>
          <w:rFonts w:asciiTheme="majorBidi" w:hAnsiTheme="majorBidi" w:cstheme="majorBidi"/>
          <w:b w:val="0"/>
          <w:sz w:val="24"/>
        </w:rPr>
        <w:t xml:space="preserve">. </w:t>
      </w:r>
      <w:r w:rsidR="00936B29" w:rsidRPr="0095398A">
        <w:rPr>
          <w:rFonts w:asciiTheme="majorBidi" w:hAnsiTheme="majorBidi" w:cstheme="majorBidi" w:hint="eastAsia"/>
          <w:b w:val="0"/>
          <w:sz w:val="24"/>
        </w:rPr>
        <w:t>The distance requirement must be checked when adding a new CNT</w:t>
      </w:r>
      <w:r w:rsidR="00941BAA" w:rsidRPr="0095398A">
        <w:rPr>
          <w:rFonts w:asciiTheme="majorBidi" w:hAnsiTheme="majorBidi" w:cstheme="majorBidi"/>
          <w:b w:val="0"/>
          <w:sz w:val="24"/>
        </w:rPr>
        <w:t xml:space="preserve"> and </w:t>
      </w:r>
      <w:r w:rsidR="00941BAA" w:rsidRPr="0095398A">
        <w:rPr>
          <w:rFonts w:asciiTheme="majorBidi" w:hAnsiTheme="majorBidi" w:cstheme="majorBidi"/>
          <w:b w:val="0"/>
          <w:sz w:val="24"/>
        </w:rPr>
        <w:fldChar w:fldCharType="begin"/>
      </w:r>
      <w:r w:rsidR="00941BAA" w:rsidRPr="0095398A">
        <w:rPr>
          <w:rFonts w:asciiTheme="majorBidi" w:hAnsiTheme="majorBidi" w:cstheme="majorBidi"/>
          <w:b w:val="0"/>
          <w:sz w:val="24"/>
        </w:rPr>
        <w:instrText xml:space="preserve"> REF CNT_net_generation \h </w:instrText>
      </w:r>
      <w:r w:rsidR="006D68AF" w:rsidRPr="0095398A">
        <w:rPr>
          <w:rFonts w:asciiTheme="majorBidi" w:hAnsiTheme="majorBidi" w:cstheme="majorBidi"/>
          <w:b w:val="0"/>
          <w:sz w:val="24"/>
        </w:rPr>
        <w:instrText xml:space="preserve"> \* MERGEFORMAT </w:instrText>
      </w:r>
      <w:r w:rsidR="00941BAA" w:rsidRPr="0095398A">
        <w:rPr>
          <w:rFonts w:asciiTheme="majorBidi" w:hAnsiTheme="majorBidi" w:cstheme="majorBidi"/>
          <w:b w:val="0"/>
          <w:sz w:val="24"/>
        </w:rPr>
      </w:r>
      <w:r w:rsidR="00941BAA" w:rsidRPr="0095398A">
        <w:rPr>
          <w:rFonts w:asciiTheme="majorBidi" w:hAnsiTheme="majorBidi" w:cstheme="majorBidi"/>
          <w:b w:val="0"/>
          <w:sz w:val="24"/>
        </w:rPr>
        <w:fldChar w:fldCharType="separate"/>
      </w:r>
      <w:r w:rsidR="00941BAA" w:rsidRPr="0095398A">
        <w:rPr>
          <w:rFonts w:asciiTheme="majorBidi" w:hAnsiTheme="majorBidi" w:cstheme="majorBidi" w:hint="eastAsia"/>
          <w:b w:val="0"/>
          <w:sz w:val="24"/>
        </w:rPr>
        <w:t>Fig.</w:t>
      </w:r>
      <w:r w:rsidR="000C4B85" w:rsidRPr="0095398A">
        <w:rPr>
          <w:rFonts w:asciiTheme="majorBidi" w:hAnsiTheme="majorBidi" w:cstheme="majorBidi"/>
          <w:b w:val="0"/>
          <w:sz w:val="24"/>
        </w:rPr>
        <w:t xml:space="preserve"> </w:t>
      </w:r>
      <w:r w:rsidR="00941BAA" w:rsidRPr="0095398A">
        <w:rPr>
          <w:rFonts w:asciiTheme="majorBidi" w:hAnsiTheme="majorBidi" w:cstheme="majorBidi"/>
          <w:b w:val="0"/>
          <w:noProof/>
          <w:sz w:val="24"/>
        </w:rPr>
        <w:t>7</w:t>
      </w:r>
      <w:r w:rsidR="00941BAA" w:rsidRPr="0095398A">
        <w:rPr>
          <w:rFonts w:asciiTheme="majorBidi" w:hAnsiTheme="majorBidi" w:cstheme="majorBidi"/>
          <w:b w:val="0"/>
          <w:sz w:val="24"/>
        </w:rPr>
        <w:fldChar w:fldCharType="end"/>
      </w:r>
      <w:r w:rsidR="00941BAA" w:rsidRPr="0095398A">
        <w:rPr>
          <w:rFonts w:asciiTheme="majorBidi" w:hAnsiTheme="majorBidi" w:cstheme="majorBidi"/>
          <w:b w:val="0"/>
          <w:sz w:val="24"/>
        </w:rPr>
        <w:t xml:space="preserve"> </w:t>
      </w:r>
      <w:r w:rsidR="00936B29" w:rsidRPr="0095398A">
        <w:rPr>
          <w:rFonts w:asciiTheme="majorBidi" w:hAnsiTheme="majorBidi" w:cstheme="majorBidi" w:hint="eastAsia"/>
          <w:b w:val="0"/>
          <w:sz w:val="24"/>
        </w:rPr>
        <w:t>shows the flowchart of the steps to create a CNT network with periodic boundary conditions.</w:t>
      </w:r>
    </w:p>
    <w:p w14:paraId="0E9C5685" w14:textId="18316CFC" w:rsidR="00887530" w:rsidRPr="0095398A" w:rsidRDefault="00941BAA" w:rsidP="0007444A">
      <w:pPr>
        <w:pStyle w:val="1"/>
        <w:numPr>
          <w:ilvl w:val="0"/>
          <w:numId w:val="0"/>
        </w:numPr>
        <w:spacing w:before="360"/>
        <w:ind w:right="-23"/>
        <w:jc w:val="center"/>
        <w:rPr>
          <w:rFonts w:asciiTheme="majorBidi" w:hAnsiTheme="majorBidi" w:cstheme="majorBidi"/>
          <w:b w:val="0"/>
          <w:sz w:val="24"/>
        </w:rPr>
      </w:pPr>
      <w:r w:rsidRPr="0095398A">
        <w:rPr>
          <w:rFonts w:asciiTheme="majorBidi" w:hAnsiTheme="majorBidi" w:cstheme="majorBidi" w:hint="eastAsia"/>
          <w:b w:val="0"/>
          <w:sz w:val="24"/>
        </w:rPr>
        <w:lastRenderedPageBreak/>
        <w:t xml:space="preserve"> </w:t>
      </w:r>
      <w:r w:rsidRPr="00416E78">
        <w:rPr>
          <w:rFonts w:asciiTheme="majorBidi" w:hAnsiTheme="majorBidi" w:cstheme="majorBidi"/>
          <w:b w:val="0"/>
          <w:sz w:val="24"/>
        </w:rPr>
        <w:t xml:space="preserve">                    </w:t>
      </w:r>
      <w:r w:rsidR="00936B29" w:rsidRPr="0095398A">
        <w:rPr>
          <w:rFonts w:asciiTheme="majorBidi" w:hAnsiTheme="majorBidi" w:cstheme="majorBidi"/>
          <w:b w:val="0"/>
          <w:noProof/>
          <w:sz w:val="24"/>
          <w:lang w:val="en-CA" w:eastAsia="ja-JP"/>
        </w:rPr>
        <w:drawing>
          <wp:inline distT="0" distB="0" distL="0" distR="0" wp14:anchorId="1EC853FE" wp14:editId="4739865B">
            <wp:extent cx="4090727" cy="4556760"/>
            <wp:effectExtent l="0" t="0" r="5080" b="0"/>
            <wp:docPr id="33" name="图片 33" descr="F:\Academic Research\Literatures\Public Papers\Publication_UoT\paper1\CNT_network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ademic Research\Literatures\Public Papers\Publication_UoT\paper1\CNT_network_generatio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2739" cy="4570141"/>
                    </a:xfrm>
                    <a:prstGeom prst="rect">
                      <a:avLst/>
                    </a:prstGeom>
                    <a:noFill/>
                    <a:ln>
                      <a:noFill/>
                    </a:ln>
                  </pic:spPr>
                </pic:pic>
              </a:graphicData>
            </a:graphic>
          </wp:inline>
        </w:drawing>
      </w:r>
    </w:p>
    <w:p w14:paraId="093B1B14" w14:textId="65B1E98F" w:rsidR="00936B29" w:rsidRPr="00416E78" w:rsidRDefault="00936B29" w:rsidP="0007444A">
      <w:pPr>
        <w:pStyle w:val="1"/>
        <w:numPr>
          <w:ilvl w:val="0"/>
          <w:numId w:val="0"/>
        </w:numPr>
        <w:spacing w:afterLines="100" w:after="240" w:line="240" w:lineRule="auto"/>
        <w:ind w:right="-23"/>
        <w:jc w:val="center"/>
        <w:rPr>
          <w:rFonts w:asciiTheme="majorBidi" w:hAnsiTheme="majorBidi" w:cstheme="majorBidi"/>
          <w:b w:val="0"/>
          <w:sz w:val="24"/>
        </w:rPr>
      </w:pPr>
      <w:bookmarkStart w:id="105" w:name="CNT_net_generation"/>
      <w:r w:rsidRPr="0095398A">
        <w:rPr>
          <w:rFonts w:asciiTheme="majorBidi" w:hAnsiTheme="majorBidi" w:cstheme="majorBidi" w:hint="eastAsia"/>
          <w:sz w:val="24"/>
        </w:rPr>
        <w:t>Fig.</w:t>
      </w:r>
      <w:r w:rsidR="000C4B85" w:rsidRPr="0095398A">
        <w:rPr>
          <w:rFonts w:asciiTheme="majorBidi" w:hAnsiTheme="majorBidi" w:cstheme="majorBidi"/>
          <w:sz w:val="24"/>
        </w:rPr>
        <w:t xml:space="preserve"> </w:t>
      </w:r>
      <w:r w:rsidR="00941BAA" w:rsidRPr="0095398A">
        <w:rPr>
          <w:rFonts w:asciiTheme="majorBidi" w:hAnsiTheme="majorBidi" w:cstheme="majorBidi"/>
          <w:bCs/>
          <w:sz w:val="24"/>
        </w:rPr>
        <w:fldChar w:fldCharType="begin"/>
      </w:r>
      <w:r w:rsidR="00941BAA" w:rsidRPr="0095398A">
        <w:rPr>
          <w:rFonts w:asciiTheme="majorBidi" w:hAnsiTheme="majorBidi" w:cstheme="majorBidi"/>
          <w:bCs/>
          <w:sz w:val="24"/>
        </w:rPr>
        <w:instrText xml:space="preserve"> SEQ Fig\* Arabic\s </w:instrText>
      </w:r>
      <w:r w:rsidR="00941BAA" w:rsidRPr="0095398A">
        <w:rPr>
          <w:rFonts w:asciiTheme="majorBidi" w:hAnsiTheme="majorBidi" w:cstheme="majorBidi"/>
          <w:bCs/>
          <w:sz w:val="24"/>
        </w:rPr>
        <w:fldChar w:fldCharType="separate"/>
      </w:r>
      <w:r w:rsidR="00941BAA" w:rsidRPr="0095398A">
        <w:rPr>
          <w:rFonts w:asciiTheme="majorBidi" w:hAnsiTheme="majorBidi" w:cstheme="majorBidi"/>
          <w:bCs/>
          <w:noProof/>
          <w:sz w:val="24"/>
        </w:rPr>
        <w:t>7</w:t>
      </w:r>
      <w:r w:rsidR="00941BAA" w:rsidRPr="0095398A">
        <w:rPr>
          <w:rFonts w:asciiTheme="majorBidi" w:hAnsiTheme="majorBidi" w:cstheme="majorBidi"/>
          <w:bCs/>
          <w:sz w:val="24"/>
        </w:rPr>
        <w:fldChar w:fldCharType="end"/>
      </w:r>
      <w:bookmarkEnd w:id="105"/>
      <w:r w:rsidR="00941BAA" w:rsidRPr="0095398A">
        <w:rPr>
          <w:rFonts w:asciiTheme="majorBidi" w:hAnsiTheme="majorBidi" w:cstheme="majorBidi"/>
          <w:sz w:val="24"/>
        </w:rPr>
        <w:t>.</w:t>
      </w:r>
      <w:r w:rsidRPr="0095398A">
        <w:rPr>
          <w:rFonts w:asciiTheme="majorBidi" w:hAnsiTheme="majorBidi" w:cstheme="majorBidi" w:hint="eastAsia"/>
          <w:b w:val="0"/>
          <w:sz w:val="24"/>
        </w:rPr>
        <w:t xml:space="preserve"> The flowchart of </w:t>
      </w:r>
      <w:r w:rsidR="00941BAA" w:rsidRPr="0095398A">
        <w:rPr>
          <w:rFonts w:asciiTheme="majorBidi" w:hAnsiTheme="majorBidi" w:cstheme="majorBidi"/>
          <w:b w:val="0"/>
          <w:sz w:val="24"/>
        </w:rPr>
        <w:t xml:space="preserve">the </w:t>
      </w:r>
      <w:r w:rsidRPr="0095398A">
        <w:rPr>
          <w:rFonts w:asciiTheme="majorBidi" w:hAnsiTheme="majorBidi" w:cstheme="majorBidi" w:hint="eastAsia"/>
          <w:b w:val="0"/>
          <w:sz w:val="24"/>
        </w:rPr>
        <w:t xml:space="preserve">steps </w:t>
      </w:r>
      <w:r w:rsidR="005977DB">
        <w:rPr>
          <w:rFonts w:asciiTheme="majorBidi" w:hAnsiTheme="majorBidi" w:cstheme="majorBidi"/>
          <w:b w:val="0"/>
          <w:sz w:val="24"/>
        </w:rPr>
        <w:t xml:space="preserve">needed </w:t>
      </w:r>
      <w:r w:rsidRPr="0095398A">
        <w:rPr>
          <w:rFonts w:asciiTheme="majorBidi" w:hAnsiTheme="majorBidi" w:cstheme="majorBidi" w:hint="eastAsia"/>
          <w:b w:val="0"/>
          <w:sz w:val="24"/>
        </w:rPr>
        <w:t xml:space="preserve">to create a fully dispersed CNT network with periodic boundary </w:t>
      </w:r>
      <w:r w:rsidRPr="00416E78">
        <w:rPr>
          <w:rFonts w:asciiTheme="majorBidi" w:hAnsiTheme="majorBidi" w:cstheme="majorBidi" w:hint="eastAsia"/>
          <w:b w:val="0"/>
          <w:sz w:val="24"/>
        </w:rPr>
        <w:t>conditions.</w:t>
      </w:r>
    </w:p>
    <w:p w14:paraId="3F0F1DF3" w14:textId="77777777" w:rsidR="00676382" w:rsidRPr="00823DE0" w:rsidRDefault="00676382" w:rsidP="00DC57D3">
      <w:pPr>
        <w:pStyle w:val="1"/>
        <w:ind w:left="426" w:right="-23" w:hanging="426"/>
        <w:rPr>
          <w:rFonts w:asciiTheme="majorBidi" w:hAnsiTheme="majorBidi" w:cstheme="majorBidi"/>
          <w:sz w:val="24"/>
        </w:rPr>
      </w:pPr>
      <w:r w:rsidRPr="00823DE0">
        <w:rPr>
          <w:rFonts w:asciiTheme="majorBidi" w:hAnsiTheme="majorBidi" w:cstheme="majorBidi"/>
          <w:sz w:val="24"/>
        </w:rPr>
        <w:t>Validation and numerical results</w:t>
      </w:r>
    </w:p>
    <w:p w14:paraId="00F6A03A" w14:textId="33F85DE2" w:rsidR="003A2979" w:rsidRPr="00F8479D" w:rsidRDefault="005977DB" w:rsidP="0007444A">
      <w:pPr>
        <w:pStyle w:val="1"/>
        <w:numPr>
          <w:ilvl w:val="0"/>
          <w:numId w:val="0"/>
        </w:numPr>
        <w:spacing w:before="120"/>
        <w:ind w:right="-23"/>
        <w:rPr>
          <w:rFonts w:asciiTheme="majorBidi" w:hAnsiTheme="majorBidi" w:cstheme="majorBidi"/>
          <w:b w:val="0"/>
          <w:sz w:val="24"/>
        </w:rPr>
      </w:pPr>
      <w:r>
        <w:rPr>
          <w:rFonts w:asciiTheme="majorBidi" w:hAnsiTheme="majorBidi" w:cstheme="majorBidi"/>
          <w:b w:val="0"/>
          <w:sz w:val="24"/>
        </w:rPr>
        <w:t>T</w:t>
      </w:r>
      <w:r w:rsidR="00676382" w:rsidRPr="0095398A">
        <w:rPr>
          <w:rFonts w:asciiTheme="majorBidi" w:hAnsiTheme="majorBidi" w:cstheme="majorBidi"/>
          <w:b w:val="0"/>
          <w:sz w:val="24"/>
        </w:rPr>
        <w:t xml:space="preserve">he validation of the </w:t>
      </w:r>
      <w:r w:rsidR="007C4E0A" w:rsidRPr="0095398A">
        <w:rPr>
          <w:rFonts w:asciiTheme="majorBidi" w:hAnsiTheme="majorBidi" w:cstheme="majorBidi"/>
          <w:b w:val="0"/>
          <w:sz w:val="24"/>
        </w:rPr>
        <w:t xml:space="preserve">proposed immersed FE </w:t>
      </w:r>
      <w:r w:rsidR="000A68A0" w:rsidRPr="00416E78">
        <w:rPr>
          <w:rFonts w:asciiTheme="majorBidi" w:hAnsiTheme="majorBidi" w:cstheme="majorBidi"/>
          <w:b w:val="0"/>
          <w:sz w:val="24"/>
        </w:rPr>
        <w:t>approach</w:t>
      </w:r>
      <w:r w:rsidR="00F105CF" w:rsidRPr="00416E78">
        <w:rPr>
          <w:rFonts w:asciiTheme="majorBidi" w:hAnsiTheme="majorBidi" w:cstheme="majorBidi"/>
          <w:b w:val="0"/>
          <w:sz w:val="24"/>
        </w:rPr>
        <w:t xml:space="preserve"> </w:t>
      </w:r>
      <w:r>
        <w:rPr>
          <w:rFonts w:asciiTheme="majorBidi" w:hAnsiTheme="majorBidi" w:cstheme="majorBidi"/>
          <w:b w:val="0"/>
          <w:sz w:val="24"/>
        </w:rPr>
        <w:t xml:space="preserve">was conducted </w:t>
      </w:r>
      <w:r w:rsidR="00F105CF" w:rsidRPr="00416E78">
        <w:rPr>
          <w:rFonts w:asciiTheme="majorBidi" w:hAnsiTheme="majorBidi" w:cstheme="majorBidi"/>
          <w:b w:val="0"/>
          <w:sz w:val="24"/>
        </w:rPr>
        <w:t xml:space="preserve">by comparing its outputs with those obtained </w:t>
      </w:r>
      <w:r w:rsidR="00DC5F5A">
        <w:rPr>
          <w:rFonts w:asciiTheme="majorBidi" w:hAnsiTheme="majorBidi" w:cstheme="majorBidi"/>
          <w:b w:val="0"/>
          <w:sz w:val="24"/>
        </w:rPr>
        <w:t>using</w:t>
      </w:r>
      <w:r w:rsidR="00DC5F5A" w:rsidRPr="00416E78">
        <w:rPr>
          <w:rFonts w:asciiTheme="majorBidi" w:hAnsiTheme="majorBidi" w:cstheme="majorBidi"/>
          <w:b w:val="0"/>
          <w:sz w:val="24"/>
        </w:rPr>
        <w:t xml:space="preserve"> </w:t>
      </w:r>
      <w:r w:rsidR="00676382" w:rsidRPr="00964ABA">
        <w:rPr>
          <w:rFonts w:asciiTheme="majorBidi" w:hAnsiTheme="majorBidi" w:cstheme="majorBidi"/>
          <w:b w:val="0"/>
          <w:sz w:val="24"/>
        </w:rPr>
        <w:t xml:space="preserve">traditional FE method. </w:t>
      </w:r>
      <w:r w:rsidR="00F105CF" w:rsidRPr="00964ABA">
        <w:rPr>
          <w:rFonts w:asciiTheme="majorBidi" w:hAnsiTheme="majorBidi" w:cstheme="majorBidi"/>
          <w:b w:val="0"/>
          <w:sz w:val="24"/>
        </w:rPr>
        <w:t>T</w:t>
      </w:r>
      <w:r w:rsidR="00676382" w:rsidRPr="00F465C0">
        <w:rPr>
          <w:rFonts w:asciiTheme="majorBidi" w:hAnsiTheme="majorBidi" w:cstheme="majorBidi"/>
          <w:b w:val="0"/>
          <w:sz w:val="24"/>
        </w:rPr>
        <w:t xml:space="preserve">he </w:t>
      </w:r>
      <w:r w:rsidR="000A2AFB" w:rsidRPr="00F465C0">
        <w:rPr>
          <w:rFonts w:asciiTheme="majorBidi" w:hAnsiTheme="majorBidi" w:cstheme="majorBidi"/>
          <w:b w:val="0"/>
          <w:sz w:val="24"/>
        </w:rPr>
        <w:t>i</w:t>
      </w:r>
      <w:r w:rsidR="00676382" w:rsidRPr="00F465C0">
        <w:rPr>
          <w:rFonts w:asciiTheme="majorBidi" w:hAnsiTheme="majorBidi" w:cstheme="majorBidi"/>
          <w:b w:val="0"/>
          <w:sz w:val="24"/>
        </w:rPr>
        <w:t>mmersed FE metho</w:t>
      </w:r>
      <w:r w:rsidR="00676382" w:rsidRPr="000F191A">
        <w:rPr>
          <w:rFonts w:asciiTheme="majorBidi" w:hAnsiTheme="majorBidi" w:cstheme="majorBidi"/>
          <w:b w:val="0"/>
          <w:sz w:val="24"/>
        </w:rPr>
        <w:t xml:space="preserve">d is </w:t>
      </w:r>
      <w:r w:rsidR="00897CA5" w:rsidRPr="000F191A">
        <w:rPr>
          <w:rFonts w:asciiTheme="majorBidi" w:hAnsiTheme="majorBidi" w:cstheme="majorBidi"/>
          <w:b w:val="0"/>
          <w:sz w:val="24"/>
        </w:rPr>
        <w:t xml:space="preserve">then </w:t>
      </w:r>
      <w:r w:rsidR="00676382" w:rsidRPr="006E5A91">
        <w:rPr>
          <w:rFonts w:asciiTheme="majorBidi" w:hAnsiTheme="majorBidi" w:cstheme="majorBidi"/>
          <w:b w:val="0"/>
          <w:sz w:val="24"/>
        </w:rPr>
        <w:t xml:space="preserve">used to study the influence of CNT waviness </w:t>
      </w:r>
      <w:r w:rsidR="00897CA5" w:rsidRPr="006E5A91">
        <w:rPr>
          <w:rFonts w:asciiTheme="majorBidi" w:hAnsiTheme="majorBidi" w:cstheme="majorBidi"/>
          <w:b w:val="0"/>
          <w:sz w:val="24"/>
        </w:rPr>
        <w:t xml:space="preserve">and volume fraction </w:t>
      </w:r>
      <w:r w:rsidR="00676382" w:rsidRPr="00372A73">
        <w:rPr>
          <w:rFonts w:asciiTheme="majorBidi" w:hAnsiTheme="majorBidi" w:cstheme="majorBidi"/>
          <w:b w:val="0"/>
          <w:sz w:val="24"/>
        </w:rPr>
        <w:t xml:space="preserve">on the </w:t>
      </w:r>
      <w:r w:rsidR="00897CA5" w:rsidRPr="00372A73">
        <w:rPr>
          <w:rFonts w:asciiTheme="majorBidi" w:hAnsiTheme="majorBidi" w:cstheme="majorBidi"/>
          <w:b w:val="0"/>
          <w:sz w:val="24"/>
        </w:rPr>
        <w:t xml:space="preserve">elastic </w:t>
      </w:r>
      <w:r w:rsidR="00676382" w:rsidRPr="00372A73">
        <w:rPr>
          <w:rFonts w:asciiTheme="majorBidi" w:hAnsiTheme="majorBidi" w:cstheme="majorBidi"/>
          <w:b w:val="0"/>
          <w:sz w:val="24"/>
        </w:rPr>
        <w:t xml:space="preserve">properties of </w:t>
      </w:r>
      <w:r w:rsidR="00897CA5" w:rsidRPr="0036143C">
        <w:rPr>
          <w:rFonts w:asciiTheme="majorBidi" w:hAnsiTheme="majorBidi" w:cstheme="majorBidi"/>
          <w:b w:val="0"/>
          <w:sz w:val="24"/>
        </w:rPr>
        <w:t xml:space="preserve">their epoxy-based </w:t>
      </w:r>
      <w:r w:rsidR="00823DE0">
        <w:rPr>
          <w:rFonts w:asciiTheme="majorBidi" w:hAnsiTheme="majorBidi" w:cstheme="majorBidi"/>
          <w:b w:val="0"/>
          <w:sz w:val="24"/>
        </w:rPr>
        <w:t>composites.</w:t>
      </w:r>
    </w:p>
    <w:p w14:paraId="19F40DF8" w14:textId="627FC988" w:rsidR="00676382" w:rsidRPr="00AA128E" w:rsidRDefault="00167826" w:rsidP="00DC57D3">
      <w:pPr>
        <w:pStyle w:val="2"/>
        <w:ind w:left="426" w:right="-23" w:hanging="426"/>
        <w:jc w:val="both"/>
        <w:rPr>
          <w:rFonts w:asciiTheme="majorBidi" w:hAnsiTheme="majorBidi" w:cstheme="majorBidi"/>
        </w:rPr>
      </w:pPr>
      <w:bookmarkStart w:id="106" w:name="_Ref532104668"/>
      <w:r w:rsidRPr="00AA128E">
        <w:rPr>
          <w:rFonts w:asciiTheme="majorBidi" w:hAnsiTheme="majorBidi" w:cstheme="majorBidi"/>
        </w:rPr>
        <w:t>V</w:t>
      </w:r>
      <w:r w:rsidR="00676382" w:rsidRPr="00AA128E">
        <w:rPr>
          <w:rFonts w:asciiTheme="majorBidi" w:hAnsiTheme="majorBidi" w:cstheme="majorBidi"/>
        </w:rPr>
        <w:t>alidation</w:t>
      </w:r>
      <w:bookmarkEnd w:id="106"/>
      <w:r w:rsidRPr="00AA128E">
        <w:rPr>
          <w:rFonts w:asciiTheme="majorBidi" w:hAnsiTheme="majorBidi" w:cstheme="majorBidi"/>
        </w:rPr>
        <w:t xml:space="preserve"> of an RVE reinforced with a single CNT</w:t>
      </w:r>
    </w:p>
    <w:p w14:paraId="27F4064B" w14:textId="15E2840B" w:rsidR="00676382" w:rsidRPr="009D62DC" w:rsidRDefault="00676382" w:rsidP="0007444A">
      <w:pPr>
        <w:pStyle w:val="1"/>
        <w:numPr>
          <w:ilvl w:val="0"/>
          <w:numId w:val="0"/>
        </w:numPr>
        <w:ind w:right="-23"/>
        <w:rPr>
          <w:rFonts w:asciiTheme="majorBidi" w:hAnsiTheme="majorBidi" w:cstheme="majorBidi"/>
          <w:b w:val="0"/>
          <w:sz w:val="24"/>
        </w:rPr>
      </w:pPr>
      <w:r w:rsidRPr="009D62DC">
        <w:rPr>
          <w:rFonts w:asciiTheme="majorBidi" w:hAnsiTheme="majorBidi" w:cstheme="majorBidi"/>
          <w:b w:val="0"/>
          <w:sz w:val="24"/>
        </w:rPr>
        <w:t xml:space="preserve">In this example, one SWCNT </w:t>
      </w:r>
      <w:r w:rsidR="00B975CF" w:rsidRPr="009D62DC">
        <w:rPr>
          <w:rFonts w:asciiTheme="majorBidi" w:hAnsiTheme="majorBidi" w:cstheme="majorBidi"/>
          <w:b w:val="0"/>
          <w:sz w:val="24"/>
        </w:rPr>
        <w:t xml:space="preserve">of (5,5) armchair chirality and </w:t>
      </w:r>
      <w:r w:rsidRPr="009D62DC">
        <w:rPr>
          <w:rFonts w:asciiTheme="majorBidi" w:hAnsiTheme="majorBidi" w:cstheme="majorBidi"/>
          <w:b w:val="0"/>
          <w:sz w:val="24"/>
        </w:rPr>
        <w:t xml:space="preserve">of </w:t>
      </w:r>
      <w:r w:rsidR="00B975CF" w:rsidRPr="009D62DC">
        <w:rPr>
          <w:rFonts w:asciiTheme="majorBidi" w:hAnsiTheme="majorBidi" w:cstheme="majorBidi"/>
          <w:b w:val="0"/>
          <w:sz w:val="24"/>
        </w:rPr>
        <w:t>dimeter</w:t>
      </w:r>
      <w:r w:rsidRPr="009D62DC">
        <w:rPr>
          <w:rFonts w:asciiTheme="majorBidi" w:hAnsiTheme="majorBidi" w:cstheme="majorBidi"/>
          <w:b w:val="0"/>
          <w:sz w:val="24"/>
        </w:rPr>
        <w:t xml:space="preserve"> </w:t>
      </w:r>
      <m:oMath>
        <m:sSub>
          <m:sSubPr>
            <m:ctrlPr>
              <w:rPr>
                <w:rFonts w:ascii="Cambria Math" w:hAnsi="Cambria Math" w:cstheme="majorBidi"/>
                <w:b w:val="0"/>
                <w:i/>
                <w:sz w:val="24"/>
                <w:highlight w:val="green"/>
              </w:rPr>
            </m:ctrlPr>
          </m:sSubPr>
          <m:e>
            <m:r>
              <m:rPr>
                <m:sty m:val="bi"/>
              </m:rPr>
              <w:rPr>
                <w:rFonts w:ascii="Cambria Math" w:hAnsi="Cambria Math" w:cstheme="majorBidi"/>
                <w:sz w:val="24"/>
                <w:highlight w:val="green"/>
              </w:rPr>
              <m:t>D</m:t>
            </m:r>
          </m:e>
          <m:sub>
            <m:r>
              <m:rPr>
                <m:sty m:val="bi"/>
              </m:rPr>
              <w:rPr>
                <w:rFonts w:ascii="Cambria Math" w:hAnsi="Cambria Math" w:cstheme="majorBidi"/>
                <w:sz w:val="24"/>
                <w:highlight w:val="green"/>
              </w:rPr>
              <m:t>CNT</m:t>
            </m:r>
          </m:sub>
        </m:sSub>
        <m:r>
          <m:rPr>
            <m:sty m:val="b"/>
          </m:rPr>
          <w:rPr>
            <w:rFonts w:ascii="Cambria Math" w:hAnsi="Cambria Math" w:cstheme="majorBidi"/>
            <w:sz w:val="24"/>
            <w:highlight w:val="green"/>
          </w:rPr>
          <m:t>=0.67nm</m:t>
        </m:r>
      </m:oMath>
      <w:r w:rsidR="00C12322" w:rsidRPr="009D62DC">
        <w:rPr>
          <w:rFonts w:asciiTheme="majorBidi" w:hAnsiTheme="majorBidi" w:cstheme="majorBidi"/>
          <w:b w:val="0"/>
          <w:sz w:val="24"/>
        </w:rPr>
        <w:t xml:space="preserve"> </w:t>
      </w:r>
      <w:commentRangeStart w:id="107"/>
      <w:r w:rsidRPr="009D62DC">
        <w:rPr>
          <w:rFonts w:asciiTheme="majorBidi" w:hAnsiTheme="majorBidi" w:cstheme="majorBidi"/>
          <w:b w:val="0"/>
          <w:sz w:val="24"/>
        </w:rPr>
        <w:t>and</w:t>
      </w:r>
      <w:commentRangeEnd w:id="107"/>
      <w:r w:rsidR="00DC5F5A" w:rsidRPr="009D62DC">
        <w:rPr>
          <w:rStyle w:val="af"/>
          <w:rFonts w:asciiTheme="minorHAnsi" w:eastAsia="宋体" w:hAnsiTheme="minorHAnsi" w:cstheme="minorBidi"/>
          <w:b w:val="0"/>
          <w:lang w:val="en-CA" w:eastAsia="en-US"/>
        </w:rPr>
        <w:commentReference w:id="107"/>
      </w:r>
      <w:r w:rsidRPr="009D62DC">
        <w:rPr>
          <w:rFonts w:asciiTheme="majorBidi" w:hAnsiTheme="majorBidi" w:cstheme="majorBidi"/>
          <w:b w:val="0"/>
          <w:sz w:val="24"/>
        </w:rPr>
        <w:t xml:space="preserve"> length </w:t>
      </w:r>
      <m:oMath>
        <m:r>
          <m:rPr>
            <m:sty m:val="bi"/>
          </m:rPr>
          <w:rPr>
            <w:rFonts w:ascii="Cambria Math" w:hAnsi="Cambria Math" w:cstheme="majorBidi"/>
            <w:sz w:val="24"/>
            <w:highlight w:val="green"/>
          </w:rPr>
          <m:t>l</m:t>
        </m:r>
        <m:r>
          <m:rPr>
            <m:sty m:val="b"/>
          </m:rPr>
          <w:rPr>
            <w:rFonts w:ascii="Cambria Math" w:hAnsi="Cambria Math" w:cstheme="majorBidi"/>
            <w:sz w:val="24"/>
            <w:highlight w:val="green"/>
          </w:rPr>
          <m:t>=10nm</m:t>
        </m:r>
      </m:oMath>
      <w:r w:rsidR="00C12322" w:rsidRPr="009D62DC">
        <w:rPr>
          <w:rFonts w:asciiTheme="majorBidi" w:hAnsiTheme="majorBidi" w:cstheme="majorBidi"/>
          <w:b w:val="0"/>
          <w:sz w:val="24"/>
        </w:rPr>
        <w:t xml:space="preserve"> </w:t>
      </w:r>
      <w:r w:rsidRPr="009D62DC">
        <w:rPr>
          <w:rFonts w:asciiTheme="majorBidi" w:hAnsiTheme="majorBidi" w:cstheme="majorBidi"/>
          <w:b w:val="0"/>
          <w:sz w:val="24"/>
        </w:rPr>
        <w:t xml:space="preserve">is </w:t>
      </w:r>
      <w:r w:rsidR="00DC78CE" w:rsidRPr="009D62DC">
        <w:rPr>
          <w:rFonts w:asciiTheme="majorBidi" w:hAnsiTheme="majorBidi" w:cstheme="majorBidi"/>
          <w:b w:val="0"/>
          <w:sz w:val="24"/>
        </w:rPr>
        <w:t>placed at the center of the</w:t>
      </w:r>
      <w:r w:rsidRPr="009D62DC">
        <w:rPr>
          <w:rFonts w:asciiTheme="majorBidi" w:hAnsiTheme="majorBidi" w:cstheme="majorBidi"/>
          <w:b w:val="0"/>
          <w:sz w:val="24"/>
        </w:rPr>
        <w:t xml:space="preserve"> polymer</w:t>
      </w:r>
      <w:r w:rsidR="00DC78CE" w:rsidRPr="009D62DC">
        <w:rPr>
          <w:rFonts w:asciiTheme="majorBidi" w:hAnsiTheme="majorBidi" w:cstheme="majorBidi"/>
          <w:b w:val="0"/>
          <w:sz w:val="24"/>
        </w:rPr>
        <w:t xml:space="preserve"> matrix</w:t>
      </w:r>
      <w:r w:rsidRPr="009D62DC">
        <w:rPr>
          <w:rFonts w:asciiTheme="majorBidi" w:hAnsiTheme="majorBidi" w:cstheme="majorBidi"/>
          <w:b w:val="0"/>
          <w:sz w:val="24"/>
        </w:rPr>
        <w:t>. The size of</w:t>
      </w:r>
      <w:r w:rsidR="00DC78CE" w:rsidRPr="009D62DC">
        <w:rPr>
          <w:rFonts w:asciiTheme="majorBidi" w:hAnsiTheme="majorBidi" w:cstheme="majorBidi"/>
          <w:b w:val="0"/>
          <w:sz w:val="24"/>
        </w:rPr>
        <w:t xml:space="preserve"> the </w:t>
      </w:r>
      <w:r w:rsidR="00EB2264" w:rsidRPr="009D62DC">
        <w:rPr>
          <w:rFonts w:asciiTheme="majorBidi" w:hAnsiTheme="majorBidi" w:cstheme="majorBidi"/>
          <w:b w:val="0"/>
          <w:sz w:val="24"/>
        </w:rPr>
        <w:t xml:space="preserve">polymer </w:t>
      </w:r>
      <w:del w:id="108" w:author="Shaker Meguid" w:date="2018-12-23T12:22:00Z">
        <w:r w:rsidRPr="009D62DC" w:rsidDel="005C63CB">
          <w:rPr>
            <w:rFonts w:asciiTheme="majorBidi" w:hAnsiTheme="majorBidi" w:cstheme="majorBidi"/>
            <w:b w:val="0"/>
            <w:sz w:val="24"/>
          </w:rPr>
          <w:delText xml:space="preserve">is </w:delText>
        </w:r>
      </w:del>
      <w:ins w:id="109" w:author="Shaker Meguid" w:date="2018-12-23T12:22:00Z">
        <w:r w:rsidR="005C63CB" w:rsidRPr="009D62DC">
          <w:rPr>
            <w:rFonts w:asciiTheme="majorBidi" w:hAnsiTheme="majorBidi" w:cstheme="majorBidi"/>
            <w:b w:val="0"/>
            <w:sz w:val="24"/>
          </w:rPr>
          <w:t xml:space="preserve">considered was selected to be </w:t>
        </w:r>
      </w:ins>
      <m:oMath>
        <m:r>
          <m:rPr>
            <m:nor/>
          </m:rPr>
          <w:rPr>
            <w:rFonts w:asciiTheme="majorBidi" w:hAnsiTheme="majorBidi" w:cstheme="majorBidi"/>
            <w:b w:val="0"/>
            <w:sz w:val="24"/>
          </w:rPr>
          <m:t xml:space="preserve">7 × 7 × 35 </m:t>
        </m:r>
        <m:sSup>
          <m:sSupPr>
            <m:ctrlPr>
              <w:rPr>
                <w:rFonts w:ascii="Cambria Math" w:hAnsi="Cambria Math" w:cstheme="majorBidi"/>
                <w:b w:val="0"/>
                <w:i/>
                <w:sz w:val="24"/>
                <w:highlight w:val="green"/>
              </w:rPr>
            </m:ctrlPr>
          </m:sSupPr>
          <m:e>
            <m:r>
              <m:rPr>
                <m:sty m:val="b"/>
              </m:rPr>
              <w:rPr>
                <w:rFonts w:ascii="Cambria Math" w:hAnsi="Cambria Math" w:cstheme="majorBidi"/>
                <w:sz w:val="24"/>
                <w:highlight w:val="green"/>
                <w:lang w:val="en-CA"/>
              </w:rPr>
              <m:t>nm</m:t>
            </m:r>
          </m:e>
          <m:sup>
            <m:r>
              <m:rPr>
                <m:sty m:val="bi"/>
              </m:rPr>
              <w:rPr>
                <w:rFonts w:ascii="Cambria Math" w:hAnsi="Cambria Math" w:cstheme="majorBidi"/>
                <w:sz w:val="24"/>
                <w:highlight w:val="green"/>
              </w:rPr>
              <m:t>3</m:t>
            </m:r>
          </m:sup>
        </m:sSup>
      </m:oMath>
      <w:r w:rsidR="0017787F" w:rsidRPr="009D62DC">
        <w:rPr>
          <w:rFonts w:asciiTheme="majorBidi" w:hAnsiTheme="majorBidi" w:cstheme="majorBidi"/>
          <w:b w:val="0"/>
          <w:sz w:val="24"/>
        </w:rPr>
        <w:t xml:space="preserve"> </w:t>
      </w:r>
      <w:r w:rsidRPr="009D62DC">
        <w:rPr>
          <w:rFonts w:asciiTheme="majorBidi" w:hAnsiTheme="majorBidi" w:cstheme="majorBidi"/>
          <w:b w:val="0"/>
          <w:sz w:val="24"/>
        </w:rPr>
        <w:t xml:space="preserve">and the CNT is placed </w:t>
      </w:r>
      <w:r w:rsidR="00C12322" w:rsidRPr="009D62DC">
        <w:rPr>
          <w:rFonts w:asciiTheme="majorBidi" w:hAnsiTheme="majorBidi" w:cstheme="majorBidi"/>
          <w:b w:val="0"/>
          <w:sz w:val="24"/>
        </w:rPr>
        <w:t>at</w:t>
      </w:r>
      <w:r w:rsidRPr="009D62DC">
        <w:rPr>
          <w:rFonts w:asciiTheme="majorBidi" w:hAnsiTheme="majorBidi" w:cstheme="majorBidi"/>
          <w:b w:val="0"/>
          <w:sz w:val="24"/>
        </w:rPr>
        <w:t xml:space="preserve"> the center of the polymer as shown in</w:t>
      </w:r>
      <w:r w:rsidR="00C12322" w:rsidRPr="009D62DC">
        <w:rPr>
          <w:rFonts w:asciiTheme="majorBidi" w:hAnsiTheme="majorBidi" w:cstheme="majorBidi"/>
          <w:b w:val="0"/>
          <w:sz w:val="24"/>
        </w:rPr>
        <w:t xml:space="preserve"> </w:t>
      </w:r>
      <w:r w:rsidR="00C12322" w:rsidRPr="009D62DC">
        <w:rPr>
          <w:rFonts w:asciiTheme="majorBidi" w:hAnsiTheme="majorBidi" w:cstheme="majorBidi"/>
          <w:b w:val="0"/>
          <w:sz w:val="24"/>
        </w:rPr>
        <w:fldChar w:fldCharType="begin"/>
      </w:r>
      <w:r w:rsidR="00C12322" w:rsidRPr="009D62DC">
        <w:rPr>
          <w:rFonts w:asciiTheme="majorBidi" w:hAnsiTheme="majorBidi" w:cstheme="majorBidi"/>
          <w:b w:val="0"/>
          <w:sz w:val="24"/>
        </w:rPr>
        <w:instrText xml:space="preserve"> REF Single_CNT_model \h </w:instrText>
      </w:r>
      <w:r w:rsidR="000C4B85" w:rsidRPr="009D62DC">
        <w:rPr>
          <w:rFonts w:asciiTheme="majorBidi" w:hAnsiTheme="majorBidi" w:cstheme="majorBidi"/>
          <w:b w:val="0"/>
          <w:sz w:val="24"/>
        </w:rPr>
        <w:instrText xml:space="preserve"> \* MERGEFORMAT </w:instrText>
      </w:r>
      <w:r w:rsidR="00C12322" w:rsidRPr="009D62DC">
        <w:rPr>
          <w:rFonts w:asciiTheme="majorBidi" w:hAnsiTheme="majorBidi" w:cstheme="majorBidi"/>
          <w:b w:val="0"/>
          <w:sz w:val="24"/>
        </w:rPr>
      </w:r>
      <w:r w:rsidR="00C12322" w:rsidRPr="009D62DC">
        <w:rPr>
          <w:rFonts w:asciiTheme="majorBidi" w:hAnsiTheme="majorBidi" w:cstheme="majorBidi"/>
          <w:b w:val="0"/>
          <w:sz w:val="24"/>
        </w:rPr>
        <w:fldChar w:fldCharType="separate"/>
      </w:r>
      <w:r w:rsidR="00005294" w:rsidRPr="009D62DC">
        <w:rPr>
          <w:rFonts w:asciiTheme="majorBidi" w:hAnsiTheme="majorBidi" w:cstheme="majorBidi"/>
          <w:b w:val="0"/>
          <w:sz w:val="24"/>
        </w:rPr>
        <w:t xml:space="preserve">Fig. </w:t>
      </w:r>
      <w:r w:rsidR="00C12322" w:rsidRPr="009D62DC">
        <w:rPr>
          <w:rFonts w:asciiTheme="majorBidi" w:hAnsiTheme="majorBidi" w:cstheme="majorBidi"/>
          <w:b w:val="0"/>
          <w:noProof/>
          <w:sz w:val="24"/>
        </w:rPr>
        <w:t>8</w:t>
      </w:r>
      <w:r w:rsidR="00C12322" w:rsidRPr="009D62DC">
        <w:rPr>
          <w:rFonts w:asciiTheme="majorBidi" w:hAnsiTheme="majorBidi" w:cstheme="majorBidi"/>
          <w:b w:val="0"/>
          <w:sz w:val="24"/>
        </w:rPr>
        <w:fldChar w:fldCharType="end"/>
      </w:r>
      <w:r w:rsidRPr="009D62DC">
        <w:rPr>
          <w:rFonts w:asciiTheme="majorBidi" w:hAnsiTheme="majorBidi" w:cstheme="majorBidi"/>
          <w:b w:val="0"/>
          <w:sz w:val="24"/>
        </w:rPr>
        <w:t xml:space="preserve">. </w:t>
      </w:r>
      <w:r w:rsidR="00B975CF" w:rsidRPr="009D62DC">
        <w:rPr>
          <w:rFonts w:asciiTheme="majorBidi" w:hAnsiTheme="majorBidi" w:cstheme="majorBidi"/>
          <w:b w:val="0"/>
          <w:sz w:val="24"/>
        </w:rPr>
        <w:t xml:space="preserve">The material properties of the CNT and polymer were obtained from our previous MD </w:t>
      </w:r>
      <w:r w:rsidR="00B975CF" w:rsidRPr="009D62DC">
        <w:rPr>
          <w:rFonts w:asciiTheme="majorBidi" w:hAnsiTheme="majorBidi" w:cstheme="majorBidi"/>
          <w:b w:val="0"/>
          <w:sz w:val="24"/>
        </w:rPr>
        <w:lastRenderedPageBreak/>
        <w:t xml:space="preserve">studies </w:t>
      </w:r>
      <w:r w:rsidR="00B975CF" w:rsidRPr="009D62DC">
        <w:rPr>
          <w:rFonts w:asciiTheme="majorBidi" w:hAnsiTheme="majorBidi" w:cstheme="majorBidi"/>
          <w:b w:val="0"/>
          <w:sz w:val="24"/>
        </w:rPr>
        <w:fldChar w:fldCharType="begin"/>
      </w:r>
      <w:r w:rsidR="009A308A" w:rsidRPr="009D62DC">
        <w:rPr>
          <w:rFonts w:asciiTheme="majorBidi" w:hAnsiTheme="majorBidi" w:cstheme="majorBidi"/>
          <w:b w:val="0"/>
          <w:sz w:val="24"/>
        </w:rPr>
        <w:instrText xml:space="preserve"> ADDIN ZOTERO_ITEM CSL_CITATION {"citationID":"b2DEaALL","properties":{"formattedCitation":"[39,50]","plainCitation":"[39,50]","noteIndex":0},"citationItems":[{"id":"R6q3pB8V/gMl8JUvU","uris":["http://zotero.org/users/2762625/items/4XFZUPFZ"],"uri":["http://zotero.org/users/2762625/items/4XFZUPFZ"],"itemData":{"id":42,"type":"article-journal","title":"Multiscale modeling of carbon nanotube epoxy composites","container-title":"Polymer","page":"149-160","volume":"70","source":"CrossRef","DOI":"10.1016/j.polymer.2015.06.004","ISSN":"00323861","language":"en","author":[{"family":"Alian","given":"A.R."},{"family":"Kundalwal","given":"S.I."},{"family":"Meguid","given":"S.A."}],"issued":{"date-parts":[["2015",7]]}}},{"id":"R6q3pB8V/k1QFUva2","uris":["http://zotero.org/users/2762625/items/7PP992NH"],"uri":["http://zotero.org/users/2762625/items/7PP992NH"],"itemData":{"id":1116,"type":"article-journal","title":"Unraveling the influence of grain boundaries on the mechanical properties of polycrystalline carbon nanotubes","container-title":"Carbon","page":"180-188","volume":"125","source":"CrossRef","DOI":"10.1016/j.carbon.2017.09.056","ISSN":"00086223","language":"en","author":[{"family":"Alian","given":"A.R."},{"family":"Meguid","given":"S.A."},{"family":"Kundalwal","given":"S.I."}],"issued":{"date-parts":[["2017",12]]}}}],"schema":"https://github.com/citation-style-language/schema/raw/master/csl-citation.json"} </w:instrText>
      </w:r>
      <w:r w:rsidR="00B975CF" w:rsidRPr="009D62DC">
        <w:rPr>
          <w:rFonts w:asciiTheme="majorBidi" w:hAnsiTheme="majorBidi" w:cstheme="majorBidi"/>
          <w:b w:val="0"/>
          <w:sz w:val="24"/>
        </w:rPr>
        <w:fldChar w:fldCharType="separate"/>
      </w:r>
      <w:r w:rsidR="001121F3" w:rsidRPr="009D62DC">
        <w:rPr>
          <w:rFonts w:asciiTheme="majorBidi" w:hAnsiTheme="majorBidi" w:cstheme="majorBidi"/>
          <w:b w:val="0"/>
          <w:sz w:val="24"/>
        </w:rPr>
        <w:t>[39,50]</w:t>
      </w:r>
      <w:r w:rsidR="00B975CF" w:rsidRPr="009D62DC">
        <w:rPr>
          <w:rFonts w:asciiTheme="majorBidi" w:hAnsiTheme="majorBidi" w:cstheme="majorBidi"/>
          <w:b w:val="0"/>
          <w:sz w:val="24"/>
        </w:rPr>
        <w:fldChar w:fldCharType="end"/>
      </w:r>
      <w:r w:rsidR="00B975CF" w:rsidRPr="009D62DC">
        <w:rPr>
          <w:rFonts w:asciiTheme="majorBidi" w:hAnsiTheme="majorBidi" w:cstheme="majorBidi"/>
          <w:b w:val="0"/>
          <w:sz w:val="24"/>
        </w:rPr>
        <w:t>, namely</w:t>
      </w:r>
      <w:r w:rsidR="00C12322" w:rsidRPr="009D62DC">
        <w:rPr>
          <w:rFonts w:asciiTheme="majorBidi" w:hAnsiTheme="majorBidi" w:cstheme="majorBidi"/>
          <w:b w:val="0"/>
          <w:sz w:val="24"/>
        </w:rPr>
        <w:t xml:space="preserve"> </w:t>
      </w:r>
      <m:oMath>
        <m:sSub>
          <m:sSubPr>
            <m:ctrlPr>
              <w:rPr>
                <w:rFonts w:ascii="Cambria Math" w:hAnsi="Cambria Math" w:cstheme="majorBidi"/>
                <w:b w:val="0"/>
                <w:sz w:val="24"/>
                <w:highlight w:val="green"/>
              </w:rPr>
            </m:ctrlPr>
          </m:sSubPr>
          <m:e>
            <m:r>
              <m:rPr>
                <m:sty m:val="bi"/>
              </m:rPr>
              <w:rPr>
                <w:rFonts w:ascii="Cambria Math" w:hAnsi="Cambria Math" w:cstheme="majorBidi"/>
                <w:sz w:val="24"/>
                <w:highlight w:val="green"/>
              </w:rPr>
              <m:t>E</m:t>
            </m:r>
          </m:e>
          <m:sub>
            <m:r>
              <m:rPr>
                <m:sty m:val="bi"/>
              </m:rPr>
              <w:rPr>
                <w:rFonts w:ascii="Cambria Math" w:hAnsi="Cambria Math" w:cstheme="majorBidi"/>
                <w:sz w:val="24"/>
                <w:highlight w:val="green"/>
              </w:rPr>
              <m:t>CNT</m:t>
            </m:r>
          </m:sub>
        </m:sSub>
        <m:r>
          <m:rPr>
            <m:sty m:val="bi"/>
          </m:rPr>
          <w:rPr>
            <w:rFonts w:ascii="Cambria Math" w:hAnsi="Cambria Math" w:cstheme="majorBidi"/>
            <w:sz w:val="24"/>
            <w:highlight w:val="green"/>
          </w:rPr>
          <m:t>=860</m:t>
        </m:r>
        <m:r>
          <m:rPr>
            <m:sty m:val="bi"/>
          </m:rPr>
          <w:rPr>
            <w:rFonts w:ascii="Cambria Math" w:hAnsi="Cambria Math" w:cstheme="majorBidi"/>
            <w:sz w:val="24"/>
            <w:highlight w:val="green"/>
          </w:rPr>
          <m:t>GPa</m:t>
        </m:r>
      </m:oMath>
      <w:r w:rsidR="00C12322" w:rsidRPr="009D62DC">
        <w:rPr>
          <w:rFonts w:asciiTheme="majorBidi" w:hAnsiTheme="majorBidi" w:cstheme="majorBidi"/>
          <w:b w:val="0"/>
          <w:sz w:val="24"/>
          <w:highlight w:val="green"/>
          <w:rPrChange w:id="110" w:author="Shaker Meguid" w:date="2018-12-23T12:22:00Z">
            <w:rPr>
              <w:rFonts w:asciiTheme="majorBidi" w:hAnsiTheme="majorBidi" w:cstheme="majorBidi"/>
              <w:b w:val="0"/>
              <w:sz w:val="24"/>
            </w:rPr>
          </w:rPrChange>
        </w:rPr>
        <w:t xml:space="preserve">, </w:t>
      </w:r>
      <m:oMath>
        <m:sSub>
          <m:sSubPr>
            <m:ctrlPr>
              <w:rPr>
                <w:rFonts w:ascii="Cambria Math" w:hAnsi="Cambria Math" w:cstheme="majorBidi"/>
                <w:b w:val="0"/>
                <w:sz w:val="24"/>
                <w:highlight w:val="green"/>
              </w:rPr>
            </m:ctrlPr>
          </m:sSubPr>
          <m:e>
            <m:r>
              <m:rPr>
                <m:sty m:val="bi"/>
              </m:rPr>
              <w:rPr>
                <w:rFonts w:ascii="Cambria Math" w:hAnsi="Cambria Math" w:cstheme="majorBidi"/>
                <w:sz w:val="24"/>
                <w:highlight w:val="green"/>
              </w:rPr>
              <m:t>ν</m:t>
            </m:r>
          </m:e>
          <m:sub>
            <m:r>
              <m:rPr>
                <m:sty m:val="bi"/>
              </m:rPr>
              <w:rPr>
                <w:rFonts w:ascii="Cambria Math" w:hAnsi="Cambria Math" w:cstheme="majorBidi"/>
                <w:sz w:val="24"/>
                <w:highlight w:val="green"/>
              </w:rPr>
              <m:t>CNT</m:t>
            </m:r>
          </m:sub>
        </m:sSub>
        <m:r>
          <m:rPr>
            <m:sty m:val="bi"/>
          </m:rPr>
          <w:rPr>
            <w:rFonts w:ascii="Cambria Math" w:hAnsi="Cambria Math" w:cstheme="majorBidi"/>
            <w:sz w:val="24"/>
            <w:highlight w:val="green"/>
          </w:rPr>
          <m:t>=0.17</m:t>
        </m:r>
      </m:oMath>
      <w:r w:rsidR="00C12322" w:rsidRPr="009D62DC">
        <w:rPr>
          <w:rFonts w:asciiTheme="majorBidi" w:hAnsiTheme="majorBidi" w:cstheme="majorBidi"/>
          <w:b w:val="0"/>
          <w:sz w:val="24"/>
          <w:highlight w:val="green"/>
          <w:rPrChange w:id="111" w:author="Shaker Meguid" w:date="2018-12-23T12:22:00Z">
            <w:rPr>
              <w:rFonts w:asciiTheme="majorBidi" w:hAnsiTheme="majorBidi" w:cstheme="majorBidi"/>
              <w:b w:val="0"/>
              <w:sz w:val="24"/>
            </w:rPr>
          </w:rPrChange>
        </w:rPr>
        <w:t xml:space="preserve"> </w:t>
      </w:r>
      <w:r w:rsidRPr="009D62DC">
        <w:rPr>
          <w:rFonts w:asciiTheme="majorBidi" w:hAnsiTheme="majorBidi" w:cstheme="majorBidi"/>
          <w:b w:val="0"/>
          <w:sz w:val="24"/>
          <w:highlight w:val="green"/>
          <w:rPrChange w:id="112" w:author="Shaker Meguid" w:date="2018-12-23T12:22:00Z">
            <w:rPr>
              <w:rFonts w:asciiTheme="majorBidi" w:hAnsiTheme="majorBidi" w:cstheme="majorBidi"/>
              <w:b w:val="0"/>
              <w:sz w:val="24"/>
            </w:rPr>
          </w:rPrChange>
        </w:rPr>
        <w:t xml:space="preserve">and </w:t>
      </w:r>
      <m:oMath>
        <m:sSub>
          <m:sSubPr>
            <m:ctrlPr>
              <w:rPr>
                <w:rFonts w:ascii="Cambria Math" w:hAnsi="Cambria Math" w:cstheme="majorBidi"/>
                <w:b w:val="0"/>
                <w:sz w:val="24"/>
                <w:highlight w:val="green"/>
              </w:rPr>
            </m:ctrlPr>
          </m:sSubPr>
          <m:e>
            <m:r>
              <m:rPr>
                <m:sty m:val="bi"/>
              </m:rPr>
              <w:rPr>
                <w:rFonts w:ascii="Cambria Math" w:hAnsi="Cambria Math" w:cstheme="majorBidi"/>
                <w:sz w:val="24"/>
                <w:highlight w:val="green"/>
              </w:rPr>
              <m:t>E</m:t>
            </m:r>
          </m:e>
          <m:sub>
            <m:r>
              <m:rPr>
                <m:sty m:val="bi"/>
              </m:rPr>
              <w:rPr>
                <w:rFonts w:ascii="Cambria Math" w:hAnsi="Cambria Math" w:cstheme="majorBidi"/>
                <w:sz w:val="24"/>
                <w:highlight w:val="green"/>
              </w:rPr>
              <m:t>Polymer</m:t>
            </m:r>
          </m:sub>
        </m:sSub>
        <m:r>
          <m:rPr>
            <m:sty m:val="bi"/>
          </m:rPr>
          <w:rPr>
            <w:rFonts w:ascii="Cambria Math" w:hAnsi="Cambria Math" w:cstheme="majorBidi"/>
            <w:sz w:val="24"/>
            <w:highlight w:val="green"/>
          </w:rPr>
          <m:t>=3.2</m:t>
        </m:r>
        <m:r>
          <m:rPr>
            <m:sty m:val="bi"/>
          </m:rPr>
          <w:rPr>
            <w:rFonts w:ascii="Cambria Math" w:hAnsi="Cambria Math" w:cstheme="majorBidi"/>
            <w:sz w:val="24"/>
            <w:highlight w:val="green"/>
          </w:rPr>
          <m:t>GPa</m:t>
        </m:r>
      </m:oMath>
      <w:r w:rsidR="00C12322" w:rsidRPr="009D62DC">
        <w:rPr>
          <w:rFonts w:asciiTheme="majorBidi" w:hAnsiTheme="majorBidi" w:cstheme="majorBidi"/>
          <w:b w:val="0"/>
          <w:sz w:val="24"/>
          <w:highlight w:val="green"/>
          <w:rPrChange w:id="113" w:author="Shaker Meguid" w:date="2018-12-23T12:22:00Z">
            <w:rPr>
              <w:rFonts w:asciiTheme="majorBidi" w:hAnsiTheme="majorBidi" w:cstheme="majorBidi"/>
              <w:b w:val="0"/>
              <w:sz w:val="24"/>
            </w:rPr>
          </w:rPrChange>
        </w:rPr>
        <w:t xml:space="preserve">, </w:t>
      </w:r>
      <m:oMath>
        <m:sSub>
          <m:sSubPr>
            <m:ctrlPr>
              <w:rPr>
                <w:rFonts w:ascii="Cambria Math" w:hAnsi="Cambria Math" w:cstheme="majorBidi"/>
                <w:b w:val="0"/>
                <w:sz w:val="24"/>
                <w:highlight w:val="green"/>
              </w:rPr>
            </m:ctrlPr>
          </m:sSubPr>
          <m:e>
            <m:r>
              <m:rPr>
                <m:sty m:val="bi"/>
              </m:rPr>
              <w:rPr>
                <w:rFonts w:ascii="Cambria Math" w:hAnsi="Cambria Math" w:cstheme="majorBidi"/>
                <w:sz w:val="24"/>
                <w:highlight w:val="green"/>
              </w:rPr>
              <m:t>ν</m:t>
            </m:r>
          </m:e>
          <m:sub>
            <m:r>
              <m:rPr>
                <m:sty m:val="bi"/>
              </m:rPr>
              <w:rPr>
                <w:rFonts w:ascii="Cambria Math" w:hAnsi="Cambria Math" w:cstheme="majorBidi"/>
                <w:sz w:val="24"/>
                <w:highlight w:val="green"/>
              </w:rPr>
              <m:t>Polymer</m:t>
            </m:r>
          </m:sub>
        </m:sSub>
        <m:r>
          <m:rPr>
            <m:sty m:val="bi"/>
          </m:rPr>
          <w:rPr>
            <w:rFonts w:ascii="Cambria Math" w:hAnsi="Cambria Math" w:cstheme="majorBidi"/>
            <w:sz w:val="24"/>
            <w:highlight w:val="green"/>
          </w:rPr>
          <m:t>=0.3</m:t>
        </m:r>
        <m:r>
          <m:rPr>
            <m:sty m:val="p"/>
          </m:rPr>
          <w:rPr>
            <w:rStyle w:val="af"/>
            <w:rFonts w:ascii="Cambria Math" w:eastAsia="宋体" w:hAnsi="Cambria Math" w:cstheme="minorBidi"/>
            <w:b w:val="0"/>
            <w:lang w:val="en-CA" w:eastAsia="en-US"/>
          </w:rPr>
          <w:commentReference w:id="114"/>
        </m:r>
      </m:oMath>
      <w:r w:rsidR="00C12322" w:rsidRPr="009D62DC">
        <w:rPr>
          <w:rFonts w:asciiTheme="majorBidi" w:hAnsiTheme="majorBidi" w:cstheme="majorBidi"/>
          <w:b w:val="0"/>
          <w:sz w:val="24"/>
          <w:highlight w:val="green"/>
          <w:rPrChange w:id="115" w:author="Shaker Meguid" w:date="2018-12-23T12:22:00Z">
            <w:rPr>
              <w:rFonts w:asciiTheme="majorBidi" w:hAnsiTheme="majorBidi" w:cstheme="majorBidi"/>
              <w:b w:val="0"/>
              <w:sz w:val="24"/>
            </w:rPr>
          </w:rPrChange>
        </w:rPr>
        <w:t>.</w:t>
      </w:r>
      <w:r w:rsidR="00C12322" w:rsidRPr="009D62DC">
        <w:rPr>
          <w:rFonts w:asciiTheme="majorBidi" w:hAnsiTheme="majorBidi" w:cstheme="majorBidi"/>
          <w:b w:val="0"/>
          <w:sz w:val="24"/>
        </w:rPr>
        <w:t xml:space="preserve"> </w:t>
      </w:r>
      <w:r w:rsidRPr="009D62DC">
        <w:rPr>
          <w:rFonts w:asciiTheme="majorBidi" w:hAnsiTheme="majorBidi" w:cstheme="majorBidi"/>
          <w:b w:val="0"/>
          <w:sz w:val="24"/>
        </w:rPr>
        <w:t>The</w:t>
      </w:r>
      <w:r w:rsidR="00E67F1F" w:rsidRPr="009D62DC">
        <w:rPr>
          <w:rFonts w:asciiTheme="majorBidi" w:hAnsiTheme="majorBidi" w:cstheme="majorBidi"/>
          <w:b w:val="0"/>
          <w:sz w:val="24"/>
        </w:rPr>
        <w:t xml:space="preserve"> following</w:t>
      </w:r>
      <w:r w:rsidRPr="009D62DC">
        <w:rPr>
          <w:rFonts w:asciiTheme="majorBidi" w:hAnsiTheme="majorBidi" w:cstheme="majorBidi"/>
          <w:b w:val="0"/>
          <w:sz w:val="24"/>
        </w:rPr>
        <w:t xml:space="preserve"> boundary condition</w:t>
      </w:r>
      <w:r w:rsidR="00E67F1F" w:rsidRPr="009D62DC">
        <w:rPr>
          <w:rFonts w:asciiTheme="majorBidi" w:hAnsiTheme="majorBidi" w:cstheme="majorBidi"/>
          <w:b w:val="0"/>
          <w:sz w:val="24"/>
          <w:lang w:val="en-CA"/>
        </w:rPr>
        <w:t>s</w:t>
      </w:r>
      <w:r w:rsidRPr="009D62DC">
        <w:rPr>
          <w:rFonts w:asciiTheme="majorBidi" w:hAnsiTheme="majorBidi" w:cstheme="majorBidi"/>
          <w:b w:val="0"/>
          <w:sz w:val="24"/>
        </w:rPr>
        <w:t xml:space="preserve"> </w:t>
      </w:r>
      <w:r w:rsidR="00E67F1F" w:rsidRPr="009D62DC">
        <w:rPr>
          <w:rFonts w:asciiTheme="majorBidi" w:hAnsiTheme="majorBidi" w:cstheme="majorBidi"/>
          <w:b w:val="0"/>
          <w:sz w:val="24"/>
        </w:rPr>
        <w:t>are applied on the FE model:</w:t>
      </w:r>
      <w:r w:rsidR="00C12322" w:rsidRPr="009D62DC">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x</m:t>
            </m:r>
          </m:sub>
        </m:sSub>
        <m:r>
          <m:rPr>
            <m:sty m:val="bi"/>
          </m:rPr>
          <w:rPr>
            <w:rFonts w:ascii="Cambria Math" w:hAnsi="Cambria Math" w:cstheme="majorBidi"/>
            <w:sz w:val="24"/>
          </w:rPr>
          <m:t>=0</m:t>
        </m:r>
      </m:oMath>
      <w:r w:rsidR="00E67F1F" w:rsidRPr="009D62DC">
        <w:rPr>
          <w:rFonts w:asciiTheme="majorBidi" w:hAnsiTheme="majorBidi" w:cstheme="majorBidi"/>
          <w:b w:val="0"/>
          <w:sz w:val="24"/>
        </w:rPr>
        <w:t xml:space="preserve"> </w:t>
      </w:r>
      <w:r w:rsidRPr="009D62DC">
        <w:rPr>
          <w:rFonts w:asciiTheme="majorBidi" w:hAnsiTheme="majorBidi" w:cstheme="majorBidi"/>
          <w:b w:val="0"/>
          <w:sz w:val="24"/>
        </w:rPr>
        <w:t xml:space="preserve">at face </w:t>
      </w:r>
      <m:oMath>
        <m:r>
          <m:rPr>
            <m:nor/>
          </m:rPr>
          <w:rPr>
            <w:rFonts w:asciiTheme="majorBidi" w:hAnsiTheme="majorBidi" w:cstheme="majorBidi"/>
            <w:b w:val="0"/>
            <w:i/>
            <w:sz w:val="24"/>
          </w:rPr>
          <m:t>x</m:t>
        </m:r>
        <m:r>
          <m:rPr>
            <m:nor/>
          </m:rPr>
          <w:rPr>
            <w:rFonts w:asciiTheme="majorBidi" w:hAnsiTheme="majorBidi" w:cstheme="majorBidi"/>
            <w:b w:val="0"/>
            <w:sz w:val="24"/>
          </w:rPr>
          <m:t xml:space="preserve"> = 0</m:t>
        </m:r>
      </m:oMath>
      <w:r w:rsidRPr="009D62DC">
        <w:rPr>
          <w:rFonts w:asciiTheme="majorBidi" w:hAnsiTheme="majorBidi" w:cstheme="majorBidi"/>
          <w:b w:val="0"/>
          <w:sz w:val="24"/>
        </w:rPr>
        <w:t xml:space="preserve">, </w:t>
      </w:r>
      <w:r w:rsidR="00C12322" w:rsidRPr="009D62DC">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y</m:t>
            </m:r>
          </m:sub>
        </m:sSub>
        <m:r>
          <m:rPr>
            <m:sty m:val="bi"/>
          </m:rPr>
          <w:rPr>
            <w:rFonts w:ascii="Cambria Math" w:hAnsi="Cambria Math" w:cstheme="majorBidi"/>
            <w:sz w:val="24"/>
          </w:rPr>
          <m:t>=0</m:t>
        </m:r>
      </m:oMath>
      <w:r w:rsidR="00C12322" w:rsidRPr="009D62DC">
        <w:rPr>
          <w:rFonts w:asciiTheme="majorBidi" w:hAnsiTheme="majorBidi" w:cstheme="majorBidi"/>
          <w:b w:val="0"/>
          <w:sz w:val="24"/>
        </w:rPr>
        <w:t xml:space="preserve"> </w:t>
      </w:r>
      <w:r w:rsidRPr="009D62DC">
        <w:rPr>
          <w:rFonts w:asciiTheme="majorBidi" w:hAnsiTheme="majorBidi" w:cstheme="majorBidi"/>
          <w:b w:val="0"/>
          <w:sz w:val="24"/>
        </w:rPr>
        <w:t xml:space="preserve"> at face </w:t>
      </w:r>
      <m:oMath>
        <m:r>
          <m:rPr>
            <m:nor/>
          </m:rPr>
          <w:rPr>
            <w:rFonts w:asciiTheme="majorBidi" w:hAnsiTheme="majorBidi" w:cstheme="majorBidi"/>
            <w:b w:val="0"/>
            <w:i/>
            <w:sz w:val="24"/>
          </w:rPr>
          <m:t>y</m:t>
        </m:r>
        <m:r>
          <m:rPr>
            <m:nor/>
          </m:rPr>
          <w:rPr>
            <w:rFonts w:asciiTheme="majorBidi" w:hAnsiTheme="majorBidi" w:cstheme="majorBidi"/>
            <w:b w:val="0"/>
            <w:sz w:val="24"/>
          </w:rPr>
          <m:t xml:space="preserve"> = 0</m:t>
        </m:r>
      </m:oMath>
      <w:r w:rsidRPr="009D62DC">
        <w:rPr>
          <w:rFonts w:asciiTheme="majorBidi" w:hAnsiTheme="majorBidi" w:cstheme="majorBidi"/>
          <w:b w:val="0"/>
          <w:sz w:val="24"/>
        </w:rPr>
        <w:t xml:space="preserve">, </w:t>
      </w:r>
      <w:r w:rsidR="00C12322" w:rsidRPr="009D62DC">
        <w:rPr>
          <w:rFonts w:asciiTheme="majorBidi" w:hAnsiTheme="majorBidi" w:cstheme="majorBidi"/>
          <w:b w:val="0"/>
          <w:sz w:val="24"/>
        </w:rPr>
        <w:t xml:space="preserve">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z</m:t>
            </m:r>
          </m:sub>
        </m:sSub>
        <m:r>
          <m:rPr>
            <m:sty m:val="bi"/>
          </m:rPr>
          <w:rPr>
            <w:rFonts w:ascii="Cambria Math" w:hAnsi="Cambria Math" w:cstheme="majorBidi"/>
            <w:sz w:val="24"/>
          </w:rPr>
          <m:t>=0</m:t>
        </m:r>
      </m:oMath>
      <w:r w:rsidR="00C12322" w:rsidRPr="009D62DC">
        <w:rPr>
          <w:rFonts w:asciiTheme="majorBidi" w:hAnsiTheme="majorBidi" w:cstheme="majorBidi"/>
          <w:b w:val="0"/>
          <w:sz w:val="24"/>
        </w:rPr>
        <w:t xml:space="preserve"> </w:t>
      </w:r>
      <w:r w:rsidRPr="009D62DC">
        <w:rPr>
          <w:rFonts w:asciiTheme="majorBidi" w:hAnsiTheme="majorBidi" w:cstheme="majorBidi"/>
          <w:b w:val="0"/>
          <w:sz w:val="24"/>
        </w:rPr>
        <w:t xml:space="preserve"> at face z</w:t>
      </w:r>
      <m:oMath>
        <m:r>
          <m:rPr>
            <m:nor/>
          </m:rPr>
          <w:rPr>
            <w:rFonts w:asciiTheme="majorBidi" w:hAnsiTheme="majorBidi" w:cstheme="majorBidi"/>
            <w:b w:val="0"/>
            <w:sz w:val="24"/>
          </w:rPr>
          <m:t xml:space="preserve"> = 0</m:t>
        </m:r>
      </m:oMath>
      <w:r w:rsidRPr="009D62DC">
        <w:rPr>
          <w:rFonts w:asciiTheme="majorBidi" w:hAnsiTheme="majorBidi" w:cstheme="majorBidi"/>
          <w:b w:val="0"/>
          <w:sz w:val="24"/>
        </w:rPr>
        <w:t xml:space="preserve">, and  </w:t>
      </w:r>
      <m:oMath>
        <m:sSub>
          <m:sSubPr>
            <m:ctrlPr>
              <w:rPr>
                <w:rFonts w:ascii="Cambria Math" w:hAnsi="Cambria Math" w:cstheme="majorBidi"/>
                <w:b w:val="0"/>
                <w:i/>
                <w:sz w:val="24"/>
              </w:rPr>
            </m:ctrlPr>
          </m:sSubPr>
          <m:e>
            <m:r>
              <m:rPr>
                <m:sty m:val="bi"/>
              </m:rPr>
              <w:rPr>
                <w:rFonts w:ascii="Cambria Math" w:hAnsi="Cambria Math" w:cstheme="majorBidi"/>
                <w:sz w:val="24"/>
              </w:rPr>
              <m:t>d</m:t>
            </m:r>
          </m:e>
          <m:sub>
            <m:r>
              <m:rPr>
                <m:sty m:val="bi"/>
              </m:rPr>
              <w:rPr>
                <w:rFonts w:ascii="Cambria Math" w:hAnsi="Cambria Math" w:cstheme="majorBidi"/>
                <w:sz w:val="24"/>
              </w:rPr>
              <m:t>z</m:t>
            </m:r>
          </m:sub>
        </m:sSub>
        <m:r>
          <m:rPr>
            <m:sty m:val="bi"/>
          </m:rPr>
          <w:rPr>
            <w:rFonts w:ascii="Cambria Math" w:hAnsi="Cambria Math" w:cstheme="majorBidi"/>
            <w:sz w:val="24"/>
          </w:rPr>
          <m:t>=</m:t>
        </m:r>
        <m:r>
          <m:rPr>
            <m:nor/>
          </m:rPr>
          <w:rPr>
            <w:rFonts w:asciiTheme="majorBidi" w:hAnsiTheme="majorBidi" w:cstheme="majorBidi"/>
            <w:b w:val="0"/>
            <w:sz w:val="24"/>
          </w:rPr>
          <m:t>1.75 nm</m:t>
        </m:r>
      </m:oMath>
      <w:r w:rsidRPr="009D62DC">
        <w:rPr>
          <w:rFonts w:asciiTheme="majorBidi" w:hAnsiTheme="majorBidi" w:cstheme="majorBidi"/>
          <w:b w:val="0"/>
          <w:sz w:val="24"/>
        </w:rPr>
        <w:t xml:space="preserve"> at face </w:t>
      </w:r>
      <m:oMath>
        <m:r>
          <m:rPr>
            <m:nor/>
          </m:rPr>
          <w:rPr>
            <w:rFonts w:asciiTheme="majorBidi" w:hAnsiTheme="majorBidi" w:cstheme="majorBidi"/>
            <w:b w:val="0"/>
            <w:i/>
            <w:sz w:val="24"/>
          </w:rPr>
          <m:t>z</m:t>
        </m:r>
        <m:r>
          <m:rPr>
            <m:nor/>
          </m:rPr>
          <w:rPr>
            <w:rFonts w:asciiTheme="majorBidi" w:hAnsiTheme="majorBidi" w:cstheme="majorBidi"/>
            <w:b w:val="0"/>
            <w:sz w:val="24"/>
          </w:rPr>
          <m:t xml:space="preserve"> = 35 nm</m:t>
        </m:r>
      </m:oMath>
    </w:p>
    <w:p w14:paraId="275344B1" w14:textId="704FDA93" w:rsidR="00623CC9" w:rsidRPr="0095398A" w:rsidRDefault="00623CC9" w:rsidP="0007444A">
      <w:pPr>
        <w:pStyle w:val="1"/>
        <w:numPr>
          <w:ilvl w:val="0"/>
          <w:numId w:val="0"/>
        </w:numPr>
        <w:spacing w:before="360"/>
        <w:ind w:right="-23"/>
        <w:jc w:val="center"/>
        <w:rPr>
          <w:rFonts w:asciiTheme="majorBidi" w:hAnsiTheme="majorBidi" w:cstheme="majorBidi"/>
          <w:b w:val="0"/>
          <w:sz w:val="24"/>
        </w:rPr>
      </w:pPr>
      <w:r w:rsidRPr="0095398A">
        <w:rPr>
          <w:noProof/>
          <w:sz w:val="24"/>
          <w:lang w:val="en-CA" w:eastAsia="ja-JP"/>
          <w:rPrChange w:id="116" w:author="Shaker Meguid" w:date="2018-12-22T16:35:00Z">
            <w:rPr>
              <w:noProof/>
              <w:lang w:val="en-CA" w:eastAsia="ja-JP"/>
            </w:rPr>
          </w:rPrChange>
        </w:rPr>
        <w:drawing>
          <wp:inline distT="0" distB="0" distL="0" distR="0" wp14:anchorId="5B9553A2" wp14:editId="39174ABA">
            <wp:extent cx="6007805" cy="1835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7243" cy="1838033"/>
                    </a:xfrm>
                    <a:prstGeom prst="rect">
                      <a:avLst/>
                    </a:prstGeom>
                    <a:noFill/>
                    <a:ln>
                      <a:noFill/>
                    </a:ln>
                  </pic:spPr>
                </pic:pic>
              </a:graphicData>
            </a:graphic>
          </wp:inline>
        </w:drawing>
      </w:r>
    </w:p>
    <w:p w14:paraId="05D6FEF7" w14:textId="5D207F91" w:rsidR="00676382" w:rsidRPr="009D62DC" w:rsidRDefault="00676382" w:rsidP="0007444A">
      <w:pPr>
        <w:pStyle w:val="1"/>
        <w:numPr>
          <w:ilvl w:val="0"/>
          <w:numId w:val="0"/>
        </w:numPr>
        <w:spacing w:afterLines="100" w:after="240" w:line="240" w:lineRule="auto"/>
        <w:ind w:right="-23"/>
        <w:jc w:val="center"/>
        <w:rPr>
          <w:rFonts w:asciiTheme="majorBidi" w:hAnsiTheme="majorBidi" w:cstheme="majorBidi"/>
          <w:b w:val="0"/>
          <w:sz w:val="24"/>
          <w:lang w:bidi="ar-EG"/>
        </w:rPr>
      </w:pPr>
      <w:bookmarkStart w:id="117" w:name="Single_CNT_model"/>
      <w:r w:rsidRPr="0095398A">
        <w:rPr>
          <w:rFonts w:asciiTheme="majorBidi" w:hAnsiTheme="majorBidi" w:cstheme="majorBidi"/>
          <w:bCs/>
          <w:sz w:val="24"/>
        </w:rPr>
        <w:t>Fig.</w:t>
      </w:r>
      <w:r w:rsidR="000C4B85" w:rsidRPr="0095398A">
        <w:rPr>
          <w:rFonts w:asciiTheme="majorBidi" w:hAnsiTheme="majorBidi" w:cstheme="majorBidi"/>
          <w:bCs/>
          <w:sz w:val="24"/>
        </w:rPr>
        <w:t xml:space="preserve"> </w:t>
      </w:r>
      <w:r w:rsidR="00C12322" w:rsidRPr="0095398A">
        <w:rPr>
          <w:rFonts w:asciiTheme="majorBidi" w:hAnsiTheme="majorBidi" w:cstheme="majorBidi"/>
          <w:bCs/>
          <w:sz w:val="24"/>
        </w:rPr>
        <w:fldChar w:fldCharType="begin"/>
      </w:r>
      <w:r w:rsidR="00C12322" w:rsidRPr="0095398A">
        <w:rPr>
          <w:rFonts w:asciiTheme="majorBidi" w:hAnsiTheme="majorBidi" w:cstheme="majorBidi"/>
          <w:bCs/>
          <w:sz w:val="24"/>
        </w:rPr>
        <w:instrText xml:space="preserve"> SEQ Fig\* Arabic\s </w:instrText>
      </w:r>
      <w:r w:rsidR="00C12322" w:rsidRPr="0095398A">
        <w:rPr>
          <w:rFonts w:asciiTheme="majorBidi" w:hAnsiTheme="majorBidi" w:cstheme="majorBidi"/>
          <w:bCs/>
          <w:sz w:val="24"/>
        </w:rPr>
        <w:fldChar w:fldCharType="separate"/>
      </w:r>
      <w:r w:rsidR="00C12322" w:rsidRPr="0095398A">
        <w:rPr>
          <w:rFonts w:asciiTheme="majorBidi" w:hAnsiTheme="majorBidi" w:cstheme="majorBidi"/>
          <w:bCs/>
          <w:noProof/>
          <w:sz w:val="24"/>
        </w:rPr>
        <w:t>8</w:t>
      </w:r>
      <w:r w:rsidR="00C12322" w:rsidRPr="0095398A">
        <w:rPr>
          <w:rFonts w:asciiTheme="majorBidi" w:hAnsiTheme="majorBidi" w:cstheme="majorBidi"/>
          <w:bCs/>
          <w:sz w:val="24"/>
        </w:rPr>
        <w:fldChar w:fldCharType="end"/>
      </w:r>
      <w:bookmarkEnd w:id="117"/>
      <w:r w:rsidR="0041579C" w:rsidRPr="0095398A">
        <w:rPr>
          <w:rFonts w:asciiTheme="majorBidi" w:hAnsiTheme="majorBidi" w:cstheme="majorBidi"/>
          <w:bCs/>
          <w:sz w:val="24"/>
        </w:rPr>
        <w:t>.</w:t>
      </w:r>
      <w:r w:rsidRPr="0095398A">
        <w:rPr>
          <w:rFonts w:asciiTheme="majorBidi" w:hAnsiTheme="majorBidi" w:cstheme="majorBidi"/>
          <w:b w:val="0"/>
          <w:sz w:val="24"/>
        </w:rPr>
        <w:t xml:space="preserve"> </w:t>
      </w:r>
      <w:r w:rsidR="00FC7657" w:rsidRPr="009D62DC">
        <w:rPr>
          <w:rFonts w:asciiTheme="majorBidi" w:hAnsiTheme="majorBidi" w:cstheme="majorBidi"/>
          <w:b w:val="0"/>
          <w:sz w:val="24"/>
          <w:lang w:val="en-CA"/>
        </w:rPr>
        <w:t>The model used to verify the proposed immersed FE method: (</w:t>
      </w:r>
      <w:r w:rsidR="000F425A" w:rsidRPr="009D62DC">
        <w:rPr>
          <w:rFonts w:asciiTheme="majorBidi" w:hAnsiTheme="majorBidi" w:cstheme="majorBidi"/>
          <w:b w:val="0"/>
          <w:sz w:val="24"/>
          <w:lang w:val="en-CA"/>
        </w:rPr>
        <w:t>a</w:t>
      </w:r>
      <w:r w:rsidR="00FC7657" w:rsidRPr="009D62DC">
        <w:rPr>
          <w:rFonts w:asciiTheme="majorBidi" w:hAnsiTheme="majorBidi" w:cstheme="majorBidi"/>
          <w:b w:val="0"/>
          <w:sz w:val="24"/>
          <w:lang w:val="en-CA"/>
        </w:rPr>
        <w:t>) a</w:t>
      </w:r>
      <w:r w:rsidR="00E027AB" w:rsidRPr="009D62DC">
        <w:rPr>
          <w:rFonts w:asciiTheme="majorBidi" w:hAnsiTheme="majorBidi" w:cstheme="majorBidi"/>
          <w:b w:val="0"/>
          <w:sz w:val="24"/>
        </w:rPr>
        <w:t xml:space="preserve"> schematic drawing of a </w:t>
      </w:r>
      <w:r w:rsidR="00EC738B" w:rsidRPr="009D62DC">
        <w:rPr>
          <w:rFonts w:asciiTheme="majorBidi" w:hAnsiTheme="majorBidi" w:cstheme="majorBidi"/>
          <w:b w:val="0"/>
          <w:sz w:val="24"/>
        </w:rPr>
        <w:t>(5,5)</w:t>
      </w:r>
      <w:r w:rsidR="00E027AB" w:rsidRPr="009D62DC">
        <w:rPr>
          <w:rFonts w:asciiTheme="majorBidi" w:hAnsiTheme="majorBidi" w:cstheme="majorBidi"/>
          <w:b w:val="0"/>
          <w:sz w:val="24"/>
        </w:rPr>
        <w:t xml:space="preserve"> CNT </w:t>
      </w:r>
      <w:r w:rsidR="00EC738B" w:rsidRPr="009D62DC">
        <w:rPr>
          <w:rFonts w:asciiTheme="majorBidi" w:hAnsiTheme="majorBidi" w:cstheme="majorBidi"/>
          <w:b w:val="0"/>
          <w:sz w:val="24"/>
        </w:rPr>
        <w:t xml:space="preserve">of </w:t>
      </w:r>
      <w:r w:rsidR="00EC738B" w:rsidRPr="009D62DC">
        <w:rPr>
          <w:rFonts w:asciiTheme="majorBidi" w:hAnsiTheme="majorBidi" w:cstheme="majorBidi"/>
          <w:b w:val="0"/>
          <w:sz w:val="24"/>
          <w:highlight w:val="green"/>
          <w:rPrChange w:id="118" w:author="Shaker Meguid" w:date="2018-12-23T12:23:00Z">
            <w:rPr>
              <w:rFonts w:asciiTheme="majorBidi" w:hAnsiTheme="majorBidi" w:cstheme="majorBidi"/>
              <w:b w:val="0"/>
              <w:sz w:val="24"/>
            </w:rPr>
          </w:rPrChange>
        </w:rPr>
        <w:t xml:space="preserve">length </w:t>
      </w:r>
      <m:oMath>
        <m:r>
          <m:rPr>
            <m:sty m:val="b"/>
          </m:rPr>
          <w:rPr>
            <w:rFonts w:ascii="Cambria Math" w:hAnsi="Cambria Math" w:cstheme="majorBidi"/>
            <w:sz w:val="24"/>
            <w:highlight w:val="green"/>
          </w:rPr>
          <m:t>10 nm</m:t>
        </m:r>
      </m:oMath>
      <w:r w:rsidR="00EC738B" w:rsidRPr="009D62DC">
        <w:rPr>
          <w:rFonts w:asciiTheme="majorBidi" w:hAnsiTheme="majorBidi" w:cstheme="majorBidi"/>
          <w:b w:val="0"/>
          <w:sz w:val="24"/>
        </w:rPr>
        <w:t xml:space="preserve"> </w:t>
      </w:r>
      <w:r w:rsidR="00E027AB" w:rsidRPr="009D62DC">
        <w:rPr>
          <w:rFonts w:asciiTheme="majorBidi" w:hAnsiTheme="majorBidi" w:cstheme="majorBidi"/>
          <w:b w:val="0"/>
          <w:sz w:val="24"/>
        </w:rPr>
        <w:t xml:space="preserve">embedded in a polymer </w:t>
      </w:r>
      <w:r w:rsidR="00755FCB" w:rsidRPr="009D62DC">
        <w:rPr>
          <w:rFonts w:asciiTheme="majorBidi" w:hAnsiTheme="majorBidi" w:cstheme="majorBidi"/>
          <w:b w:val="0"/>
          <w:sz w:val="24"/>
        </w:rPr>
        <w:t>matrix</w:t>
      </w:r>
      <w:r w:rsidR="00E027AB" w:rsidRPr="009D62DC">
        <w:rPr>
          <w:rFonts w:asciiTheme="majorBidi" w:hAnsiTheme="majorBidi" w:cstheme="majorBidi"/>
          <w:b w:val="0"/>
          <w:sz w:val="24"/>
        </w:rPr>
        <w:t xml:space="preserve"> </w:t>
      </w:r>
      <w:r w:rsidR="00EC738B" w:rsidRPr="009D62DC">
        <w:rPr>
          <w:rFonts w:asciiTheme="majorBidi" w:hAnsiTheme="majorBidi" w:cstheme="majorBidi"/>
          <w:b w:val="0"/>
          <w:sz w:val="24"/>
        </w:rPr>
        <w:t xml:space="preserve">of square cross-section of </w:t>
      </w:r>
      <m:oMath>
        <m:r>
          <m:rPr>
            <m:sty m:val="b"/>
          </m:rPr>
          <w:rPr>
            <w:rFonts w:ascii="Cambria Math" w:hAnsi="Cambria Math" w:cstheme="majorBidi"/>
            <w:sz w:val="24"/>
            <w:highlight w:val="green"/>
          </w:rPr>
          <m:t>7 nm</m:t>
        </m:r>
        <m:r>
          <m:rPr>
            <m:sty m:val="b"/>
          </m:rPr>
          <w:rPr>
            <w:rFonts w:ascii="Cambria Math" w:hAnsi="Cambria Math" w:cstheme="majorBidi"/>
            <w:sz w:val="24"/>
          </w:rPr>
          <m:t xml:space="preserve"> × </m:t>
        </m:r>
        <m:r>
          <m:rPr>
            <m:sty m:val="b"/>
          </m:rPr>
          <w:rPr>
            <w:rFonts w:ascii="Cambria Math" w:hAnsi="Cambria Math" w:cstheme="majorBidi"/>
            <w:sz w:val="24"/>
            <w:highlight w:val="green"/>
          </w:rPr>
          <m:t>7 nm</m:t>
        </m:r>
      </m:oMath>
      <w:r w:rsidR="00EC738B" w:rsidRPr="009D62DC">
        <w:rPr>
          <w:rFonts w:asciiTheme="majorBidi" w:hAnsiTheme="majorBidi" w:cstheme="majorBidi"/>
          <w:b w:val="0"/>
          <w:sz w:val="24"/>
        </w:rPr>
        <w:t xml:space="preserve"> and length </w:t>
      </w:r>
      <m:oMath>
        <m:r>
          <m:rPr>
            <m:sty m:val="b"/>
          </m:rPr>
          <w:rPr>
            <w:rFonts w:ascii="Cambria Math" w:hAnsi="Cambria Math" w:cstheme="majorBidi"/>
            <w:sz w:val="24"/>
            <w:highlight w:val="green"/>
          </w:rPr>
          <m:t>35 nm</m:t>
        </m:r>
      </m:oMath>
      <w:r w:rsidR="00FC7657" w:rsidRPr="009D62DC">
        <w:rPr>
          <w:rFonts w:asciiTheme="majorBidi" w:hAnsiTheme="majorBidi" w:cstheme="majorBidi"/>
          <w:b w:val="0"/>
          <w:sz w:val="24"/>
        </w:rPr>
        <w:t>, and (b) the applied boundary conditions</w:t>
      </w:r>
      <w:r w:rsidRPr="009D62DC">
        <w:rPr>
          <w:rFonts w:asciiTheme="majorBidi" w:hAnsiTheme="majorBidi" w:cstheme="majorBidi"/>
          <w:b w:val="0"/>
          <w:sz w:val="24"/>
        </w:rPr>
        <w:t>.</w:t>
      </w:r>
    </w:p>
    <w:p w14:paraId="23FFEAED" w14:textId="25982EAF" w:rsidR="00676382" w:rsidRPr="009D62DC" w:rsidRDefault="00676382" w:rsidP="0007444A">
      <w:pPr>
        <w:pStyle w:val="1"/>
        <w:numPr>
          <w:ilvl w:val="0"/>
          <w:numId w:val="0"/>
        </w:numPr>
        <w:spacing w:before="360"/>
        <w:ind w:right="-23" w:firstLine="420"/>
        <w:rPr>
          <w:rFonts w:asciiTheme="majorBidi" w:hAnsiTheme="majorBidi" w:cstheme="majorBidi"/>
          <w:b w:val="0"/>
          <w:sz w:val="24"/>
        </w:rPr>
      </w:pPr>
      <w:r w:rsidRPr="009D62DC">
        <w:rPr>
          <w:rFonts w:asciiTheme="majorBidi" w:hAnsiTheme="majorBidi" w:cstheme="majorBidi"/>
          <w:b w:val="0"/>
          <w:sz w:val="24"/>
        </w:rPr>
        <w:t xml:space="preserve">This </w:t>
      </w:r>
      <w:r w:rsidR="00A97A9B" w:rsidRPr="009D62DC">
        <w:rPr>
          <w:rFonts w:asciiTheme="majorBidi" w:hAnsiTheme="majorBidi" w:cstheme="majorBidi"/>
          <w:b w:val="0"/>
          <w:sz w:val="24"/>
        </w:rPr>
        <w:t>simple problem</w:t>
      </w:r>
      <w:r w:rsidRPr="009D62DC">
        <w:rPr>
          <w:rFonts w:asciiTheme="majorBidi" w:hAnsiTheme="majorBidi" w:cstheme="majorBidi"/>
          <w:b w:val="0"/>
          <w:sz w:val="24"/>
        </w:rPr>
        <w:t xml:space="preserve"> is simulated </w:t>
      </w:r>
      <w:del w:id="119" w:author="Shaker Meguid" w:date="2018-12-23T12:24:00Z">
        <w:r w:rsidRPr="009D62DC" w:rsidDel="005502BA">
          <w:rPr>
            <w:rFonts w:asciiTheme="majorBidi" w:hAnsiTheme="majorBidi" w:cstheme="majorBidi"/>
            <w:b w:val="0"/>
            <w:sz w:val="24"/>
          </w:rPr>
          <w:delText xml:space="preserve">by </w:delText>
        </w:r>
      </w:del>
      <w:r w:rsidRPr="009D62DC">
        <w:rPr>
          <w:rFonts w:asciiTheme="majorBidi" w:hAnsiTheme="majorBidi" w:cstheme="majorBidi"/>
          <w:b w:val="0"/>
          <w:sz w:val="24"/>
        </w:rPr>
        <w:t xml:space="preserve">both </w:t>
      </w:r>
      <w:ins w:id="120" w:author="Shaker Meguid" w:date="2018-12-23T12:24:00Z">
        <w:r w:rsidR="005502BA" w:rsidRPr="009D62DC">
          <w:rPr>
            <w:rFonts w:asciiTheme="majorBidi" w:hAnsiTheme="majorBidi" w:cstheme="majorBidi"/>
            <w:b w:val="0"/>
            <w:sz w:val="24"/>
          </w:rPr>
          <w:t xml:space="preserve">by </w:t>
        </w:r>
      </w:ins>
      <w:r w:rsidRPr="009D62DC">
        <w:rPr>
          <w:rFonts w:asciiTheme="majorBidi" w:hAnsiTheme="majorBidi" w:cstheme="majorBidi"/>
          <w:b w:val="0"/>
          <w:sz w:val="24"/>
        </w:rPr>
        <w:t xml:space="preserve">traditional </w:t>
      </w:r>
      <w:r w:rsidR="00A97A9B" w:rsidRPr="009D62DC">
        <w:rPr>
          <w:rFonts w:asciiTheme="majorBidi" w:hAnsiTheme="majorBidi" w:cstheme="majorBidi"/>
          <w:b w:val="0"/>
          <w:sz w:val="24"/>
        </w:rPr>
        <w:t xml:space="preserve">and immersed </w:t>
      </w:r>
      <w:r w:rsidRPr="009D62DC">
        <w:rPr>
          <w:rFonts w:asciiTheme="majorBidi" w:hAnsiTheme="majorBidi" w:cstheme="majorBidi"/>
          <w:b w:val="0"/>
          <w:sz w:val="24"/>
        </w:rPr>
        <w:t>FE method</w:t>
      </w:r>
      <w:r w:rsidR="00A97A9B" w:rsidRPr="009D62DC">
        <w:rPr>
          <w:rFonts w:asciiTheme="majorBidi" w:hAnsiTheme="majorBidi" w:cstheme="majorBidi"/>
          <w:b w:val="0"/>
          <w:sz w:val="24"/>
        </w:rPr>
        <w:t xml:space="preserve">s to determine the validity of the </w:t>
      </w:r>
      <w:r w:rsidR="00164CB0" w:rsidRPr="009D62DC">
        <w:rPr>
          <w:rFonts w:asciiTheme="majorBidi" w:hAnsiTheme="majorBidi" w:cstheme="majorBidi"/>
          <w:b w:val="0"/>
          <w:sz w:val="24"/>
        </w:rPr>
        <w:t>proposed immersed approach</w:t>
      </w:r>
      <w:del w:id="121" w:author="Shaker Meguid" w:date="2018-12-23T12:24:00Z">
        <w:r w:rsidR="00164CB0" w:rsidRPr="009D62DC" w:rsidDel="005502BA">
          <w:rPr>
            <w:rFonts w:asciiTheme="majorBidi" w:hAnsiTheme="majorBidi" w:cstheme="majorBidi"/>
            <w:b w:val="0"/>
            <w:sz w:val="24"/>
          </w:rPr>
          <w:delText xml:space="preserve"> for</w:delText>
        </w:r>
        <w:r w:rsidR="00A97A9B" w:rsidRPr="009D62DC" w:rsidDel="005502BA">
          <w:rPr>
            <w:rFonts w:asciiTheme="majorBidi" w:hAnsiTheme="majorBidi" w:cstheme="majorBidi"/>
            <w:b w:val="0"/>
            <w:sz w:val="24"/>
          </w:rPr>
          <w:delText xml:space="preserve"> model</w:delText>
        </w:r>
        <w:r w:rsidR="00164CB0" w:rsidRPr="009D62DC" w:rsidDel="005502BA">
          <w:rPr>
            <w:rFonts w:asciiTheme="majorBidi" w:hAnsiTheme="majorBidi" w:cstheme="majorBidi"/>
            <w:b w:val="0"/>
            <w:sz w:val="24"/>
          </w:rPr>
          <w:delText>ing</w:delText>
        </w:r>
        <w:r w:rsidR="00A97A9B" w:rsidRPr="009D62DC" w:rsidDel="005502BA">
          <w:rPr>
            <w:rFonts w:asciiTheme="majorBidi" w:hAnsiTheme="majorBidi" w:cstheme="majorBidi"/>
            <w:b w:val="0"/>
            <w:sz w:val="24"/>
          </w:rPr>
          <w:delText xml:space="preserve"> the </w:delText>
        </w:r>
        <w:r w:rsidR="00164CB0" w:rsidRPr="009D62DC" w:rsidDel="005502BA">
          <w:rPr>
            <w:rFonts w:asciiTheme="majorBidi" w:hAnsiTheme="majorBidi" w:cstheme="majorBidi"/>
            <w:b w:val="0"/>
            <w:sz w:val="24"/>
          </w:rPr>
          <w:delText xml:space="preserve">CNT-epoxy </w:delText>
        </w:r>
        <w:r w:rsidR="00A97A9B" w:rsidRPr="009D62DC" w:rsidDel="005502BA">
          <w:rPr>
            <w:rFonts w:asciiTheme="majorBidi" w:hAnsiTheme="majorBidi" w:cstheme="majorBidi"/>
            <w:b w:val="0"/>
            <w:sz w:val="24"/>
          </w:rPr>
          <w:delText>interface and accoun</w:delText>
        </w:r>
        <w:r w:rsidR="00164CB0" w:rsidRPr="009D62DC" w:rsidDel="005502BA">
          <w:rPr>
            <w:rFonts w:asciiTheme="majorBidi" w:hAnsiTheme="majorBidi" w:cstheme="majorBidi"/>
            <w:b w:val="0"/>
            <w:sz w:val="24"/>
          </w:rPr>
          <w:delText xml:space="preserve">ting </w:delText>
        </w:r>
        <w:r w:rsidR="00A97A9B" w:rsidRPr="009D62DC" w:rsidDel="005502BA">
          <w:rPr>
            <w:rFonts w:asciiTheme="majorBidi" w:hAnsiTheme="majorBidi" w:cstheme="majorBidi"/>
            <w:b w:val="0"/>
            <w:sz w:val="24"/>
          </w:rPr>
          <w:delText>for the reinforcement stiffness in the overall performance of the system</w:delText>
        </w:r>
      </w:del>
      <w:r w:rsidR="00A97A9B" w:rsidRPr="009D62DC">
        <w:rPr>
          <w:rFonts w:asciiTheme="majorBidi" w:hAnsiTheme="majorBidi" w:cstheme="majorBidi"/>
          <w:b w:val="0"/>
          <w:sz w:val="24"/>
        </w:rPr>
        <w:t>.</w:t>
      </w:r>
      <w:r w:rsidRPr="009D62DC">
        <w:rPr>
          <w:rFonts w:asciiTheme="majorBidi" w:hAnsiTheme="majorBidi" w:cstheme="majorBidi"/>
          <w:b w:val="0"/>
          <w:sz w:val="24"/>
        </w:rPr>
        <w:t xml:space="preserve"> </w:t>
      </w:r>
      <w:r w:rsidR="00623CC9" w:rsidRPr="009D62DC">
        <w:rPr>
          <w:rFonts w:asciiTheme="majorBidi" w:hAnsiTheme="majorBidi" w:cstheme="majorBidi"/>
          <w:b w:val="0"/>
          <w:sz w:val="24"/>
        </w:rPr>
        <w:fldChar w:fldCharType="begin"/>
      </w:r>
      <w:r w:rsidR="00623CC9" w:rsidRPr="009D62DC">
        <w:rPr>
          <w:rFonts w:asciiTheme="majorBidi" w:hAnsiTheme="majorBidi" w:cstheme="majorBidi"/>
          <w:b w:val="0"/>
          <w:sz w:val="24"/>
        </w:rPr>
        <w:instrText xml:space="preserve"> REF Tradition_and_Immersed_mesh \h </w:instrText>
      </w:r>
      <w:r w:rsidR="000C4B85" w:rsidRPr="009D62DC">
        <w:rPr>
          <w:rFonts w:asciiTheme="majorBidi" w:hAnsiTheme="majorBidi" w:cstheme="majorBidi"/>
          <w:b w:val="0"/>
          <w:sz w:val="24"/>
        </w:rPr>
        <w:instrText xml:space="preserve"> \* MERGEFORMAT </w:instrText>
      </w:r>
      <w:r w:rsidR="00623CC9" w:rsidRPr="009D62DC">
        <w:rPr>
          <w:rFonts w:asciiTheme="majorBidi" w:hAnsiTheme="majorBidi" w:cstheme="majorBidi"/>
          <w:b w:val="0"/>
          <w:sz w:val="24"/>
        </w:rPr>
      </w:r>
      <w:r w:rsidR="00623CC9" w:rsidRPr="009D62DC">
        <w:rPr>
          <w:rFonts w:asciiTheme="majorBidi" w:hAnsiTheme="majorBidi" w:cstheme="majorBidi"/>
          <w:b w:val="0"/>
          <w:sz w:val="24"/>
        </w:rPr>
        <w:fldChar w:fldCharType="separate"/>
      </w:r>
      <w:r w:rsidR="00623CC9" w:rsidRPr="009D62DC">
        <w:rPr>
          <w:rFonts w:asciiTheme="majorBidi" w:hAnsiTheme="majorBidi" w:cstheme="majorBidi"/>
          <w:b w:val="0"/>
          <w:sz w:val="24"/>
        </w:rPr>
        <w:t>Fi</w:t>
      </w:r>
      <w:r w:rsidR="00623CC9" w:rsidRPr="009D62DC">
        <w:rPr>
          <w:rFonts w:asciiTheme="majorBidi" w:hAnsiTheme="majorBidi" w:cstheme="majorBidi"/>
          <w:b w:val="0"/>
          <w:sz w:val="24"/>
          <w:lang w:val="en-CA"/>
        </w:rPr>
        <w:t>g.</w:t>
      </w:r>
      <w:r w:rsidR="000C4B85" w:rsidRPr="009D62DC">
        <w:rPr>
          <w:rFonts w:asciiTheme="majorBidi" w:hAnsiTheme="majorBidi" w:cstheme="majorBidi"/>
          <w:b w:val="0"/>
          <w:sz w:val="24"/>
          <w:lang w:val="en-CA"/>
        </w:rPr>
        <w:t xml:space="preserve"> </w:t>
      </w:r>
      <w:r w:rsidR="00623CC9" w:rsidRPr="009D62DC">
        <w:rPr>
          <w:rFonts w:asciiTheme="majorBidi" w:hAnsiTheme="majorBidi" w:cstheme="majorBidi"/>
          <w:b w:val="0"/>
          <w:noProof/>
          <w:sz w:val="24"/>
        </w:rPr>
        <w:t>9</w:t>
      </w:r>
      <w:r w:rsidR="00623CC9" w:rsidRPr="009D62DC">
        <w:rPr>
          <w:rFonts w:asciiTheme="majorBidi" w:hAnsiTheme="majorBidi" w:cstheme="majorBidi"/>
          <w:b w:val="0"/>
          <w:sz w:val="24"/>
        </w:rPr>
        <w:fldChar w:fldCharType="end"/>
      </w:r>
      <w:r w:rsidR="00623CC9" w:rsidRPr="009D62DC">
        <w:rPr>
          <w:rFonts w:asciiTheme="majorBidi" w:hAnsiTheme="majorBidi" w:cstheme="majorBidi"/>
          <w:b w:val="0"/>
          <w:sz w:val="24"/>
        </w:rPr>
        <w:t xml:space="preserve"> </w:t>
      </w:r>
      <w:r w:rsidR="005A30F5" w:rsidRPr="009D62DC">
        <w:rPr>
          <w:rFonts w:asciiTheme="majorBidi" w:hAnsiTheme="majorBidi" w:cstheme="majorBidi"/>
          <w:b w:val="0"/>
          <w:sz w:val="24"/>
        </w:rPr>
        <w:t xml:space="preserve">shows a cross sectional view of the </w:t>
      </w:r>
      <w:r w:rsidR="00623CC9" w:rsidRPr="009D62DC">
        <w:rPr>
          <w:rFonts w:asciiTheme="majorBidi" w:hAnsiTheme="majorBidi" w:cstheme="majorBidi"/>
          <w:b w:val="0"/>
          <w:sz w:val="24"/>
        </w:rPr>
        <w:t>grid</w:t>
      </w:r>
      <w:r w:rsidRPr="009D62DC">
        <w:rPr>
          <w:rFonts w:asciiTheme="majorBidi" w:hAnsiTheme="majorBidi" w:cstheme="majorBidi"/>
          <w:b w:val="0"/>
          <w:sz w:val="24"/>
        </w:rPr>
        <w:t xml:space="preserve"> </w:t>
      </w:r>
      <w:r w:rsidR="005A30F5" w:rsidRPr="009D62DC">
        <w:rPr>
          <w:rFonts w:asciiTheme="majorBidi" w:hAnsiTheme="majorBidi" w:cstheme="majorBidi"/>
          <w:b w:val="0"/>
          <w:sz w:val="24"/>
        </w:rPr>
        <w:t xml:space="preserve">in the </w:t>
      </w:r>
      <w:r w:rsidR="00623CC9" w:rsidRPr="009D62DC">
        <w:rPr>
          <w:rFonts w:asciiTheme="majorBidi" w:hAnsiTheme="majorBidi" w:cstheme="majorBidi"/>
          <w:b w:val="0"/>
          <w:sz w:val="24"/>
        </w:rPr>
        <w:t xml:space="preserve">traditional and </w:t>
      </w:r>
      <w:r w:rsidR="00856720" w:rsidRPr="009D62DC">
        <w:rPr>
          <w:rFonts w:asciiTheme="majorBidi" w:hAnsiTheme="majorBidi" w:cstheme="majorBidi"/>
          <w:b w:val="0"/>
          <w:sz w:val="24"/>
        </w:rPr>
        <w:t>i</w:t>
      </w:r>
      <w:r w:rsidR="00623CC9" w:rsidRPr="009D62DC">
        <w:rPr>
          <w:rFonts w:asciiTheme="majorBidi" w:hAnsiTheme="majorBidi" w:cstheme="majorBidi"/>
          <w:b w:val="0"/>
          <w:sz w:val="24"/>
        </w:rPr>
        <w:t>mmersed FE models.</w:t>
      </w:r>
      <w:r w:rsidR="00655F60" w:rsidRPr="009D62DC">
        <w:rPr>
          <w:rFonts w:asciiTheme="majorBidi" w:hAnsiTheme="majorBidi" w:cstheme="majorBidi"/>
          <w:b w:val="0"/>
          <w:sz w:val="24"/>
        </w:rPr>
        <w:t xml:space="preserve"> It shows clearly that </w:t>
      </w:r>
      <w:r w:rsidR="00540578" w:rsidRPr="009D62DC">
        <w:rPr>
          <w:rFonts w:asciiTheme="majorBidi" w:hAnsiTheme="majorBidi" w:cstheme="majorBidi"/>
          <w:b w:val="0"/>
          <w:sz w:val="24"/>
        </w:rPr>
        <w:t xml:space="preserve">the interface of the CNT and </w:t>
      </w:r>
      <w:r w:rsidR="00655F60" w:rsidRPr="009D62DC">
        <w:rPr>
          <w:rFonts w:asciiTheme="majorBidi" w:hAnsiTheme="majorBidi" w:cstheme="majorBidi"/>
          <w:b w:val="0"/>
          <w:sz w:val="24"/>
        </w:rPr>
        <w:t>polymer</w:t>
      </w:r>
      <w:r w:rsidR="00540578" w:rsidRPr="009D62DC">
        <w:rPr>
          <w:rFonts w:asciiTheme="majorBidi" w:hAnsiTheme="majorBidi" w:cstheme="majorBidi"/>
          <w:b w:val="0"/>
          <w:sz w:val="24"/>
        </w:rPr>
        <w:t xml:space="preserve"> </w:t>
      </w:r>
      <w:r w:rsidR="005A30F5" w:rsidRPr="009D62DC">
        <w:rPr>
          <w:rFonts w:asciiTheme="majorBidi" w:hAnsiTheme="majorBidi" w:cstheme="majorBidi"/>
          <w:b w:val="0"/>
          <w:sz w:val="24"/>
        </w:rPr>
        <w:t>are</w:t>
      </w:r>
      <w:r w:rsidR="00655F60" w:rsidRPr="009D62DC">
        <w:rPr>
          <w:rFonts w:asciiTheme="majorBidi" w:hAnsiTheme="majorBidi" w:cstheme="majorBidi"/>
          <w:b w:val="0"/>
          <w:sz w:val="24"/>
        </w:rPr>
        <w:t xml:space="preserve"> not</w:t>
      </w:r>
      <w:r w:rsidR="005A30F5" w:rsidRPr="009D62DC">
        <w:rPr>
          <w:rFonts w:asciiTheme="majorBidi" w:hAnsiTheme="majorBidi" w:cstheme="majorBidi"/>
          <w:b w:val="0"/>
          <w:sz w:val="24"/>
        </w:rPr>
        <w:t xml:space="preserve"> </w:t>
      </w:r>
      <w:r w:rsidRPr="009D62DC">
        <w:rPr>
          <w:rFonts w:asciiTheme="majorBidi" w:hAnsiTheme="majorBidi" w:cstheme="majorBidi"/>
          <w:b w:val="0"/>
          <w:sz w:val="24"/>
        </w:rPr>
        <w:t>matched</w:t>
      </w:r>
      <w:r w:rsidR="00655F60" w:rsidRPr="009D62DC">
        <w:rPr>
          <w:rFonts w:asciiTheme="majorBidi" w:hAnsiTheme="majorBidi" w:cstheme="majorBidi"/>
          <w:b w:val="0"/>
          <w:sz w:val="24"/>
        </w:rPr>
        <w:t xml:space="preserve"> in the </w:t>
      </w:r>
      <w:r w:rsidR="00856720" w:rsidRPr="009D62DC">
        <w:rPr>
          <w:rFonts w:asciiTheme="majorBidi" w:hAnsiTheme="majorBidi" w:cstheme="majorBidi"/>
          <w:b w:val="0"/>
          <w:sz w:val="24"/>
        </w:rPr>
        <w:t>i</w:t>
      </w:r>
      <w:r w:rsidR="00655F60" w:rsidRPr="009D62DC">
        <w:rPr>
          <w:rFonts w:asciiTheme="majorBidi" w:hAnsiTheme="majorBidi" w:cstheme="majorBidi"/>
          <w:b w:val="0"/>
          <w:sz w:val="24"/>
        </w:rPr>
        <w:t>mmersed FE model</w:t>
      </w:r>
      <w:r w:rsidRPr="009D62DC">
        <w:rPr>
          <w:rFonts w:asciiTheme="majorBidi" w:hAnsiTheme="majorBidi" w:cstheme="majorBidi"/>
          <w:b w:val="0"/>
          <w:sz w:val="24"/>
        </w:rPr>
        <w:t xml:space="preserve">. The number of </w:t>
      </w:r>
      <w:r w:rsidR="00623CC9" w:rsidRPr="009D62DC">
        <w:rPr>
          <w:rFonts w:asciiTheme="majorBidi" w:hAnsiTheme="majorBidi" w:cstheme="majorBidi"/>
          <w:b w:val="0"/>
          <w:sz w:val="24"/>
        </w:rPr>
        <w:t>elements in the traditional FE</w:t>
      </w:r>
      <w:r w:rsidRPr="009D62DC">
        <w:rPr>
          <w:rFonts w:asciiTheme="majorBidi" w:hAnsiTheme="majorBidi" w:cstheme="majorBidi"/>
          <w:b w:val="0"/>
          <w:sz w:val="24"/>
        </w:rPr>
        <w:t xml:space="preserve"> model is 168300</w:t>
      </w:r>
      <w:r w:rsidR="00623CC9" w:rsidRPr="009D62DC">
        <w:rPr>
          <w:rFonts w:asciiTheme="majorBidi" w:hAnsiTheme="majorBidi" w:cstheme="majorBidi"/>
          <w:b w:val="0"/>
          <w:sz w:val="24"/>
        </w:rPr>
        <w:t xml:space="preserve"> and the average element size </w:t>
      </w:r>
      <w:r w:rsidR="00623CC9" w:rsidRPr="009D62DC">
        <w:rPr>
          <w:rFonts w:asciiTheme="majorBidi" w:hAnsiTheme="majorBidi" w:cstheme="majorBidi"/>
          <w:b w:val="0"/>
          <w:sz w:val="24"/>
          <w:highlight w:val="green"/>
          <w:rPrChange w:id="122" w:author="Shaker Meguid" w:date="2018-12-23T12:24:00Z">
            <w:rPr>
              <w:rFonts w:asciiTheme="majorBidi" w:hAnsiTheme="majorBidi" w:cstheme="majorBidi"/>
              <w:b w:val="0"/>
              <w:sz w:val="24"/>
            </w:rPr>
          </w:rPrChange>
        </w:rPr>
        <w:t xml:space="preserve">is </w:t>
      </w:r>
      <m:oMath>
        <m:r>
          <m:rPr>
            <m:sty m:val="b"/>
          </m:rPr>
          <w:rPr>
            <w:rFonts w:ascii="Cambria Math" w:hAnsi="Cambria Math" w:cstheme="majorBidi"/>
            <w:sz w:val="24"/>
            <w:highlight w:val="green"/>
          </w:rPr>
          <m:t>0.22nm</m:t>
        </m:r>
      </m:oMath>
      <w:r w:rsidRPr="009D62DC">
        <w:rPr>
          <w:rFonts w:asciiTheme="majorBidi" w:hAnsiTheme="majorBidi" w:cstheme="majorBidi"/>
          <w:b w:val="0"/>
          <w:sz w:val="24"/>
        </w:rPr>
        <w:t xml:space="preserve">. In the </w:t>
      </w:r>
      <w:r w:rsidR="008C653C" w:rsidRPr="009D62DC">
        <w:rPr>
          <w:rFonts w:asciiTheme="majorBidi" w:hAnsiTheme="majorBidi" w:cstheme="majorBidi"/>
          <w:b w:val="0"/>
          <w:sz w:val="24"/>
        </w:rPr>
        <w:t>i</w:t>
      </w:r>
      <w:r w:rsidRPr="009D62DC">
        <w:rPr>
          <w:rFonts w:asciiTheme="majorBidi" w:hAnsiTheme="majorBidi" w:cstheme="majorBidi"/>
          <w:b w:val="0"/>
          <w:sz w:val="24"/>
        </w:rPr>
        <w:t xml:space="preserve">mmersed FE model, the CNT grid is </w:t>
      </w:r>
      <w:r w:rsidR="00540578" w:rsidRPr="009D62DC">
        <w:rPr>
          <w:rFonts w:asciiTheme="majorBidi" w:hAnsiTheme="majorBidi" w:cstheme="majorBidi"/>
          <w:b w:val="0"/>
          <w:sz w:val="24"/>
        </w:rPr>
        <w:t xml:space="preserve">the </w:t>
      </w:r>
      <w:r w:rsidR="00623CC9" w:rsidRPr="009D62DC">
        <w:rPr>
          <w:rFonts w:asciiTheme="majorBidi" w:hAnsiTheme="majorBidi" w:cstheme="majorBidi"/>
          <w:b w:val="0"/>
          <w:sz w:val="24"/>
        </w:rPr>
        <w:t>same</w:t>
      </w:r>
      <w:r w:rsidR="009A1970" w:rsidRPr="009D62DC">
        <w:rPr>
          <w:rFonts w:asciiTheme="majorBidi" w:hAnsiTheme="majorBidi" w:cstheme="majorBidi"/>
          <w:b w:val="0"/>
          <w:sz w:val="24"/>
        </w:rPr>
        <w:t xml:space="preserve"> one used</w:t>
      </w:r>
      <w:r w:rsidR="00655F60" w:rsidRPr="009D62DC">
        <w:rPr>
          <w:rFonts w:asciiTheme="majorBidi" w:hAnsiTheme="majorBidi" w:cstheme="majorBidi"/>
          <w:b w:val="0"/>
          <w:sz w:val="24"/>
        </w:rPr>
        <w:t xml:space="preserve"> in the traditional FE</w:t>
      </w:r>
      <w:r w:rsidRPr="009D62DC">
        <w:rPr>
          <w:rFonts w:asciiTheme="majorBidi" w:hAnsiTheme="majorBidi" w:cstheme="majorBidi"/>
          <w:b w:val="0"/>
          <w:sz w:val="24"/>
        </w:rPr>
        <w:t xml:space="preserve"> </w:t>
      </w:r>
      <w:r w:rsidR="00540578" w:rsidRPr="009D62DC">
        <w:rPr>
          <w:rFonts w:asciiTheme="majorBidi" w:hAnsiTheme="majorBidi" w:cstheme="majorBidi"/>
          <w:b w:val="0"/>
          <w:sz w:val="24"/>
        </w:rPr>
        <w:t>and</w:t>
      </w:r>
      <w:r w:rsidRPr="009D62DC">
        <w:rPr>
          <w:rFonts w:asciiTheme="majorBidi" w:hAnsiTheme="majorBidi" w:cstheme="majorBidi"/>
          <w:b w:val="0"/>
          <w:sz w:val="24"/>
        </w:rPr>
        <w:t xml:space="preserve"> the </w:t>
      </w:r>
      <w:r w:rsidR="00655F60" w:rsidRPr="009D62DC">
        <w:rPr>
          <w:rFonts w:asciiTheme="majorBidi" w:hAnsiTheme="majorBidi" w:cstheme="majorBidi"/>
          <w:b w:val="0"/>
          <w:sz w:val="24"/>
        </w:rPr>
        <w:t xml:space="preserve">polymer matrix is meshed into </w:t>
      </w:r>
      <m:oMath>
        <m:r>
          <m:rPr>
            <m:sty m:val="b"/>
          </m:rPr>
          <w:rPr>
            <w:rFonts w:ascii="Cambria Math" w:hAnsi="Cambria Math" w:cstheme="majorBidi"/>
            <w:sz w:val="24"/>
            <w:highlight w:val="green"/>
          </w:rPr>
          <m:t>30×30×150</m:t>
        </m:r>
      </m:oMath>
      <w:r w:rsidR="00655F60" w:rsidRPr="009D62DC">
        <w:rPr>
          <w:rFonts w:asciiTheme="majorBidi" w:hAnsiTheme="majorBidi" w:cstheme="majorBidi" w:hint="eastAsia"/>
          <w:b w:val="0"/>
          <w:sz w:val="24"/>
        </w:rPr>
        <w:t xml:space="preserve"> </w:t>
      </w:r>
      <w:r w:rsidR="00655F60" w:rsidRPr="009D62DC">
        <w:rPr>
          <w:rFonts w:asciiTheme="majorBidi" w:hAnsiTheme="majorBidi" w:cstheme="majorBidi"/>
          <w:b w:val="0"/>
          <w:sz w:val="24"/>
        </w:rPr>
        <w:t>elements</w:t>
      </w:r>
      <w:r w:rsidRPr="009D62DC">
        <w:rPr>
          <w:rFonts w:asciiTheme="majorBidi" w:hAnsiTheme="majorBidi" w:cstheme="majorBidi"/>
          <w:b w:val="0"/>
          <w:sz w:val="24"/>
        </w:rPr>
        <w:t xml:space="preserve">. The </w:t>
      </w:r>
      <w:r w:rsidR="00655F60" w:rsidRPr="009D62DC">
        <w:rPr>
          <w:rFonts w:asciiTheme="majorBidi" w:hAnsiTheme="majorBidi" w:cstheme="majorBidi"/>
          <w:b w:val="0"/>
          <w:sz w:val="24"/>
        </w:rPr>
        <w:t xml:space="preserve">average size of the polymer grid </w:t>
      </w:r>
      <w:r w:rsidR="00540578" w:rsidRPr="009D62DC">
        <w:rPr>
          <w:rFonts w:asciiTheme="majorBidi" w:hAnsiTheme="majorBidi" w:cstheme="majorBidi"/>
          <w:b w:val="0"/>
          <w:sz w:val="24"/>
        </w:rPr>
        <w:t xml:space="preserve">in </w:t>
      </w:r>
      <w:r w:rsidR="00856720" w:rsidRPr="009D62DC">
        <w:rPr>
          <w:rFonts w:asciiTheme="majorBidi" w:hAnsiTheme="majorBidi" w:cstheme="majorBidi"/>
          <w:b w:val="0"/>
          <w:sz w:val="24"/>
        </w:rPr>
        <w:t>i</w:t>
      </w:r>
      <w:r w:rsidR="00540578" w:rsidRPr="009D62DC">
        <w:rPr>
          <w:rFonts w:asciiTheme="majorBidi" w:hAnsiTheme="majorBidi" w:cstheme="majorBidi"/>
          <w:b w:val="0"/>
          <w:sz w:val="24"/>
        </w:rPr>
        <w:t xml:space="preserve">mmersed FE model </w:t>
      </w:r>
      <w:r w:rsidR="00655F60" w:rsidRPr="009D62DC">
        <w:rPr>
          <w:rFonts w:asciiTheme="majorBidi" w:hAnsiTheme="majorBidi" w:cstheme="majorBidi"/>
          <w:b w:val="0"/>
          <w:sz w:val="24"/>
        </w:rPr>
        <w:t xml:space="preserve">is </w:t>
      </w:r>
      <m:oMath>
        <m:r>
          <m:rPr>
            <m:sty m:val="b"/>
          </m:rPr>
          <w:rPr>
            <w:rFonts w:ascii="Cambria Math" w:hAnsi="Cambria Math" w:cstheme="majorBidi"/>
            <w:sz w:val="24"/>
            <w:highlight w:val="green"/>
          </w:rPr>
          <m:t>0.23nm</m:t>
        </m:r>
      </m:oMath>
      <w:r w:rsidR="00540578" w:rsidRPr="009D62DC">
        <w:rPr>
          <w:rFonts w:asciiTheme="majorBidi" w:hAnsiTheme="majorBidi" w:cstheme="majorBidi" w:hint="eastAsia"/>
          <w:b w:val="0"/>
          <w:sz w:val="24"/>
        </w:rPr>
        <w:t>.</w:t>
      </w:r>
    </w:p>
    <w:p w14:paraId="2BE44B7C" w14:textId="514CF4DE" w:rsidR="00676382" w:rsidRPr="0095398A" w:rsidRDefault="00655F60" w:rsidP="0007444A">
      <w:pPr>
        <w:pStyle w:val="1"/>
        <w:numPr>
          <w:ilvl w:val="0"/>
          <w:numId w:val="0"/>
        </w:numPr>
        <w:spacing w:line="240" w:lineRule="auto"/>
        <w:ind w:right="-23" w:hanging="6"/>
        <w:jc w:val="center"/>
        <w:rPr>
          <w:rFonts w:asciiTheme="majorBidi" w:hAnsiTheme="majorBidi" w:cstheme="majorBidi"/>
          <w:b w:val="0"/>
          <w:sz w:val="24"/>
        </w:rPr>
      </w:pPr>
      <w:r w:rsidRPr="0095398A">
        <w:rPr>
          <w:noProof/>
          <w:sz w:val="24"/>
          <w:lang w:val="en-CA" w:eastAsia="ja-JP"/>
          <w:rPrChange w:id="123" w:author="Shaker Meguid" w:date="2018-12-22T16:35:00Z">
            <w:rPr>
              <w:noProof/>
              <w:lang w:val="en-CA" w:eastAsia="ja-JP"/>
            </w:rPr>
          </w:rPrChange>
        </w:rPr>
        <w:drawing>
          <wp:inline distT="0" distB="0" distL="0" distR="0" wp14:anchorId="485151A3" wp14:editId="477AE917">
            <wp:extent cx="3675380" cy="1953260"/>
            <wp:effectExtent l="0" t="0" r="127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5380" cy="1953260"/>
                    </a:xfrm>
                    <a:prstGeom prst="rect">
                      <a:avLst/>
                    </a:prstGeom>
                    <a:noFill/>
                    <a:ln>
                      <a:noFill/>
                    </a:ln>
                  </pic:spPr>
                </pic:pic>
              </a:graphicData>
            </a:graphic>
          </wp:inline>
        </w:drawing>
      </w:r>
    </w:p>
    <w:p w14:paraId="70308F2A" w14:textId="26AC3AF3" w:rsidR="00676382" w:rsidRPr="00F465C0" w:rsidRDefault="00005294" w:rsidP="0007444A">
      <w:pPr>
        <w:pStyle w:val="1"/>
        <w:numPr>
          <w:ilvl w:val="0"/>
          <w:numId w:val="0"/>
        </w:numPr>
        <w:spacing w:afterLines="100" w:after="240" w:line="240" w:lineRule="auto"/>
        <w:ind w:right="-23" w:hanging="6"/>
        <w:jc w:val="center"/>
        <w:rPr>
          <w:rFonts w:asciiTheme="majorBidi" w:hAnsiTheme="majorBidi" w:cstheme="majorBidi"/>
          <w:b w:val="0"/>
          <w:sz w:val="24"/>
        </w:rPr>
      </w:pPr>
      <w:bookmarkStart w:id="124" w:name="Tradition_and_Immersed_mesh"/>
      <w:r w:rsidRPr="0095398A">
        <w:rPr>
          <w:rFonts w:asciiTheme="majorBidi" w:hAnsiTheme="majorBidi" w:cstheme="majorBidi"/>
          <w:bCs/>
          <w:sz w:val="24"/>
        </w:rPr>
        <w:t xml:space="preserve">Fig. </w:t>
      </w:r>
      <w:r w:rsidR="00623CC9" w:rsidRPr="0095398A">
        <w:rPr>
          <w:rFonts w:asciiTheme="majorBidi" w:hAnsiTheme="majorBidi" w:cstheme="majorBidi"/>
          <w:bCs/>
          <w:sz w:val="24"/>
        </w:rPr>
        <w:fldChar w:fldCharType="begin"/>
      </w:r>
      <w:r w:rsidR="00623CC9" w:rsidRPr="0095398A">
        <w:rPr>
          <w:rFonts w:asciiTheme="majorBidi" w:hAnsiTheme="majorBidi" w:cstheme="majorBidi"/>
          <w:bCs/>
          <w:sz w:val="24"/>
        </w:rPr>
        <w:instrText xml:space="preserve"> SEQ Fig\* Arabic\s </w:instrText>
      </w:r>
      <w:r w:rsidR="00623CC9" w:rsidRPr="0095398A">
        <w:rPr>
          <w:rFonts w:asciiTheme="majorBidi" w:hAnsiTheme="majorBidi" w:cstheme="majorBidi"/>
          <w:bCs/>
          <w:sz w:val="24"/>
        </w:rPr>
        <w:fldChar w:fldCharType="separate"/>
      </w:r>
      <w:r w:rsidR="00623CC9" w:rsidRPr="0095398A">
        <w:rPr>
          <w:rFonts w:asciiTheme="majorBidi" w:hAnsiTheme="majorBidi" w:cstheme="majorBidi"/>
          <w:bCs/>
          <w:noProof/>
          <w:sz w:val="24"/>
        </w:rPr>
        <w:t>9</w:t>
      </w:r>
      <w:r w:rsidR="00623CC9" w:rsidRPr="0095398A">
        <w:rPr>
          <w:rFonts w:asciiTheme="majorBidi" w:hAnsiTheme="majorBidi" w:cstheme="majorBidi"/>
          <w:bCs/>
          <w:sz w:val="24"/>
        </w:rPr>
        <w:fldChar w:fldCharType="end"/>
      </w:r>
      <w:bookmarkEnd w:id="124"/>
      <w:r w:rsidR="00E15378" w:rsidRPr="0095398A">
        <w:rPr>
          <w:rFonts w:asciiTheme="majorBidi" w:hAnsiTheme="majorBidi" w:cstheme="majorBidi"/>
          <w:bCs/>
          <w:sz w:val="24"/>
          <w:lang w:val="en-CA"/>
        </w:rPr>
        <w:t>.</w:t>
      </w:r>
      <w:r w:rsidR="00676382" w:rsidRPr="0095398A">
        <w:rPr>
          <w:rFonts w:asciiTheme="majorBidi" w:hAnsiTheme="majorBidi" w:cstheme="majorBidi"/>
          <w:b w:val="0"/>
          <w:sz w:val="24"/>
        </w:rPr>
        <w:t xml:space="preserve"> </w:t>
      </w:r>
      <w:r w:rsidR="003650E9" w:rsidRPr="0095398A">
        <w:rPr>
          <w:rFonts w:asciiTheme="majorBidi" w:hAnsiTheme="majorBidi" w:cstheme="majorBidi" w:hint="eastAsia"/>
          <w:b w:val="0"/>
          <w:sz w:val="24"/>
        </w:rPr>
        <w:t xml:space="preserve">The </w:t>
      </w:r>
      <w:r w:rsidR="001820FA" w:rsidRPr="0095398A">
        <w:rPr>
          <w:rFonts w:asciiTheme="majorBidi" w:hAnsiTheme="majorBidi" w:cstheme="majorBidi"/>
          <w:b w:val="0"/>
          <w:sz w:val="24"/>
        </w:rPr>
        <w:t xml:space="preserve">meshed </w:t>
      </w:r>
      <w:r w:rsidR="003650E9" w:rsidRPr="00416E78">
        <w:rPr>
          <w:rFonts w:asciiTheme="majorBidi" w:hAnsiTheme="majorBidi" w:cstheme="majorBidi" w:hint="eastAsia"/>
          <w:b w:val="0"/>
          <w:sz w:val="24"/>
        </w:rPr>
        <w:t>CNT and polymer in (a) the traditional FE method model</w:t>
      </w:r>
      <w:ins w:id="125" w:author="Shaker Meguid" w:date="2018-12-23T12:26:00Z">
        <w:r w:rsidR="005502BA">
          <w:rPr>
            <w:rFonts w:asciiTheme="majorBidi" w:hAnsiTheme="majorBidi" w:cstheme="majorBidi"/>
            <w:b w:val="0"/>
            <w:sz w:val="24"/>
          </w:rPr>
          <w:t xml:space="preserve"> </w:t>
        </w:r>
      </w:ins>
      <w:ins w:id="126" w:author="Shaker Meguid" w:date="2018-12-23T12:27:00Z">
        <w:r w:rsidR="005502BA">
          <w:rPr>
            <w:rFonts w:asciiTheme="majorBidi" w:hAnsiTheme="majorBidi" w:cstheme="majorBidi"/>
            <w:b w:val="0"/>
            <w:sz w:val="24"/>
          </w:rPr>
          <w:t>with matched nodes</w:t>
        </w:r>
      </w:ins>
      <w:r w:rsidR="003650E9" w:rsidRPr="00416E78">
        <w:rPr>
          <w:rFonts w:asciiTheme="majorBidi" w:hAnsiTheme="majorBidi" w:cstheme="majorBidi" w:hint="eastAsia"/>
          <w:b w:val="0"/>
          <w:sz w:val="24"/>
        </w:rPr>
        <w:t xml:space="preserve">, and (b) the </w:t>
      </w:r>
      <w:r w:rsidR="00856720" w:rsidRPr="00964ABA">
        <w:rPr>
          <w:rFonts w:asciiTheme="majorBidi" w:hAnsiTheme="majorBidi" w:cstheme="majorBidi"/>
          <w:b w:val="0"/>
          <w:sz w:val="24"/>
        </w:rPr>
        <w:t>i</w:t>
      </w:r>
      <w:r w:rsidR="003650E9" w:rsidRPr="00964ABA">
        <w:rPr>
          <w:rFonts w:asciiTheme="majorBidi" w:hAnsiTheme="majorBidi" w:cstheme="majorBidi" w:hint="eastAsia"/>
          <w:b w:val="0"/>
          <w:sz w:val="24"/>
        </w:rPr>
        <w:t>mmersed FE method model</w:t>
      </w:r>
      <w:ins w:id="127" w:author="Shaker Meguid" w:date="2018-12-23T12:27:00Z">
        <w:r w:rsidR="005502BA">
          <w:rPr>
            <w:rFonts w:asciiTheme="majorBidi" w:hAnsiTheme="majorBidi" w:cstheme="majorBidi"/>
            <w:b w:val="0"/>
            <w:sz w:val="24"/>
          </w:rPr>
          <w:t xml:space="preserve"> with unmatched nodes</w:t>
        </w:r>
      </w:ins>
      <w:r w:rsidR="003650E9" w:rsidRPr="00964ABA">
        <w:rPr>
          <w:rFonts w:asciiTheme="majorBidi" w:hAnsiTheme="majorBidi" w:cstheme="majorBidi" w:hint="eastAsia"/>
          <w:b w:val="0"/>
          <w:sz w:val="24"/>
        </w:rPr>
        <w:t>.</w:t>
      </w:r>
    </w:p>
    <w:p w14:paraId="11F1242A" w14:textId="30C6D659" w:rsidR="00676382" w:rsidRPr="00964ABA" w:rsidRDefault="00676382" w:rsidP="0007444A">
      <w:pPr>
        <w:pStyle w:val="1"/>
        <w:numPr>
          <w:ilvl w:val="0"/>
          <w:numId w:val="0"/>
        </w:numPr>
        <w:spacing w:before="360" w:after="360"/>
        <w:ind w:right="-23" w:firstLine="420"/>
        <w:rPr>
          <w:rFonts w:asciiTheme="majorBidi" w:hAnsiTheme="majorBidi" w:cstheme="majorBidi"/>
          <w:b w:val="0"/>
          <w:sz w:val="24"/>
        </w:rPr>
      </w:pPr>
      <w:r w:rsidRPr="00F465C0">
        <w:rPr>
          <w:rFonts w:asciiTheme="majorBidi" w:hAnsiTheme="majorBidi" w:cstheme="majorBidi"/>
          <w:b w:val="0"/>
          <w:sz w:val="24"/>
        </w:rPr>
        <w:lastRenderedPageBreak/>
        <w:t xml:space="preserve">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b w:val="0"/>
          <w:sz w:val="24"/>
        </w:rPr>
        <w:t xml:space="preserve"> contour of the </w:t>
      </w:r>
      <w:r w:rsidR="00DC55EC" w:rsidRPr="0095398A">
        <w:rPr>
          <w:rFonts w:asciiTheme="majorBidi" w:hAnsiTheme="majorBidi" w:cstheme="majorBidi"/>
          <w:b w:val="0"/>
          <w:sz w:val="24"/>
        </w:rPr>
        <w:t xml:space="preserve">embedded </w:t>
      </w:r>
      <w:r w:rsidRPr="0095398A">
        <w:rPr>
          <w:rFonts w:asciiTheme="majorBidi" w:hAnsiTheme="majorBidi" w:cstheme="majorBidi"/>
          <w:b w:val="0"/>
          <w:sz w:val="24"/>
        </w:rPr>
        <w:t xml:space="preserve">CNT </w:t>
      </w:r>
      <w:r w:rsidR="00441B12" w:rsidRPr="0095398A">
        <w:rPr>
          <w:rFonts w:asciiTheme="majorBidi" w:hAnsiTheme="majorBidi" w:cstheme="majorBidi"/>
          <w:b w:val="0"/>
          <w:sz w:val="24"/>
        </w:rPr>
        <w:t xml:space="preserve">that were </w:t>
      </w:r>
      <w:r w:rsidR="0017275A" w:rsidRPr="00416E78">
        <w:rPr>
          <w:rFonts w:asciiTheme="majorBidi" w:hAnsiTheme="majorBidi" w:cstheme="majorBidi"/>
          <w:b w:val="0"/>
          <w:sz w:val="24"/>
        </w:rPr>
        <w:t xml:space="preserve">obtained by both </w:t>
      </w:r>
      <w:r w:rsidR="00540578" w:rsidRPr="00416E78">
        <w:rPr>
          <w:rFonts w:asciiTheme="majorBidi" w:hAnsiTheme="majorBidi" w:cstheme="majorBidi"/>
          <w:b w:val="0"/>
          <w:sz w:val="24"/>
        </w:rPr>
        <w:t>methods</w:t>
      </w:r>
      <w:r w:rsidR="0017275A" w:rsidRPr="00964ABA">
        <w:rPr>
          <w:rFonts w:asciiTheme="majorBidi" w:hAnsiTheme="majorBidi" w:cstheme="majorBidi"/>
          <w:b w:val="0"/>
          <w:sz w:val="24"/>
        </w:rPr>
        <w:t xml:space="preserve"> </w:t>
      </w:r>
      <w:r w:rsidRPr="00964ABA">
        <w:rPr>
          <w:rFonts w:asciiTheme="majorBidi" w:hAnsiTheme="majorBidi" w:cstheme="majorBidi"/>
          <w:b w:val="0"/>
          <w:sz w:val="24"/>
        </w:rPr>
        <w:t>are compared in</w:t>
      </w:r>
      <w:r w:rsidR="00540578" w:rsidRPr="00F465C0">
        <w:rPr>
          <w:rFonts w:asciiTheme="majorBidi" w:hAnsiTheme="majorBidi" w:cstheme="majorBidi"/>
          <w:b w:val="0"/>
          <w:sz w:val="24"/>
        </w:rPr>
        <w:t xml:space="preserve"> </w:t>
      </w:r>
      <w:r w:rsidR="00540578" w:rsidRPr="0095398A">
        <w:rPr>
          <w:rFonts w:asciiTheme="majorBidi" w:hAnsiTheme="majorBidi" w:cstheme="majorBidi"/>
          <w:b w:val="0"/>
          <w:sz w:val="24"/>
        </w:rPr>
        <w:fldChar w:fldCharType="begin"/>
      </w:r>
      <w:r w:rsidR="00540578" w:rsidRPr="0095398A">
        <w:rPr>
          <w:rFonts w:asciiTheme="majorBidi" w:hAnsiTheme="majorBidi" w:cstheme="majorBidi"/>
          <w:b w:val="0"/>
          <w:sz w:val="24"/>
        </w:rPr>
        <w:instrText xml:space="preserve"> REF CNT_szz_comparison_fig \h </w:instrText>
      </w:r>
      <w:r w:rsidR="006B1B98" w:rsidRPr="0095398A">
        <w:rPr>
          <w:rFonts w:asciiTheme="majorBidi" w:hAnsiTheme="majorBidi" w:cstheme="majorBidi"/>
          <w:b w:val="0"/>
          <w:sz w:val="24"/>
        </w:rPr>
        <w:instrText xml:space="preserve"> \* MERGEFORMAT </w:instrText>
      </w:r>
      <w:r w:rsidR="00540578" w:rsidRPr="0095398A">
        <w:rPr>
          <w:rFonts w:asciiTheme="majorBidi" w:hAnsiTheme="majorBidi" w:cstheme="majorBidi"/>
          <w:b w:val="0"/>
          <w:sz w:val="24"/>
        </w:rPr>
      </w:r>
      <w:r w:rsidR="00540578"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540578" w:rsidRPr="0095398A">
        <w:rPr>
          <w:rFonts w:asciiTheme="majorBidi" w:hAnsiTheme="majorBidi" w:cstheme="majorBidi"/>
          <w:b w:val="0"/>
          <w:noProof/>
          <w:sz w:val="24"/>
        </w:rPr>
        <w:t>10</w:t>
      </w:r>
      <w:r w:rsidR="00540578"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b w:val="0"/>
          <w:sz w:val="24"/>
        </w:rPr>
        <w:t xml:space="preserve"> distribution in </w:t>
      </w:r>
      <w:r w:rsidR="00540578" w:rsidRPr="0095398A">
        <w:rPr>
          <w:rFonts w:asciiTheme="majorBidi" w:hAnsiTheme="majorBidi" w:cstheme="majorBidi"/>
          <w:b w:val="0"/>
          <w:sz w:val="24"/>
        </w:rPr>
        <w:fldChar w:fldCharType="begin"/>
      </w:r>
      <w:r w:rsidR="00540578" w:rsidRPr="0095398A">
        <w:rPr>
          <w:rFonts w:asciiTheme="majorBidi" w:hAnsiTheme="majorBidi" w:cstheme="majorBidi"/>
          <w:b w:val="0"/>
          <w:sz w:val="24"/>
        </w:rPr>
        <w:instrText xml:space="preserve"> REF CNT_szz_comparison_fig \h </w:instrText>
      </w:r>
      <w:r w:rsidR="006B1B98" w:rsidRPr="0095398A">
        <w:rPr>
          <w:rFonts w:asciiTheme="majorBidi" w:hAnsiTheme="majorBidi" w:cstheme="majorBidi"/>
          <w:b w:val="0"/>
          <w:sz w:val="24"/>
        </w:rPr>
        <w:instrText xml:space="preserve"> \* MERGEFORMAT </w:instrText>
      </w:r>
      <w:r w:rsidR="00540578" w:rsidRPr="0095398A">
        <w:rPr>
          <w:rFonts w:asciiTheme="majorBidi" w:hAnsiTheme="majorBidi" w:cstheme="majorBidi"/>
          <w:b w:val="0"/>
          <w:sz w:val="24"/>
        </w:rPr>
      </w:r>
      <w:r w:rsidR="00540578"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540578" w:rsidRPr="0095398A">
        <w:rPr>
          <w:rFonts w:asciiTheme="majorBidi" w:hAnsiTheme="majorBidi" w:cstheme="majorBidi"/>
          <w:b w:val="0"/>
          <w:noProof/>
          <w:sz w:val="24"/>
        </w:rPr>
        <w:t>10</w:t>
      </w:r>
      <w:r w:rsidR="00540578"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(a) and (b) </w:t>
      </w:r>
      <w:r w:rsidR="00BF3B43" w:rsidRPr="0095398A">
        <w:rPr>
          <w:rFonts w:asciiTheme="majorBidi" w:hAnsiTheme="majorBidi" w:cstheme="majorBidi" w:hint="eastAsia"/>
          <w:b w:val="0"/>
          <w:sz w:val="24"/>
        </w:rPr>
        <w:t xml:space="preserve">matches well </w:t>
      </w:r>
      <w:r w:rsidR="00441B12" w:rsidRPr="0095398A">
        <w:rPr>
          <w:rFonts w:asciiTheme="majorBidi" w:hAnsiTheme="majorBidi" w:cstheme="majorBidi"/>
          <w:b w:val="0"/>
          <w:sz w:val="24"/>
        </w:rPr>
        <w:t xml:space="preserve">everywhere except </w:t>
      </w:r>
      <w:r w:rsidR="00BF3B43" w:rsidRPr="0095398A">
        <w:rPr>
          <w:rFonts w:asciiTheme="majorBidi" w:hAnsiTheme="majorBidi" w:cstheme="majorBidi" w:hint="eastAsia"/>
          <w:b w:val="0"/>
          <w:sz w:val="24"/>
        </w:rPr>
        <w:t xml:space="preserve">the area </w:t>
      </w:r>
      <w:r w:rsidR="00441B12" w:rsidRPr="00416E78">
        <w:rPr>
          <w:rFonts w:asciiTheme="majorBidi" w:hAnsiTheme="majorBidi" w:cstheme="majorBidi"/>
          <w:b w:val="0"/>
          <w:sz w:val="24"/>
        </w:rPr>
        <w:t xml:space="preserve">near the </w:t>
      </w:r>
      <w:r w:rsidRPr="00964ABA">
        <w:rPr>
          <w:rFonts w:asciiTheme="majorBidi" w:hAnsiTheme="majorBidi" w:cstheme="majorBidi"/>
          <w:b w:val="0"/>
          <w:sz w:val="24"/>
        </w:rPr>
        <w:t>endpoints of the CNT</w:t>
      </w:r>
      <w:ins w:id="128" w:author="Shaker Meguid" w:date="2018-12-23T12:28:00Z">
        <w:r w:rsidR="005502BA">
          <w:rPr>
            <w:rFonts w:asciiTheme="majorBidi" w:hAnsiTheme="majorBidi" w:cstheme="majorBidi"/>
            <w:b w:val="0"/>
            <w:sz w:val="24"/>
          </w:rPr>
          <w:t>.</w:t>
        </w:r>
      </w:ins>
      <w:del w:id="129" w:author="Shaker Meguid" w:date="2018-12-23T12:28:00Z">
        <w:r w:rsidR="00441B12" w:rsidRPr="00964ABA" w:rsidDel="005502BA">
          <w:rPr>
            <w:rFonts w:asciiTheme="majorBidi" w:hAnsiTheme="majorBidi" w:cstheme="majorBidi"/>
            <w:b w:val="0"/>
            <w:sz w:val="24"/>
          </w:rPr>
          <w:delText>,</w:delText>
        </w:r>
      </w:del>
      <w:r w:rsidR="00441B12" w:rsidRPr="00964ABA">
        <w:rPr>
          <w:rFonts w:asciiTheme="majorBidi" w:hAnsiTheme="majorBidi" w:cstheme="majorBidi"/>
          <w:b w:val="0"/>
          <w:sz w:val="24"/>
        </w:rPr>
        <w:t xml:space="preserve"> </w:t>
      </w:r>
      <w:del w:id="130" w:author="Shaker Meguid" w:date="2018-12-23T12:28:00Z">
        <w:r w:rsidR="00540578" w:rsidRPr="00F465C0" w:rsidDel="005502BA">
          <w:rPr>
            <w:rFonts w:asciiTheme="majorBidi" w:hAnsiTheme="majorBidi" w:cstheme="majorBidi"/>
            <w:b w:val="0"/>
            <w:sz w:val="24"/>
          </w:rPr>
          <w:delText>and t</w:delText>
        </w:r>
      </w:del>
      <w:ins w:id="131" w:author="Shaker Meguid" w:date="2018-12-23T12:28:00Z">
        <w:r w:rsidR="005502BA">
          <w:rPr>
            <w:rFonts w:asciiTheme="majorBidi" w:hAnsiTheme="majorBidi" w:cstheme="majorBidi"/>
            <w:b w:val="0"/>
            <w:sz w:val="24"/>
          </w:rPr>
          <w:t>T</w:t>
        </w:r>
      </w:ins>
      <w:r w:rsidR="00540578" w:rsidRPr="00F465C0">
        <w:rPr>
          <w:rFonts w:asciiTheme="majorBidi" w:hAnsiTheme="majorBidi" w:cstheme="majorBidi"/>
          <w:b w:val="0"/>
          <w:sz w:val="24"/>
        </w:rPr>
        <w:t xml:space="preserve">he </w:t>
      </w:r>
      <w:ins w:id="132" w:author="Shaker Meguid" w:date="2018-12-23T12:28:00Z">
        <w:r w:rsidR="005502BA">
          <w:rPr>
            <w:rFonts w:asciiTheme="majorBidi" w:hAnsiTheme="majorBidi" w:cstheme="majorBidi"/>
            <w:b w:val="0"/>
            <w:sz w:val="24"/>
          </w:rPr>
          <w:t xml:space="preserve">simulations also reveal that </w:t>
        </w:r>
      </w:ins>
      <w:ins w:id="133" w:author="Shaker Meguid" w:date="2018-12-23T12:29:00Z">
        <w:r w:rsidR="005502BA">
          <w:rPr>
            <w:rFonts w:asciiTheme="majorBidi" w:hAnsiTheme="majorBidi" w:cstheme="majorBidi"/>
            <w:b w:val="0"/>
            <w:sz w:val="24"/>
          </w:rPr>
          <w:t xml:space="preserve">the </w:t>
        </w:r>
      </w:ins>
      <w:r w:rsidR="00540578" w:rsidRPr="00F465C0">
        <w:rPr>
          <w:rFonts w:asciiTheme="majorBidi" w:hAnsiTheme="majorBidi" w:cstheme="majorBidi"/>
          <w:b w:val="0"/>
          <w:sz w:val="24"/>
        </w:rPr>
        <w:t>stress</w:t>
      </w:r>
      <w:ins w:id="134" w:author="Shaker Meguid" w:date="2018-12-23T12:29:00Z">
        <w:r w:rsidR="005502BA">
          <w:rPr>
            <w:rFonts w:asciiTheme="majorBidi" w:hAnsiTheme="majorBidi" w:cstheme="majorBidi"/>
            <w:b w:val="0"/>
            <w:sz w:val="24"/>
          </w:rPr>
          <w:t xml:space="preserve"> predictions</w:t>
        </w:r>
      </w:ins>
      <w:r w:rsidR="00441B12" w:rsidRPr="00F465C0">
        <w:rPr>
          <w:rFonts w:asciiTheme="majorBidi" w:hAnsiTheme="majorBidi" w:cstheme="majorBidi"/>
          <w:b w:val="0"/>
          <w:sz w:val="24"/>
        </w:rPr>
        <w:t xml:space="preserve"> were </w:t>
      </w:r>
      <w:ins w:id="135" w:author="Shaker Meguid" w:date="2018-12-23T12:30:00Z">
        <w:r w:rsidR="00CE2D97">
          <w:rPr>
            <w:rFonts w:asciiTheme="majorBidi" w:hAnsiTheme="majorBidi" w:cstheme="majorBidi"/>
            <w:b w:val="0"/>
            <w:sz w:val="24"/>
          </w:rPr>
          <w:t>slightly</w:t>
        </w:r>
      </w:ins>
      <w:ins w:id="136" w:author="Shaker Meguid" w:date="2018-12-23T12:29:00Z">
        <w:r w:rsidR="00CE2D97">
          <w:rPr>
            <w:rFonts w:asciiTheme="majorBidi" w:hAnsiTheme="majorBidi" w:cstheme="majorBidi"/>
            <w:b w:val="0"/>
            <w:sz w:val="24"/>
          </w:rPr>
          <w:t xml:space="preserve"> </w:t>
        </w:r>
      </w:ins>
      <w:r w:rsidRPr="00F465C0">
        <w:rPr>
          <w:rFonts w:asciiTheme="majorBidi" w:hAnsiTheme="majorBidi" w:cstheme="majorBidi"/>
          <w:b w:val="0"/>
          <w:sz w:val="24"/>
        </w:rPr>
        <w:t>overestimated</w:t>
      </w:r>
      <w:r w:rsidR="005150CB" w:rsidRPr="00F465C0">
        <w:rPr>
          <w:rFonts w:asciiTheme="majorBidi" w:hAnsiTheme="majorBidi" w:cstheme="majorBidi"/>
          <w:b w:val="0"/>
          <w:sz w:val="24"/>
        </w:rPr>
        <w:t xml:space="preserve"> in the immersed FE model</w:t>
      </w:r>
      <w:ins w:id="137" w:author="Shaker Meguid" w:date="2018-12-23T12:30:00Z">
        <w:r w:rsidR="00CE2D97">
          <w:rPr>
            <w:rFonts w:asciiTheme="majorBidi" w:hAnsiTheme="majorBidi" w:cstheme="majorBidi"/>
            <w:b w:val="0"/>
            <w:sz w:val="24"/>
          </w:rPr>
          <w:t xml:space="preserve"> (xx%)</w:t>
        </w:r>
      </w:ins>
      <w:r w:rsidRPr="000F191A">
        <w:rPr>
          <w:rFonts w:asciiTheme="majorBidi" w:hAnsiTheme="majorBidi" w:cstheme="majorBidi"/>
          <w:b w:val="0"/>
          <w:sz w:val="24"/>
        </w:rPr>
        <w:t xml:space="preserve">. </w:t>
      </w:r>
      <w:r w:rsidR="005150CB" w:rsidRPr="000F191A">
        <w:rPr>
          <w:rFonts w:asciiTheme="majorBidi" w:hAnsiTheme="majorBidi" w:cstheme="majorBidi"/>
          <w:b w:val="0"/>
          <w:sz w:val="24"/>
        </w:rPr>
        <w:t xml:space="preserve">The </w:t>
      </w:r>
      <w:r w:rsidRPr="006E5A91">
        <w:rPr>
          <w:rFonts w:asciiTheme="majorBidi" w:hAnsiTheme="majorBidi" w:cstheme="majorBidi"/>
          <w:b w:val="0"/>
          <w:sz w:val="24"/>
        </w:rPr>
        <w:t xml:space="preserve">overestimation </w:t>
      </w:r>
      <w:del w:id="138" w:author="Shaker Meguid" w:date="2018-12-23T12:30:00Z">
        <w:r w:rsidR="008A5D60" w:rsidRPr="00372A73" w:rsidDel="00CE2D97">
          <w:rPr>
            <w:rFonts w:asciiTheme="majorBidi" w:hAnsiTheme="majorBidi" w:cstheme="majorBidi"/>
            <w:b w:val="0"/>
            <w:sz w:val="24"/>
          </w:rPr>
          <w:delText>could</w:delText>
        </w:r>
        <w:r w:rsidRPr="00372A73" w:rsidDel="00CE2D97">
          <w:rPr>
            <w:rFonts w:asciiTheme="majorBidi" w:hAnsiTheme="majorBidi" w:cstheme="majorBidi"/>
            <w:b w:val="0"/>
            <w:sz w:val="24"/>
          </w:rPr>
          <w:delText xml:space="preserve"> </w:delText>
        </w:r>
      </w:del>
      <w:ins w:id="139" w:author="Shaker Meguid" w:date="2018-12-23T12:30:00Z">
        <w:r w:rsidR="00CE2D97">
          <w:rPr>
            <w:rFonts w:asciiTheme="majorBidi" w:hAnsiTheme="majorBidi" w:cstheme="majorBidi"/>
            <w:b w:val="0"/>
            <w:sz w:val="24"/>
          </w:rPr>
          <w:t xml:space="preserve">typically </w:t>
        </w:r>
      </w:ins>
      <w:r w:rsidRPr="00372A73">
        <w:rPr>
          <w:rFonts w:asciiTheme="majorBidi" w:hAnsiTheme="majorBidi" w:cstheme="majorBidi"/>
          <w:b w:val="0"/>
          <w:sz w:val="24"/>
        </w:rPr>
        <w:t xml:space="preserve">occur </w:t>
      </w:r>
      <w:del w:id="140" w:author="Shaker Meguid" w:date="2018-12-23T12:31:00Z">
        <w:r w:rsidRPr="00372A73" w:rsidDel="00CE2D97">
          <w:rPr>
            <w:rFonts w:asciiTheme="majorBidi" w:hAnsiTheme="majorBidi" w:cstheme="majorBidi"/>
            <w:b w:val="0"/>
            <w:sz w:val="24"/>
          </w:rPr>
          <w:delText xml:space="preserve">if </w:delText>
        </w:r>
        <w:r w:rsidR="00707718" w:rsidRPr="00372A73" w:rsidDel="00CE2D97">
          <w:rPr>
            <w:rFonts w:asciiTheme="majorBidi" w:hAnsiTheme="majorBidi" w:cstheme="majorBidi"/>
            <w:b w:val="0"/>
            <w:sz w:val="24"/>
          </w:rPr>
          <w:delText>a</w:delText>
        </w:r>
        <w:r w:rsidRPr="00372A73" w:rsidDel="00CE2D97">
          <w:rPr>
            <w:rFonts w:asciiTheme="majorBidi" w:hAnsiTheme="majorBidi" w:cstheme="majorBidi"/>
            <w:b w:val="0"/>
            <w:sz w:val="24"/>
          </w:rPr>
          <w:delText xml:space="preserve"> CNT </w:delText>
        </w:r>
        <w:r w:rsidR="00707718" w:rsidRPr="0036143C" w:rsidDel="00CE2D97">
          <w:rPr>
            <w:rFonts w:asciiTheme="majorBidi" w:hAnsiTheme="majorBidi" w:cstheme="majorBidi"/>
            <w:b w:val="0"/>
            <w:sz w:val="24"/>
          </w:rPr>
          <w:delText>element</w:delText>
        </w:r>
        <w:r w:rsidRPr="0036143C" w:rsidDel="00CE2D97">
          <w:rPr>
            <w:rFonts w:asciiTheme="majorBidi" w:hAnsiTheme="majorBidi" w:cstheme="majorBidi"/>
            <w:b w:val="0"/>
            <w:sz w:val="24"/>
          </w:rPr>
          <w:delText xml:space="preserve"> </w:delText>
        </w:r>
        <w:r w:rsidR="00707718" w:rsidRPr="00F8479D" w:rsidDel="00CE2D97">
          <w:rPr>
            <w:rFonts w:asciiTheme="majorBidi" w:hAnsiTheme="majorBidi" w:cstheme="majorBidi"/>
            <w:b w:val="0"/>
            <w:sz w:val="24"/>
          </w:rPr>
          <w:delText>at</w:delText>
        </w:r>
        <w:r w:rsidRPr="00F8479D" w:rsidDel="00CE2D97">
          <w:rPr>
            <w:rFonts w:asciiTheme="majorBidi" w:hAnsiTheme="majorBidi" w:cstheme="majorBidi"/>
            <w:b w:val="0"/>
            <w:sz w:val="24"/>
          </w:rPr>
          <w:delText xml:space="preserve"> the </w:delText>
        </w:r>
        <w:r w:rsidR="00707718" w:rsidRPr="00AA128E" w:rsidDel="00CE2D97">
          <w:rPr>
            <w:rFonts w:asciiTheme="majorBidi" w:hAnsiTheme="majorBidi" w:cstheme="majorBidi"/>
            <w:b w:val="0"/>
            <w:sz w:val="24"/>
          </w:rPr>
          <w:delText>nanotube end</w:delText>
        </w:r>
        <w:r w:rsidRPr="00AA128E" w:rsidDel="00CE2D97">
          <w:rPr>
            <w:rFonts w:asciiTheme="majorBidi" w:hAnsiTheme="majorBidi" w:cstheme="majorBidi"/>
            <w:b w:val="0"/>
            <w:sz w:val="24"/>
          </w:rPr>
          <w:delText xml:space="preserve"> are fully</w:delText>
        </w:r>
        <w:r w:rsidR="00707718" w:rsidRPr="00AA128E" w:rsidDel="00CE2D97">
          <w:rPr>
            <w:rFonts w:asciiTheme="majorBidi" w:hAnsiTheme="majorBidi" w:cstheme="majorBidi"/>
            <w:b w:val="0"/>
            <w:sz w:val="24"/>
          </w:rPr>
          <w:delText xml:space="preserve"> located</w:delText>
        </w:r>
        <w:r w:rsidRPr="00AA128E" w:rsidDel="00CE2D97">
          <w:rPr>
            <w:rFonts w:asciiTheme="majorBidi" w:hAnsiTheme="majorBidi" w:cstheme="majorBidi"/>
            <w:b w:val="0"/>
            <w:sz w:val="24"/>
          </w:rPr>
          <w:delText xml:space="preserve"> inside </w:delText>
        </w:r>
        <w:r w:rsidR="00707718" w:rsidRPr="00AA128E" w:rsidDel="00CE2D97">
          <w:rPr>
            <w:rFonts w:asciiTheme="majorBidi" w:hAnsiTheme="majorBidi" w:cstheme="majorBidi"/>
            <w:b w:val="0"/>
            <w:sz w:val="24"/>
          </w:rPr>
          <w:delText>a</w:delText>
        </w:r>
        <w:r w:rsidRPr="00AA128E" w:rsidDel="00CE2D97">
          <w:rPr>
            <w:rFonts w:asciiTheme="majorBidi" w:hAnsiTheme="majorBidi" w:cstheme="majorBidi"/>
            <w:b w:val="0"/>
            <w:sz w:val="24"/>
          </w:rPr>
          <w:delText xml:space="preserve"> polymer </w:delText>
        </w:r>
        <w:r w:rsidR="00707718" w:rsidRPr="00AA128E" w:rsidDel="00CE2D97">
          <w:rPr>
            <w:rFonts w:asciiTheme="majorBidi" w:hAnsiTheme="majorBidi" w:cstheme="majorBidi"/>
            <w:b w:val="0"/>
            <w:sz w:val="24"/>
          </w:rPr>
          <w:delText>element</w:delText>
        </w:r>
        <w:r w:rsidRPr="00AA128E" w:rsidDel="00CE2D97">
          <w:rPr>
            <w:rFonts w:asciiTheme="majorBidi" w:hAnsiTheme="majorBidi" w:cstheme="majorBidi"/>
            <w:b w:val="0"/>
            <w:sz w:val="24"/>
          </w:rPr>
          <w:delText xml:space="preserve"> and it can be eliminated by using a refined polymer </w:delText>
        </w:r>
        <w:r w:rsidR="005150CB" w:rsidRPr="00234195" w:rsidDel="00CE2D97">
          <w:rPr>
            <w:rFonts w:asciiTheme="majorBidi" w:hAnsiTheme="majorBidi" w:cstheme="majorBidi"/>
            <w:b w:val="0"/>
            <w:sz w:val="24"/>
          </w:rPr>
          <w:delText>grid</w:delText>
        </w:r>
      </w:del>
      <w:ins w:id="141" w:author="Shaker Meguid" w:date="2018-12-23T12:31:00Z">
        <w:r w:rsidR="00CE2D97">
          <w:rPr>
            <w:rFonts w:asciiTheme="majorBidi" w:hAnsiTheme="majorBidi" w:cstheme="majorBidi"/>
            <w:b w:val="0"/>
            <w:sz w:val="24"/>
          </w:rPr>
          <w:t>if the difference between the polymer and the CNT is significant</w:t>
        </w:r>
      </w:ins>
      <w:r w:rsidRPr="00234195">
        <w:rPr>
          <w:rFonts w:asciiTheme="majorBidi" w:hAnsiTheme="majorBidi" w:cstheme="majorBidi"/>
          <w:b w:val="0"/>
          <w:sz w:val="24"/>
        </w:rPr>
        <w:t xml:space="preserve">. </w:t>
      </w:r>
      <w:r w:rsidR="00540578" w:rsidRPr="0095398A">
        <w:rPr>
          <w:rFonts w:asciiTheme="majorBidi" w:hAnsiTheme="majorBidi" w:cstheme="majorBidi"/>
          <w:b w:val="0"/>
          <w:sz w:val="24"/>
        </w:rPr>
        <w:fldChar w:fldCharType="begin"/>
      </w:r>
      <w:r w:rsidR="00540578" w:rsidRPr="0095398A">
        <w:rPr>
          <w:rFonts w:asciiTheme="majorBidi" w:hAnsiTheme="majorBidi" w:cstheme="majorBidi"/>
          <w:b w:val="0"/>
          <w:sz w:val="24"/>
        </w:rPr>
        <w:instrText xml:space="preserve"> REF CNT_szz_comparison_fig \h </w:instrText>
      </w:r>
      <w:r w:rsidR="006B1B98" w:rsidRPr="0095398A">
        <w:rPr>
          <w:rFonts w:asciiTheme="majorBidi" w:hAnsiTheme="majorBidi" w:cstheme="majorBidi"/>
          <w:b w:val="0"/>
          <w:sz w:val="24"/>
        </w:rPr>
        <w:instrText xml:space="preserve"> \* MERGEFORMAT </w:instrText>
      </w:r>
      <w:r w:rsidR="00540578" w:rsidRPr="0095398A">
        <w:rPr>
          <w:rFonts w:asciiTheme="majorBidi" w:hAnsiTheme="majorBidi" w:cstheme="majorBidi"/>
          <w:b w:val="0"/>
          <w:sz w:val="24"/>
        </w:rPr>
      </w:r>
      <w:r w:rsidR="00540578"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540578" w:rsidRPr="0095398A">
        <w:rPr>
          <w:rFonts w:asciiTheme="majorBidi" w:hAnsiTheme="majorBidi" w:cstheme="majorBidi"/>
          <w:b w:val="0"/>
          <w:noProof/>
          <w:sz w:val="24"/>
        </w:rPr>
        <w:t>10</w:t>
      </w:r>
      <w:r w:rsidR="00540578"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(c) shows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b w:val="0"/>
          <w:sz w:val="24"/>
        </w:rPr>
        <w:t xml:space="preserve"> contour if the polymer</w:t>
      </w:r>
      <w:r w:rsidR="0086000C" w:rsidRPr="0095398A">
        <w:rPr>
          <w:rFonts w:asciiTheme="majorBidi" w:hAnsiTheme="majorBidi" w:cstheme="majorBidi"/>
          <w:b w:val="0"/>
          <w:sz w:val="24"/>
        </w:rPr>
        <w:t xml:space="preserve"> </w:t>
      </w:r>
      <w:r w:rsidRPr="0095398A">
        <w:rPr>
          <w:rFonts w:asciiTheme="majorBidi" w:hAnsiTheme="majorBidi" w:cstheme="majorBidi"/>
          <w:b w:val="0"/>
          <w:sz w:val="24"/>
        </w:rPr>
        <w:t>mesh</w:t>
      </w:r>
      <w:r w:rsidR="0086000C" w:rsidRPr="00416E78">
        <w:rPr>
          <w:rFonts w:asciiTheme="majorBidi" w:hAnsiTheme="majorBidi" w:cstheme="majorBidi"/>
          <w:b w:val="0"/>
          <w:sz w:val="24"/>
        </w:rPr>
        <w:t xml:space="preserve"> was </w:t>
      </w:r>
      <w:r w:rsidR="008924B1" w:rsidRPr="00416E78">
        <w:rPr>
          <w:rFonts w:asciiTheme="majorBidi" w:hAnsiTheme="majorBidi" w:cstheme="majorBidi"/>
          <w:b w:val="0"/>
          <w:sz w:val="24"/>
        </w:rPr>
        <w:t>refined</w:t>
      </w:r>
      <w:r w:rsidRPr="00964ABA">
        <w:rPr>
          <w:rFonts w:asciiTheme="majorBidi" w:hAnsiTheme="majorBidi" w:cstheme="majorBidi"/>
          <w:b w:val="0"/>
          <w:sz w:val="24"/>
        </w:rPr>
        <w:t xml:space="preserve"> </w:t>
      </w:r>
      <w:r w:rsidR="0006179D" w:rsidRPr="00964ABA">
        <w:rPr>
          <w:rFonts w:asciiTheme="majorBidi" w:hAnsiTheme="majorBidi" w:cstheme="majorBidi"/>
          <w:b w:val="0"/>
          <w:sz w:val="24"/>
        </w:rPr>
        <w:t xml:space="preserve">by using </w:t>
      </w:r>
      <m:oMath>
        <m:r>
          <m:rPr>
            <m:nor/>
          </m:rPr>
          <w:rPr>
            <w:rFonts w:asciiTheme="majorBidi" w:hAnsiTheme="majorBidi" w:cstheme="majorBidi"/>
            <w:b w:val="0"/>
            <w:sz w:val="24"/>
          </w:rPr>
          <m:t>100</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100</m:t>
        </m:r>
        <m:r>
          <m:rPr>
            <m:nor/>
          </m:rPr>
          <w:rPr>
            <w:rFonts w:ascii="Cambria Math" w:hAnsiTheme="majorBidi" w:cstheme="majorBidi"/>
            <w:b w:val="0"/>
            <w:sz w:val="24"/>
          </w:rPr>
          <m:t xml:space="preserve"> </m:t>
        </m:r>
        <m:r>
          <m:rPr>
            <m:nor/>
          </m:rPr>
          <w:rPr>
            <w:rFonts w:asciiTheme="majorBidi" w:hAnsiTheme="majorBidi" w:cstheme="majorBidi"/>
            <w:b w:val="0"/>
            <w:sz w:val="24"/>
          </w:rPr>
          <m:t>×</m:t>
        </m:r>
        <m:r>
          <m:rPr>
            <m:nor/>
          </m:rPr>
          <w:rPr>
            <w:rFonts w:ascii="Cambria Math" w:hAnsiTheme="majorBidi" w:cstheme="majorBidi"/>
            <w:b w:val="0"/>
            <w:sz w:val="24"/>
          </w:rPr>
          <m:t xml:space="preserve"> </m:t>
        </m:r>
        <m:r>
          <m:rPr>
            <m:nor/>
          </m:rPr>
          <w:rPr>
            <w:rFonts w:asciiTheme="majorBidi" w:hAnsiTheme="majorBidi" w:cstheme="majorBidi"/>
            <w:b w:val="0"/>
            <w:sz w:val="24"/>
          </w:rPr>
          <m:t>500</m:t>
        </m:r>
      </m:oMath>
      <w:r w:rsidR="0006179D" w:rsidRPr="00372A73">
        <w:rPr>
          <w:rFonts w:asciiTheme="majorBidi" w:hAnsiTheme="majorBidi" w:cstheme="majorBidi"/>
          <w:b w:val="0"/>
          <w:sz w:val="24"/>
        </w:rPr>
        <w:t xml:space="preserve"> </w:t>
      </w:r>
      <w:r w:rsidR="00540578" w:rsidRPr="00372A73">
        <w:rPr>
          <w:rFonts w:asciiTheme="majorBidi" w:hAnsiTheme="majorBidi" w:cstheme="majorBidi"/>
          <w:b w:val="0"/>
          <w:sz w:val="24"/>
        </w:rPr>
        <w:t>elements</w:t>
      </w:r>
      <w:r w:rsidR="0006179D" w:rsidRPr="00372A73">
        <w:rPr>
          <w:rFonts w:asciiTheme="majorBidi" w:hAnsiTheme="majorBidi" w:cstheme="majorBidi"/>
          <w:b w:val="0"/>
          <w:sz w:val="24"/>
        </w:rPr>
        <w:t xml:space="preserve">. It is very clear that </w:t>
      </w:r>
      <w:r w:rsidRPr="0036143C">
        <w:rPr>
          <w:rFonts w:asciiTheme="majorBidi" w:hAnsiTheme="majorBidi" w:cstheme="majorBidi"/>
          <w:b w:val="0"/>
          <w:sz w:val="24"/>
        </w:rPr>
        <w:t xml:space="preserve">stress </w:t>
      </w:r>
      <w:r w:rsidR="00540578" w:rsidRPr="00F8479D">
        <w:rPr>
          <w:rFonts w:asciiTheme="majorBidi" w:hAnsiTheme="majorBidi" w:cstheme="majorBidi"/>
          <w:b w:val="0"/>
          <w:sz w:val="24"/>
        </w:rPr>
        <w:t>overestimation</w:t>
      </w:r>
      <w:r w:rsidRPr="00F8479D">
        <w:rPr>
          <w:rFonts w:asciiTheme="majorBidi" w:hAnsiTheme="majorBidi" w:cstheme="majorBidi"/>
          <w:b w:val="0"/>
          <w:sz w:val="24"/>
        </w:rPr>
        <w:t xml:space="preserve"> </w:t>
      </w:r>
      <w:r w:rsidR="00540578" w:rsidRPr="00AA128E">
        <w:rPr>
          <w:rFonts w:asciiTheme="majorBidi" w:hAnsiTheme="majorBidi" w:cstheme="majorBidi"/>
          <w:b w:val="0"/>
          <w:sz w:val="24"/>
        </w:rPr>
        <w:t>is</w:t>
      </w:r>
      <w:r w:rsidRPr="00AA128E">
        <w:rPr>
          <w:rFonts w:asciiTheme="majorBidi" w:hAnsiTheme="majorBidi" w:cstheme="majorBidi"/>
          <w:b w:val="0"/>
          <w:sz w:val="24"/>
        </w:rPr>
        <w:t xml:space="preserve"> </w:t>
      </w:r>
      <w:r w:rsidR="00540578" w:rsidRPr="00AA128E">
        <w:rPr>
          <w:rFonts w:asciiTheme="majorBidi" w:hAnsiTheme="majorBidi" w:cstheme="majorBidi"/>
          <w:b w:val="0"/>
          <w:sz w:val="24"/>
        </w:rPr>
        <w:t xml:space="preserve">significantly reduced </w:t>
      </w:r>
      <w:r w:rsidR="00004ABF" w:rsidRPr="00AA128E">
        <w:rPr>
          <w:rFonts w:asciiTheme="majorBidi" w:hAnsiTheme="majorBidi" w:cstheme="majorBidi"/>
          <w:b w:val="0"/>
          <w:sz w:val="24"/>
        </w:rPr>
        <w:t>when we used a much finer mesh</w:t>
      </w:r>
      <w:r w:rsidR="00412996" w:rsidRPr="00AA128E">
        <w:rPr>
          <w:rFonts w:asciiTheme="majorBidi" w:hAnsiTheme="majorBidi" w:cstheme="majorBidi"/>
          <w:b w:val="0"/>
          <w:sz w:val="24"/>
        </w:rPr>
        <w:t xml:space="preserve">. </w:t>
      </w:r>
      <w:r w:rsidR="00686366" w:rsidRPr="00AA128E">
        <w:rPr>
          <w:rFonts w:asciiTheme="majorBidi" w:hAnsiTheme="majorBidi" w:cstheme="majorBidi"/>
          <w:b w:val="0"/>
          <w:sz w:val="24"/>
        </w:rPr>
        <w:t>A</w:t>
      </w:r>
      <w:r w:rsidR="00E23B0C" w:rsidRPr="00AA128E">
        <w:rPr>
          <w:rFonts w:asciiTheme="majorBidi" w:hAnsiTheme="majorBidi" w:cstheme="majorBidi"/>
          <w:b w:val="0"/>
          <w:sz w:val="24"/>
        </w:rPr>
        <w:t xml:space="preserve"> quantitative comparison 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E23B0C" w:rsidRPr="0095398A">
        <w:rPr>
          <w:rFonts w:asciiTheme="majorBidi" w:hAnsiTheme="majorBidi" w:cstheme="majorBidi" w:hint="eastAsia"/>
          <w:b w:val="0"/>
          <w:sz w:val="24"/>
        </w:rPr>
        <w:t xml:space="preserve"> </w:t>
      </w:r>
      <w:r w:rsidR="00E23B0C" w:rsidRPr="0095398A">
        <w:rPr>
          <w:rFonts w:asciiTheme="majorBidi" w:hAnsiTheme="majorBidi" w:cstheme="majorBidi"/>
          <w:b w:val="0"/>
          <w:sz w:val="24"/>
        </w:rPr>
        <w:t xml:space="preserve">along a path on CNT surface is </w:t>
      </w:r>
      <w:r w:rsidR="00686366" w:rsidRPr="0095398A">
        <w:rPr>
          <w:rFonts w:asciiTheme="majorBidi" w:hAnsiTheme="majorBidi" w:cstheme="majorBidi"/>
          <w:b w:val="0"/>
          <w:sz w:val="24"/>
        </w:rPr>
        <w:t xml:space="preserve">also </w:t>
      </w:r>
      <w:r w:rsidR="00E23B0C" w:rsidRPr="0095398A">
        <w:rPr>
          <w:rFonts w:asciiTheme="majorBidi" w:hAnsiTheme="majorBidi" w:cstheme="majorBidi"/>
          <w:b w:val="0"/>
          <w:sz w:val="24"/>
        </w:rPr>
        <w:t>presented</w:t>
      </w:r>
      <w:ins w:id="142" w:author="Shaker Meguid" w:date="2018-12-23T12:32:00Z">
        <w:r w:rsidR="00CE2D97">
          <w:rPr>
            <w:rFonts w:asciiTheme="majorBidi" w:hAnsiTheme="majorBidi" w:cstheme="majorBidi"/>
            <w:b w:val="0"/>
            <w:sz w:val="24"/>
          </w:rPr>
          <w:t xml:space="preserve"> in</w:t>
        </w:r>
      </w:ins>
      <w:r w:rsidR="00E23B0C" w:rsidRPr="0095398A">
        <w:rPr>
          <w:rFonts w:asciiTheme="majorBidi" w:hAnsiTheme="majorBidi" w:cstheme="majorBidi"/>
          <w:b w:val="0"/>
          <w:sz w:val="24"/>
        </w:rPr>
        <w:t xml:space="preserve"> </w:t>
      </w:r>
      <w:r w:rsidR="00E23B0C" w:rsidRPr="0095398A">
        <w:rPr>
          <w:rFonts w:asciiTheme="majorBidi" w:hAnsiTheme="majorBidi" w:cstheme="majorBidi"/>
          <w:b w:val="0"/>
          <w:sz w:val="24"/>
        </w:rPr>
        <w:fldChar w:fldCharType="begin"/>
      </w:r>
      <w:r w:rsidR="00E23B0C" w:rsidRPr="0095398A">
        <w:rPr>
          <w:rFonts w:asciiTheme="majorBidi" w:hAnsiTheme="majorBidi" w:cstheme="majorBidi"/>
          <w:b w:val="0"/>
          <w:sz w:val="24"/>
        </w:rPr>
        <w:instrText xml:space="preserve"> REF CNT_szz_comparison_fig \h </w:instrText>
      </w:r>
      <w:r w:rsidR="006B1B98" w:rsidRPr="0095398A">
        <w:rPr>
          <w:rFonts w:asciiTheme="majorBidi" w:hAnsiTheme="majorBidi" w:cstheme="majorBidi"/>
          <w:b w:val="0"/>
          <w:sz w:val="24"/>
        </w:rPr>
        <w:instrText xml:space="preserve"> \* MERGEFORMAT </w:instrText>
      </w:r>
      <w:r w:rsidR="00E23B0C" w:rsidRPr="0095398A">
        <w:rPr>
          <w:rFonts w:asciiTheme="majorBidi" w:hAnsiTheme="majorBidi" w:cstheme="majorBidi"/>
          <w:b w:val="0"/>
          <w:sz w:val="24"/>
        </w:rPr>
      </w:r>
      <w:r w:rsidR="00E23B0C"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E23B0C" w:rsidRPr="0095398A">
        <w:rPr>
          <w:rFonts w:asciiTheme="majorBidi" w:hAnsiTheme="majorBidi" w:cstheme="majorBidi"/>
          <w:b w:val="0"/>
          <w:noProof/>
          <w:sz w:val="24"/>
        </w:rPr>
        <w:t>10</w:t>
      </w:r>
      <w:r w:rsidR="00E23B0C" w:rsidRPr="0095398A">
        <w:rPr>
          <w:rFonts w:asciiTheme="majorBidi" w:hAnsiTheme="majorBidi" w:cstheme="majorBidi"/>
          <w:b w:val="0"/>
          <w:sz w:val="24"/>
        </w:rPr>
        <w:fldChar w:fldCharType="end"/>
      </w:r>
      <w:r w:rsidR="00E23B0C" w:rsidRPr="0095398A">
        <w:rPr>
          <w:rFonts w:asciiTheme="majorBidi" w:hAnsiTheme="majorBidi" w:cstheme="majorBidi"/>
          <w:b w:val="0"/>
          <w:sz w:val="24"/>
        </w:rPr>
        <w:t>(d)</w:t>
      </w:r>
      <w:r w:rsidR="00686366" w:rsidRPr="0095398A">
        <w:rPr>
          <w:rFonts w:asciiTheme="majorBidi" w:hAnsiTheme="majorBidi" w:cstheme="majorBidi"/>
          <w:b w:val="0"/>
          <w:sz w:val="24"/>
        </w:rPr>
        <w:t xml:space="preserve"> to demonstrate the validity of </w:t>
      </w:r>
      <w:ins w:id="143" w:author="Shaker Meguid" w:date="2018-12-23T12:32:00Z">
        <w:r w:rsidR="00CE2D97">
          <w:rPr>
            <w:rFonts w:asciiTheme="majorBidi" w:hAnsiTheme="majorBidi" w:cstheme="majorBidi"/>
            <w:b w:val="0"/>
            <w:sz w:val="24"/>
          </w:rPr>
          <w:t xml:space="preserve">our newly adopted </w:t>
        </w:r>
      </w:ins>
      <w:del w:id="144" w:author="Shaker Meguid" w:date="2018-12-23T12:32:00Z">
        <w:r w:rsidR="00686366" w:rsidRPr="0095398A" w:rsidDel="00CE2D97">
          <w:rPr>
            <w:rFonts w:asciiTheme="majorBidi" w:hAnsiTheme="majorBidi" w:cstheme="majorBidi"/>
            <w:b w:val="0"/>
            <w:sz w:val="24"/>
          </w:rPr>
          <w:delText xml:space="preserve">the </w:delText>
        </w:r>
      </w:del>
      <w:r w:rsidR="00856720" w:rsidRPr="00416E78">
        <w:rPr>
          <w:rFonts w:asciiTheme="majorBidi" w:hAnsiTheme="majorBidi" w:cstheme="majorBidi"/>
          <w:b w:val="0"/>
          <w:sz w:val="24"/>
        </w:rPr>
        <w:t>i</w:t>
      </w:r>
      <w:r w:rsidR="00686366" w:rsidRPr="00416E78">
        <w:rPr>
          <w:rFonts w:asciiTheme="majorBidi" w:hAnsiTheme="majorBidi" w:cstheme="majorBidi"/>
          <w:b w:val="0"/>
          <w:sz w:val="24"/>
        </w:rPr>
        <w:t xml:space="preserve">mmersed FE </w:t>
      </w:r>
      <w:del w:id="145" w:author="Shaker Meguid" w:date="2018-12-23T12:32:00Z">
        <w:r w:rsidR="00686366" w:rsidRPr="00416E78" w:rsidDel="00CE2D97">
          <w:rPr>
            <w:rFonts w:asciiTheme="majorBidi" w:hAnsiTheme="majorBidi" w:cstheme="majorBidi"/>
            <w:b w:val="0"/>
            <w:sz w:val="24"/>
          </w:rPr>
          <w:delText>method</w:delText>
        </w:r>
      </w:del>
      <w:ins w:id="146" w:author="Shaker Meguid" w:date="2018-12-23T12:32:00Z">
        <w:r w:rsidR="00CE2D97">
          <w:rPr>
            <w:rFonts w:asciiTheme="majorBidi" w:hAnsiTheme="majorBidi" w:cstheme="majorBidi"/>
            <w:b w:val="0"/>
            <w:sz w:val="24"/>
          </w:rPr>
          <w:t>approach</w:t>
        </w:r>
      </w:ins>
      <w:r w:rsidR="00686366" w:rsidRPr="00416E78">
        <w:rPr>
          <w:rFonts w:asciiTheme="majorBidi" w:hAnsiTheme="majorBidi" w:cstheme="majorBidi"/>
          <w:b w:val="0"/>
          <w:sz w:val="24"/>
        </w:rPr>
        <w:t>.</w:t>
      </w:r>
    </w:p>
    <w:p w14:paraId="46FAF6F4" w14:textId="078B6CFF" w:rsidR="00412996" w:rsidRPr="0095398A" w:rsidRDefault="00412996" w:rsidP="0007444A">
      <w:pPr>
        <w:pStyle w:val="1"/>
        <w:numPr>
          <w:ilvl w:val="0"/>
          <w:numId w:val="0"/>
        </w:numPr>
        <w:spacing w:line="240" w:lineRule="auto"/>
        <w:ind w:right="-23"/>
        <w:rPr>
          <w:rFonts w:asciiTheme="majorBidi" w:hAnsiTheme="majorBidi" w:cstheme="majorBidi"/>
          <w:b w:val="0"/>
          <w:sz w:val="24"/>
          <w:rtl/>
        </w:rPr>
      </w:pPr>
      <w:r w:rsidRPr="0095398A">
        <w:rPr>
          <w:noProof/>
          <w:sz w:val="24"/>
          <w:lang w:val="en-CA" w:eastAsia="ja-JP"/>
          <w:rPrChange w:id="147" w:author="Shaker Meguid" w:date="2018-12-22T16:35:00Z">
            <w:rPr>
              <w:noProof/>
              <w:lang w:val="en-CA" w:eastAsia="ja-JP"/>
            </w:rPr>
          </w:rPrChange>
        </w:rPr>
        <w:drawing>
          <wp:inline distT="0" distB="0" distL="0" distR="0" wp14:anchorId="1DC29480" wp14:editId="6A423580">
            <wp:extent cx="2541319" cy="18333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0514" cy="1847236"/>
                    </a:xfrm>
                    <a:prstGeom prst="rect">
                      <a:avLst/>
                    </a:prstGeom>
                    <a:noFill/>
                    <a:ln>
                      <a:noFill/>
                    </a:ln>
                  </pic:spPr>
                </pic:pic>
              </a:graphicData>
            </a:graphic>
          </wp:inline>
        </w:drawing>
      </w:r>
      <w:r w:rsidR="00B975CF" w:rsidRPr="0095398A">
        <w:rPr>
          <w:rFonts w:asciiTheme="majorBidi" w:hAnsiTheme="majorBidi" w:cstheme="majorBidi" w:hint="eastAsia"/>
          <w:b w:val="0"/>
          <w:sz w:val="24"/>
        </w:rPr>
        <w:t xml:space="preserve"> </w:t>
      </w:r>
      <w:r w:rsidR="003F7EC8" w:rsidRPr="0095398A">
        <w:rPr>
          <w:noProof/>
          <w:sz w:val="24"/>
          <w:rPrChange w:id="148" w:author="Shaker Meguid" w:date="2018-12-22T16:35:00Z">
            <w:rPr>
              <w:noProof/>
            </w:rPr>
          </w:rPrChange>
        </w:rPr>
        <w:t xml:space="preserve">     </w:t>
      </w:r>
      <w:r w:rsidR="003F7EC8" w:rsidRPr="0095398A">
        <w:rPr>
          <w:noProof/>
          <w:sz w:val="24"/>
          <w:lang w:val="en-CA" w:eastAsia="ja-JP"/>
          <w:rPrChange w:id="149" w:author="Shaker Meguid" w:date="2018-12-22T16:35:00Z">
            <w:rPr>
              <w:noProof/>
              <w:lang w:val="en-CA" w:eastAsia="ja-JP"/>
            </w:rPr>
          </w:rPrChange>
        </w:rPr>
        <w:drawing>
          <wp:inline distT="0" distB="0" distL="0" distR="0" wp14:anchorId="57CD5DA6" wp14:editId="71345B9C">
            <wp:extent cx="3082290" cy="2088000"/>
            <wp:effectExtent l="0" t="0" r="3810" b="7620"/>
            <wp:docPr id="41" name="图表 41">
              <a:extLst xmlns:a="http://schemas.openxmlformats.org/drawingml/2006/main">
                <a:ext uri="{FF2B5EF4-FFF2-40B4-BE49-F238E27FC236}">
                  <a16:creationId xmlns:a16="http://schemas.microsoft.com/office/drawing/2014/main" id="{B37C23AC-E03A-4784-BEA3-1B1117D8E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B8A6E06" w14:textId="7DD03DB3" w:rsidR="007229CF" w:rsidRPr="00F465C0" w:rsidRDefault="007229CF" w:rsidP="0007444A">
      <w:pPr>
        <w:pStyle w:val="1"/>
        <w:numPr>
          <w:ilvl w:val="0"/>
          <w:numId w:val="0"/>
        </w:numPr>
        <w:spacing w:before="60" w:after="60" w:line="240" w:lineRule="auto"/>
        <w:ind w:right="-23" w:firstLineChars="150" w:firstLine="360"/>
        <w:jc w:val="left"/>
        <w:rPr>
          <w:rFonts w:asciiTheme="majorBidi" w:hAnsiTheme="majorBidi" w:cstheme="majorBidi"/>
          <w:b w:val="0"/>
          <w:sz w:val="24"/>
          <w:rtl/>
        </w:rPr>
      </w:pPr>
      <w:r w:rsidRPr="00416E78">
        <w:rPr>
          <w:rFonts w:asciiTheme="majorBidi" w:hAnsiTheme="majorBidi" w:cstheme="majorBidi" w:hint="cs"/>
          <w:b w:val="0"/>
          <w:sz w:val="24"/>
          <w:rtl/>
        </w:rPr>
        <w:t xml:space="preserve">  </w:t>
      </w:r>
      <w:r w:rsidRPr="00416E78">
        <w:rPr>
          <w:rFonts w:asciiTheme="majorBidi" w:hAnsiTheme="majorBidi" w:cstheme="majorBidi"/>
          <w:b w:val="0"/>
          <w:sz w:val="24"/>
          <w:lang w:val="en-CA"/>
        </w:rPr>
        <w:t>(a)</w:t>
      </w:r>
      <w:r w:rsidRPr="00964ABA">
        <w:rPr>
          <w:rFonts w:asciiTheme="majorBidi" w:hAnsiTheme="majorBidi" w:cstheme="majorBidi" w:hint="cs"/>
          <w:b w:val="0"/>
          <w:sz w:val="24"/>
          <w:rtl/>
        </w:rPr>
        <w:t xml:space="preserve">       </w:t>
      </w:r>
      <w:r w:rsidRPr="00964ABA">
        <w:rPr>
          <w:rFonts w:asciiTheme="majorBidi" w:hAnsiTheme="majorBidi" w:cstheme="majorBidi"/>
          <w:b w:val="0"/>
          <w:sz w:val="24"/>
        </w:rPr>
        <w:t xml:space="preserve">    </w:t>
      </w:r>
      <w:r w:rsidR="000B13C6" w:rsidRPr="00F465C0">
        <w:rPr>
          <w:rFonts w:asciiTheme="majorBidi" w:hAnsiTheme="majorBidi" w:cstheme="majorBidi"/>
          <w:b w:val="0"/>
          <w:sz w:val="24"/>
        </w:rPr>
        <w:t xml:space="preserve"> </w:t>
      </w:r>
      <w:r w:rsidRPr="00F465C0">
        <w:rPr>
          <w:rFonts w:asciiTheme="majorBidi" w:hAnsiTheme="majorBidi" w:cstheme="majorBidi"/>
          <w:b w:val="0"/>
          <w:sz w:val="24"/>
        </w:rPr>
        <w:t>(b)            (c)                                                                     (d)</w:t>
      </w:r>
    </w:p>
    <w:p w14:paraId="3CDA85E6" w14:textId="16374276" w:rsidR="00676382" w:rsidRPr="009D62DC" w:rsidRDefault="00005294" w:rsidP="00572784">
      <w:pPr>
        <w:pStyle w:val="1"/>
        <w:numPr>
          <w:ilvl w:val="0"/>
          <w:numId w:val="0"/>
        </w:numPr>
        <w:spacing w:after="360" w:line="240" w:lineRule="auto"/>
        <w:ind w:right="-23" w:hanging="425"/>
        <w:jc w:val="center"/>
        <w:rPr>
          <w:rFonts w:asciiTheme="majorBidi" w:hAnsiTheme="majorBidi" w:cstheme="majorBidi"/>
          <w:b w:val="0"/>
          <w:sz w:val="24"/>
          <w:rtl/>
          <w:lang w:bidi="ar-EG"/>
        </w:rPr>
      </w:pPr>
      <w:bookmarkStart w:id="150" w:name="CNT_szz_comparison_fig"/>
      <w:r w:rsidRPr="00F465C0">
        <w:rPr>
          <w:rFonts w:asciiTheme="majorBidi" w:hAnsiTheme="majorBidi" w:cstheme="majorBidi"/>
          <w:bCs/>
          <w:sz w:val="24"/>
        </w:rPr>
        <w:t xml:space="preserve">Fig. </w:t>
      </w:r>
      <w:r w:rsidR="00540578" w:rsidRPr="0095398A">
        <w:rPr>
          <w:rFonts w:asciiTheme="majorBidi" w:hAnsiTheme="majorBidi" w:cstheme="majorBidi"/>
          <w:bCs/>
          <w:sz w:val="24"/>
        </w:rPr>
        <w:fldChar w:fldCharType="begin"/>
      </w:r>
      <w:r w:rsidR="00540578" w:rsidRPr="0095398A">
        <w:rPr>
          <w:rFonts w:asciiTheme="majorBidi" w:hAnsiTheme="majorBidi" w:cstheme="majorBidi"/>
          <w:bCs/>
          <w:sz w:val="24"/>
        </w:rPr>
        <w:instrText xml:space="preserve"> SEQ Fig\* Arabic\s </w:instrText>
      </w:r>
      <w:r w:rsidR="00540578" w:rsidRPr="0095398A">
        <w:rPr>
          <w:rFonts w:asciiTheme="majorBidi" w:hAnsiTheme="majorBidi" w:cstheme="majorBidi"/>
          <w:bCs/>
          <w:sz w:val="24"/>
        </w:rPr>
        <w:fldChar w:fldCharType="separate"/>
      </w:r>
      <w:r w:rsidR="00540578" w:rsidRPr="0095398A">
        <w:rPr>
          <w:rFonts w:asciiTheme="majorBidi" w:hAnsiTheme="majorBidi" w:cstheme="majorBidi"/>
          <w:bCs/>
          <w:noProof/>
          <w:sz w:val="24"/>
        </w:rPr>
        <w:t>10</w:t>
      </w:r>
      <w:r w:rsidR="00540578" w:rsidRPr="0095398A">
        <w:rPr>
          <w:rFonts w:asciiTheme="majorBidi" w:hAnsiTheme="majorBidi" w:cstheme="majorBidi"/>
          <w:bCs/>
          <w:sz w:val="24"/>
        </w:rPr>
        <w:fldChar w:fldCharType="end"/>
      </w:r>
      <w:bookmarkEnd w:id="150"/>
      <w:r w:rsidR="00320DCA" w:rsidRPr="0095398A">
        <w:rPr>
          <w:rFonts w:asciiTheme="majorBidi" w:hAnsiTheme="majorBidi" w:cstheme="majorBidi"/>
          <w:bCs/>
          <w:sz w:val="24"/>
        </w:rPr>
        <w:t>.</w:t>
      </w:r>
      <w:r w:rsidR="00676382" w:rsidRPr="0095398A">
        <w:rPr>
          <w:rFonts w:asciiTheme="majorBidi" w:hAnsiTheme="majorBidi" w:cstheme="majorBidi"/>
          <w:b w:val="0"/>
          <w:sz w:val="24"/>
        </w:rPr>
        <w:t xml:space="preserve"> </w:t>
      </w:r>
      <w:r w:rsidR="00676382" w:rsidRPr="009D62DC">
        <w:rPr>
          <w:rFonts w:asciiTheme="majorBidi" w:hAnsiTheme="majorBidi" w:cstheme="majorBidi"/>
          <w:b w:val="0"/>
          <w:sz w:val="24"/>
        </w:rPr>
        <w:t xml:space="preserve">The </w:t>
      </w:r>
      <m:oMath>
        <m:sSub>
          <m:sSubPr>
            <m:ctrlPr>
              <w:rPr>
                <w:rFonts w:ascii="Cambria Math" w:hAnsi="Cambria Math" w:cstheme="majorBidi"/>
                <w:b w:val="0"/>
                <w:i/>
                <w:sz w:val="24"/>
                <w:highlight w:val="green"/>
              </w:rPr>
            </m:ctrlPr>
          </m:sSubPr>
          <m:e>
            <m:r>
              <m:rPr>
                <m:sty m:val="bi"/>
              </m:rPr>
              <w:rPr>
                <w:rFonts w:ascii="Cambria Math" w:hAnsi="Cambria Math" w:cstheme="majorBidi"/>
                <w:sz w:val="24"/>
                <w:highlight w:val="green"/>
              </w:rPr>
              <m:t>σ</m:t>
            </m:r>
          </m:e>
          <m:sub>
            <m:r>
              <m:rPr>
                <m:sty m:val="bi"/>
              </m:rPr>
              <w:rPr>
                <w:rFonts w:ascii="Cambria Math" w:hAnsi="Cambria Math" w:cstheme="majorBidi"/>
                <w:sz w:val="24"/>
                <w:highlight w:val="green"/>
              </w:rPr>
              <m:t>zz</m:t>
            </m:r>
          </m:sub>
        </m:sSub>
      </m:oMath>
      <w:r w:rsidR="004261E8" w:rsidRPr="009D62DC">
        <w:rPr>
          <w:rFonts w:asciiTheme="majorBidi" w:hAnsiTheme="majorBidi" w:cstheme="majorBidi"/>
          <w:b w:val="0"/>
          <w:sz w:val="24"/>
        </w:rPr>
        <w:t xml:space="preserve"> contours of</w:t>
      </w:r>
      <w:r w:rsidR="00676382" w:rsidRPr="009D62DC">
        <w:rPr>
          <w:rFonts w:asciiTheme="majorBidi" w:hAnsiTheme="majorBidi" w:cstheme="majorBidi"/>
          <w:b w:val="0"/>
          <w:sz w:val="24"/>
        </w:rPr>
        <w:t xml:space="preserve"> the CNT</w:t>
      </w:r>
      <w:r w:rsidR="004261E8" w:rsidRPr="009D62DC">
        <w:rPr>
          <w:rFonts w:asciiTheme="majorBidi" w:hAnsiTheme="majorBidi" w:cstheme="majorBidi"/>
          <w:b w:val="0"/>
          <w:sz w:val="24"/>
        </w:rPr>
        <w:t xml:space="preserve"> obtained by (a) </w:t>
      </w:r>
      <w:del w:id="151" w:author="Shaker Meguid" w:date="2018-12-23T12:32:00Z">
        <w:r w:rsidR="004261E8" w:rsidRPr="009D62DC" w:rsidDel="00CE2D97">
          <w:rPr>
            <w:rFonts w:asciiTheme="majorBidi" w:hAnsiTheme="majorBidi" w:cstheme="majorBidi"/>
            <w:b w:val="0"/>
            <w:sz w:val="24"/>
          </w:rPr>
          <w:delText xml:space="preserve">the </w:delText>
        </w:r>
      </w:del>
      <w:r w:rsidR="004261E8" w:rsidRPr="009D62DC">
        <w:rPr>
          <w:rFonts w:asciiTheme="majorBidi" w:hAnsiTheme="majorBidi" w:cstheme="majorBidi"/>
          <w:b w:val="0"/>
          <w:sz w:val="24"/>
        </w:rPr>
        <w:t xml:space="preserve">traditional FE simulations, (b) </w:t>
      </w:r>
      <w:del w:id="152" w:author="Shaker Meguid" w:date="2018-12-23T12:33:00Z">
        <w:r w:rsidR="004261E8" w:rsidRPr="009D62DC" w:rsidDel="00CE2D97">
          <w:rPr>
            <w:rFonts w:asciiTheme="majorBidi" w:hAnsiTheme="majorBidi" w:cstheme="majorBidi"/>
            <w:b w:val="0"/>
            <w:sz w:val="24"/>
          </w:rPr>
          <w:delText xml:space="preserve">the </w:delText>
        </w:r>
      </w:del>
      <w:r w:rsidR="004261E8" w:rsidRPr="009D62DC">
        <w:rPr>
          <w:rFonts w:asciiTheme="majorBidi" w:hAnsiTheme="majorBidi" w:cstheme="majorBidi"/>
          <w:b w:val="0"/>
          <w:sz w:val="24"/>
        </w:rPr>
        <w:t xml:space="preserve">immersed FE </w:t>
      </w:r>
      <w:r w:rsidR="00412996" w:rsidRPr="009D62DC">
        <w:rPr>
          <w:rFonts w:asciiTheme="majorBidi" w:hAnsiTheme="majorBidi" w:cstheme="majorBidi"/>
          <w:b w:val="0"/>
          <w:sz w:val="24"/>
        </w:rPr>
        <w:t>simulation</w:t>
      </w:r>
      <w:r w:rsidR="004261E8" w:rsidRPr="009D62DC">
        <w:rPr>
          <w:rFonts w:asciiTheme="majorBidi" w:hAnsiTheme="majorBidi" w:cstheme="majorBidi"/>
          <w:b w:val="0"/>
          <w:sz w:val="24"/>
        </w:rPr>
        <w:t xml:space="preserve">s using a coarse mesh for the polymer, </w:t>
      </w:r>
      <w:r w:rsidR="00677A47" w:rsidRPr="009D62DC">
        <w:rPr>
          <w:rFonts w:asciiTheme="majorBidi" w:hAnsiTheme="majorBidi" w:cstheme="majorBidi"/>
          <w:b w:val="0"/>
          <w:sz w:val="24"/>
          <w:lang w:val="en-CA"/>
        </w:rPr>
        <w:t>(</w:t>
      </w:r>
      <w:r w:rsidR="004261E8" w:rsidRPr="009D62DC">
        <w:rPr>
          <w:rFonts w:asciiTheme="majorBidi" w:hAnsiTheme="majorBidi" w:cstheme="majorBidi"/>
          <w:b w:val="0"/>
          <w:sz w:val="24"/>
        </w:rPr>
        <w:t xml:space="preserve">c) </w:t>
      </w:r>
      <w:r w:rsidR="002864D8" w:rsidRPr="009D62DC">
        <w:rPr>
          <w:rFonts w:asciiTheme="majorBidi" w:hAnsiTheme="majorBidi" w:cstheme="majorBidi"/>
          <w:b w:val="0"/>
          <w:sz w:val="24"/>
        </w:rPr>
        <w:t>the immersed FE simulations using a finer meshing grid for the polymer</w:t>
      </w:r>
      <w:r w:rsidR="00412996" w:rsidRPr="009D62DC">
        <w:rPr>
          <w:rFonts w:asciiTheme="majorBidi" w:hAnsiTheme="majorBidi" w:cstheme="majorBidi"/>
          <w:b w:val="0"/>
          <w:sz w:val="24"/>
        </w:rPr>
        <w:t xml:space="preserve">. </w:t>
      </w:r>
      <w:r w:rsidR="00677A47" w:rsidRPr="009D62DC">
        <w:rPr>
          <w:rFonts w:asciiTheme="majorBidi" w:hAnsiTheme="majorBidi" w:cstheme="majorBidi"/>
          <w:b w:val="0"/>
          <w:sz w:val="24"/>
        </w:rPr>
        <w:t xml:space="preserve">(d) </w:t>
      </w:r>
      <w:r w:rsidR="007B2A71" w:rsidRPr="009D62DC">
        <w:rPr>
          <w:rFonts w:asciiTheme="majorBidi" w:hAnsiTheme="majorBidi" w:cstheme="majorBidi"/>
          <w:b w:val="0"/>
          <w:sz w:val="24"/>
        </w:rPr>
        <w:t xml:space="preserve">is </w:t>
      </w:r>
      <w:r w:rsidR="00743BF3" w:rsidRPr="009D62DC">
        <w:rPr>
          <w:rFonts w:asciiTheme="majorBidi" w:hAnsiTheme="majorBidi" w:cstheme="majorBidi"/>
          <w:b w:val="0"/>
          <w:sz w:val="24"/>
        </w:rPr>
        <w:t xml:space="preserve">the </w:t>
      </w:r>
      <w:r w:rsidR="00412996" w:rsidRPr="009D62DC">
        <w:rPr>
          <w:rFonts w:asciiTheme="majorBidi" w:hAnsiTheme="majorBidi" w:cstheme="majorBidi"/>
          <w:b w:val="0"/>
          <w:sz w:val="24"/>
        </w:rPr>
        <w:t xml:space="preserve">quantitative comparison </w:t>
      </w:r>
      <w:r w:rsidR="00743BF3" w:rsidRPr="009D62DC">
        <w:rPr>
          <w:rFonts w:asciiTheme="majorBidi" w:hAnsiTheme="majorBidi" w:cstheme="majorBidi"/>
          <w:b w:val="0"/>
          <w:sz w:val="24"/>
        </w:rPr>
        <w:t xml:space="preserve">of </w:t>
      </w:r>
      <m:oMath>
        <m:sSub>
          <m:sSubPr>
            <m:ctrlPr>
              <w:rPr>
                <w:rFonts w:ascii="Cambria Math" w:hAnsi="Cambria Math" w:cstheme="majorBidi"/>
                <w:b w:val="0"/>
                <w:i/>
                <w:sz w:val="24"/>
                <w:highlight w:val="green"/>
              </w:rPr>
            </m:ctrlPr>
          </m:sSubPr>
          <m:e>
            <m:r>
              <m:rPr>
                <m:sty m:val="bi"/>
              </m:rPr>
              <w:rPr>
                <w:rFonts w:ascii="Cambria Math" w:hAnsi="Cambria Math" w:cstheme="majorBidi"/>
                <w:sz w:val="24"/>
                <w:highlight w:val="green"/>
              </w:rPr>
              <m:t>σ</m:t>
            </m:r>
          </m:e>
          <m:sub>
            <m:r>
              <m:rPr>
                <m:sty m:val="bi"/>
              </m:rPr>
              <w:rPr>
                <w:rFonts w:ascii="Cambria Math" w:hAnsi="Cambria Math" w:cstheme="majorBidi"/>
                <w:sz w:val="24"/>
                <w:highlight w:val="green"/>
              </w:rPr>
              <m:t>zz</m:t>
            </m:r>
          </m:sub>
        </m:sSub>
      </m:oMath>
      <w:r w:rsidR="005C4966" w:rsidRPr="009D62DC">
        <w:rPr>
          <w:rFonts w:asciiTheme="majorBidi" w:hAnsiTheme="majorBidi" w:cstheme="majorBidi"/>
          <w:b w:val="0"/>
          <w:sz w:val="24"/>
        </w:rPr>
        <w:t xml:space="preserve"> </w:t>
      </w:r>
      <w:r w:rsidR="00D87D4E" w:rsidRPr="009D62DC">
        <w:rPr>
          <w:rFonts w:asciiTheme="majorBidi" w:hAnsiTheme="majorBidi" w:cstheme="majorBidi"/>
          <w:b w:val="0"/>
          <w:sz w:val="24"/>
        </w:rPr>
        <w:t>at the CNT’s surfa</w:t>
      </w:r>
      <w:r w:rsidR="00D87D4E" w:rsidRPr="00416E78">
        <w:rPr>
          <w:rFonts w:asciiTheme="majorBidi" w:hAnsiTheme="majorBidi" w:cstheme="majorBidi"/>
          <w:b w:val="0"/>
          <w:sz w:val="24"/>
        </w:rPr>
        <w:t xml:space="preserve">ce </w:t>
      </w:r>
      <w:r w:rsidR="00743BF3" w:rsidRPr="00416E78">
        <w:rPr>
          <w:rFonts w:asciiTheme="majorBidi" w:hAnsiTheme="majorBidi" w:cstheme="majorBidi"/>
          <w:b w:val="0"/>
          <w:sz w:val="24"/>
        </w:rPr>
        <w:t>a</w:t>
      </w:r>
      <w:r w:rsidR="00743BF3" w:rsidRPr="009D62DC">
        <w:rPr>
          <w:rFonts w:asciiTheme="majorBidi" w:hAnsiTheme="majorBidi" w:cstheme="majorBidi"/>
          <w:b w:val="0"/>
          <w:sz w:val="24"/>
        </w:rPr>
        <w:t xml:space="preserve">long the </w:t>
      </w:r>
      <w:r w:rsidR="00412996" w:rsidRPr="009D62DC">
        <w:rPr>
          <w:rFonts w:asciiTheme="majorBidi" w:hAnsiTheme="majorBidi" w:cstheme="majorBidi"/>
          <w:b w:val="0"/>
          <w:sz w:val="24"/>
        </w:rPr>
        <w:t xml:space="preserve">path </w:t>
      </w:r>
      <m:oMath>
        <m:r>
          <m:rPr>
            <m:sty m:val="bi"/>
          </m:rPr>
          <w:rPr>
            <w:rFonts w:ascii="Cambria Math" w:hAnsi="Cambria Math" w:cstheme="majorBidi"/>
            <w:sz w:val="24"/>
            <w:highlight w:val="green"/>
          </w:rPr>
          <m:t>AB</m:t>
        </m:r>
      </m:oMath>
      <w:r w:rsidR="00743BF3" w:rsidRPr="009D62DC">
        <w:rPr>
          <w:rFonts w:asciiTheme="majorBidi" w:hAnsiTheme="majorBidi" w:cstheme="majorBidi"/>
          <w:b w:val="0"/>
          <w:sz w:val="24"/>
          <w:highlight w:val="green"/>
          <w:rPrChange w:id="153" w:author="Shaker Meguid" w:date="2018-12-23T12:34:00Z">
            <w:rPr>
              <w:rFonts w:asciiTheme="majorBidi" w:hAnsiTheme="majorBidi" w:cstheme="majorBidi"/>
              <w:b w:val="0"/>
              <w:sz w:val="24"/>
            </w:rPr>
          </w:rPrChange>
        </w:rPr>
        <w:t>.</w:t>
      </w:r>
    </w:p>
    <w:p w14:paraId="573FC6C5" w14:textId="1B162DED" w:rsidR="007B2A71" w:rsidRPr="0095398A" w:rsidRDefault="007B2A71" w:rsidP="0007444A">
      <w:pPr>
        <w:pStyle w:val="1"/>
        <w:numPr>
          <w:ilvl w:val="0"/>
          <w:numId w:val="0"/>
        </w:numPr>
        <w:spacing w:line="240" w:lineRule="auto"/>
        <w:ind w:right="-23" w:firstLine="420"/>
        <w:jc w:val="center"/>
        <w:rPr>
          <w:rFonts w:asciiTheme="majorBidi" w:hAnsiTheme="majorBidi" w:cstheme="majorBidi"/>
          <w:b w:val="0"/>
          <w:sz w:val="24"/>
        </w:rPr>
      </w:pPr>
      <w:r w:rsidRPr="0095398A">
        <w:rPr>
          <w:noProof/>
          <w:sz w:val="24"/>
          <w:lang w:val="en-CA" w:eastAsia="ja-JP"/>
          <w:rPrChange w:id="154" w:author="Shaker Meguid" w:date="2018-12-22T16:35:00Z">
            <w:rPr>
              <w:noProof/>
              <w:lang w:val="en-CA" w:eastAsia="ja-JP"/>
            </w:rPr>
          </w:rPrChange>
        </w:rPr>
        <w:drawing>
          <wp:inline distT="0" distB="0" distL="0" distR="0" wp14:anchorId="71857641" wp14:editId="2C654441">
            <wp:extent cx="3440352" cy="1995055"/>
            <wp:effectExtent l="0" t="0" r="825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0742" b="12194"/>
                    <a:stretch/>
                  </pic:blipFill>
                  <pic:spPr bwMode="auto">
                    <a:xfrm>
                      <a:off x="0" y="0"/>
                      <a:ext cx="3467457" cy="2010773"/>
                    </a:xfrm>
                    <a:prstGeom prst="rect">
                      <a:avLst/>
                    </a:prstGeom>
                    <a:noFill/>
                    <a:ln>
                      <a:noFill/>
                    </a:ln>
                    <a:extLst>
                      <a:ext uri="{53640926-AAD7-44D8-BBD7-CCE9431645EC}">
                        <a14:shadowObscured xmlns:a14="http://schemas.microsoft.com/office/drawing/2010/main"/>
                      </a:ext>
                    </a:extLst>
                  </pic:spPr>
                </pic:pic>
              </a:graphicData>
            </a:graphic>
          </wp:inline>
        </w:drawing>
      </w:r>
    </w:p>
    <w:p w14:paraId="0013D6A9" w14:textId="40D4253B" w:rsidR="00FE349B" w:rsidRPr="00964ABA" w:rsidRDefault="00005294" w:rsidP="0007444A">
      <w:pPr>
        <w:pStyle w:val="1"/>
        <w:numPr>
          <w:ilvl w:val="0"/>
          <w:numId w:val="0"/>
        </w:numPr>
        <w:spacing w:after="360" w:line="240" w:lineRule="auto"/>
        <w:ind w:right="-23"/>
        <w:jc w:val="center"/>
        <w:rPr>
          <w:rFonts w:asciiTheme="majorBidi" w:hAnsiTheme="majorBidi" w:cstheme="majorBidi"/>
          <w:b w:val="0"/>
          <w:sz w:val="24"/>
        </w:rPr>
      </w:pPr>
      <w:bookmarkStart w:id="155" w:name="Polymer_szz_comparison1_fig"/>
      <w:r w:rsidRPr="0095398A">
        <w:rPr>
          <w:rFonts w:asciiTheme="majorBidi" w:hAnsiTheme="majorBidi" w:cstheme="majorBidi"/>
          <w:bCs/>
          <w:sz w:val="24"/>
        </w:rPr>
        <w:lastRenderedPageBreak/>
        <w:t xml:space="preserve">Fig. </w:t>
      </w:r>
      <w:r w:rsidR="00CA3689" w:rsidRPr="0095398A">
        <w:rPr>
          <w:rFonts w:asciiTheme="majorBidi" w:hAnsiTheme="majorBidi" w:cstheme="majorBidi"/>
          <w:bCs/>
          <w:sz w:val="24"/>
        </w:rPr>
        <w:fldChar w:fldCharType="begin"/>
      </w:r>
      <w:r w:rsidR="00CA3689" w:rsidRPr="0095398A">
        <w:rPr>
          <w:rFonts w:asciiTheme="majorBidi" w:hAnsiTheme="majorBidi" w:cstheme="majorBidi"/>
          <w:bCs/>
          <w:sz w:val="24"/>
        </w:rPr>
        <w:instrText xml:space="preserve"> SEQ Fig\* Arabic\s </w:instrText>
      </w:r>
      <w:r w:rsidR="00CA3689" w:rsidRPr="0095398A">
        <w:rPr>
          <w:rFonts w:asciiTheme="majorBidi" w:hAnsiTheme="majorBidi" w:cstheme="majorBidi"/>
          <w:bCs/>
          <w:sz w:val="24"/>
        </w:rPr>
        <w:fldChar w:fldCharType="separate"/>
      </w:r>
      <w:r w:rsidR="00CA3689" w:rsidRPr="0095398A">
        <w:rPr>
          <w:rFonts w:asciiTheme="majorBidi" w:hAnsiTheme="majorBidi" w:cstheme="majorBidi"/>
          <w:bCs/>
          <w:noProof/>
          <w:sz w:val="24"/>
        </w:rPr>
        <w:t>11</w:t>
      </w:r>
      <w:r w:rsidR="00CA3689" w:rsidRPr="0095398A">
        <w:rPr>
          <w:rFonts w:asciiTheme="majorBidi" w:hAnsiTheme="majorBidi" w:cstheme="majorBidi"/>
          <w:bCs/>
          <w:sz w:val="24"/>
        </w:rPr>
        <w:fldChar w:fldCharType="end"/>
      </w:r>
      <w:bookmarkEnd w:id="155"/>
      <w:r w:rsidR="00FE349B" w:rsidRPr="0095398A">
        <w:rPr>
          <w:rFonts w:asciiTheme="majorBidi" w:hAnsiTheme="majorBidi" w:cstheme="majorBidi"/>
          <w:bCs/>
          <w:sz w:val="24"/>
        </w:rPr>
        <w:t>.</w:t>
      </w:r>
      <w:r w:rsidR="00FE349B" w:rsidRPr="0095398A">
        <w:rPr>
          <w:rFonts w:asciiTheme="majorBidi" w:hAnsiTheme="majorBidi" w:cstheme="majorBidi"/>
          <w:b w:val="0"/>
          <w:sz w:val="24"/>
        </w:rPr>
        <w:t xml:space="preserve"> The </w:t>
      </w:r>
      <w:r w:rsidR="00C94234" w:rsidRPr="0095398A">
        <w:rPr>
          <w:rFonts w:asciiTheme="majorBidi" w:hAnsiTheme="majorBidi" w:cstheme="majorBidi"/>
          <w:b w:val="0"/>
          <w:sz w:val="24"/>
        </w:rPr>
        <w:t xml:space="preserve"> </w:t>
      </w:r>
      <m:oMath>
        <m:sSub>
          <m:sSubPr>
            <m:ctrlPr>
              <w:rPr>
                <w:rFonts w:ascii="Cambria Math" w:hAnsi="Cambria Math" w:cstheme="majorBidi"/>
                <w:b w:val="0"/>
                <w:i/>
                <w:sz w:val="24"/>
                <w:highlight w:val="green"/>
              </w:rPr>
            </m:ctrlPr>
          </m:sSubPr>
          <m:e>
            <m:r>
              <m:rPr>
                <m:sty m:val="bi"/>
              </m:rPr>
              <w:rPr>
                <w:rFonts w:ascii="Cambria Math" w:hAnsi="Cambria Math" w:cstheme="majorBidi"/>
                <w:sz w:val="24"/>
                <w:highlight w:val="green"/>
                <w:rPrChange w:id="156" w:author="Shaker Meguid" w:date="2018-12-23T12:34:00Z">
                  <w:rPr>
                    <w:rFonts w:ascii="Cambria Math" w:hAnsi="Cambria Math" w:cstheme="majorBidi"/>
                    <w:sz w:val="24"/>
                  </w:rPr>
                </w:rPrChange>
              </w:rPr>
              <m:t>σ</m:t>
            </m:r>
          </m:e>
          <m:sub>
            <m:r>
              <m:rPr>
                <m:sty m:val="bi"/>
              </m:rPr>
              <w:rPr>
                <w:rFonts w:ascii="Cambria Math" w:hAnsi="Cambria Math" w:cstheme="majorBidi"/>
                <w:sz w:val="24"/>
                <w:highlight w:val="green"/>
                <w:rPrChange w:id="157" w:author="Shaker Meguid" w:date="2018-12-23T12:34:00Z">
                  <w:rPr>
                    <w:rFonts w:ascii="Cambria Math" w:hAnsi="Cambria Math" w:cstheme="majorBidi"/>
                    <w:sz w:val="24"/>
                  </w:rPr>
                </w:rPrChange>
              </w:rPr>
              <m:t>zz</m:t>
            </m:r>
          </m:sub>
        </m:sSub>
      </m:oMath>
      <w:r w:rsidR="00C94234" w:rsidRPr="0095398A">
        <w:rPr>
          <w:rFonts w:asciiTheme="majorBidi" w:hAnsiTheme="majorBidi" w:cstheme="majorBidi"/>
          <w:b w:val="0"/>
          <w:sz w:val="24"/>
        </w:rPr>
        <w:t xml:space="preserve"> </w:t>
      </w:r>
      <w:r w:rsidR="00FE349B" w:rsidRPr="0095398A">
        <w:rPr>
          <w:rFonts w:asciiTheme="majorBidi" w:hAnsiTheme="majorBidi" w:cstheme="majorBidi"/>
          <w:b w:val="0"/>
          <w:sz w:val="24"/>
        </w:rPr>
        <w:t xml:space="preserve"> contours </w:t>
      </w:r>
      <w:r w:rsidR="000712BA" w:rsidRPr="0095398A">
        <w:rPr>
          <w:rFonts w:asciiTheme="majorBidi" w:hAnsiTheme="majorBidi" w:cstheme="majorBidi"/>
          <w:b w:val="0"/>
          <w:sz w:val="24"/>
        </w:rPr>
        <w:t xml:space="preserve">of the cross-sectional view in the polymer near the embedded CNT </w:t>
      </w:r>
      <w:r w:rsidR="00FE349B" w:rsidRPr="00416E78">
        <w:rPr>
          <w:rFonts w:asciiTheme="majorBidi" w:hAnsiTheme="majorBidi" w:cstheme="majorBidi"/>
          <w:b w:val="0"/>
          <w:sz w:val="24"/>
        </w:rPr>
        <w:t xml:space="preserve">obtained by (a) the traditional FE simulations, (b) the immersed FE simulations using a coarse mesh, (c) the immersed FE simulations using a finer meshing </w:t>
      </w:r>
      <w:commentRangeStart w:id="158"/>
      <w:r w:rsidR="00FE349B" w:rsidRPr="00416E78">
        <w:rPr>
          <w:rFonts w:asciiTheme="majorBidi" w:hAnsiTheme="majorBidi" w:cstheme="majorBidi"/>
          <w:b w:val="0"/>
          <w:sz w:val="24"/>
        </w:rPr>
        <w:t>grid</w:t>
      </w:r>
      <w:commentRangeEnd w:id="158"/>
      <w:r w:rsidR="00CE2D97">
        <w:rPr>
          <w:rStyle w:val="af"/>
          <w:rFonts w:asciiTheme="minorHAnsi" w:eastAsia="宋体" w:hAnsiTheme="minorHAnsi" w:cstheme="minorBidi"/>
          <w:b w:val="0"/>
          <w:lang w:val="en-CA" w:eastAsia="en-US"/>
        </w:rPr>
        <w:commentReference w:id="158"/>
      </w:r>
      <w:r w:rsidR="007E2E89" w:rsidRPr="00964ABA">
        <w:rPr>
          <w:rFonts w:asciiTheme="majorBidi" w:hAnsiTheme="majorBidi" w:cstheme="majorBidi"/>
          <w:b w:val="0"/>
          <w:sz w:val="24"/>
        </w:rPr>
        <w:t>.</w:t>
      </w:r>
    </w:p>
    <w:p w14:paraId="2F952BF6" w14:textId="00502110" w:rsidR="00676382" w:rsidRPr="0095398A" w:rsidRDefault="00D94569" w:rsidP="0007444A">
      <w:pPr>
        <w:pStyle w:val="1"/>
        <w:numPr>
          <w:ilvl w:val="0"/>
          <w:numId w:val="0"/>
        </w:numPr>
        <w:spacing w:before="360" w:line="240" w:lineRule="auto"/>
        <w:ind w:right="-23"/>
        <w:rPr>
          <w:rFonts w:asciiTheme="majorBidi" w:hAnsiTheme="majorBidi" w:cstheme="majorBidi"/>
          <w:b w:val="0"/>
          <w:sz w:val="24"/>
        </w:rPr>
      </w:pPr>
      <w:r w:rsidRPr="00F465C0">
        <w:rPr>
          <w:rFonts w:asciiTheme="majorBidi" w:hAnsiTheme="majorBidi" w:cstheme="majorBidi"/>
          <w:noProof/>
          <w:sz w:val="24"/>
        </w:rPr>
        <w:t xml:space="preserve"> </w:t>
      </w:r>
      <w:r w:rsidR="00C94234" w:rsidRPr="0095398A">
        <w:rPr>
          <w:noProof/>
          <w:sz w:val="24"/>
          <w:lang w:val="en-CA" w:eastAsia="ja-JP"/>
          <w:rPrChange w:id="159" w:author="Shaker Meguid" w:date="2018-12-22T16:35:00Z">
            <w:rPr>
              <w:noProof/>
              <w:lang w:val="en-CA" w:eastAsia="ja-JP"/>
            </w:rPr>
          </w:rPrChange>
        </w:rPr>
        <w:drawing>
          <wp:inline distT="0" distB="0" distL="0" distR="0" wp14:anchorId="25E11BAE" wp14:editId="76F1EB7F">
            <wp:extent cx="2505710" cy="2054225"/>
            <wp:effectExtent l="0" t="0" r="889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5710" cy="2054225"/>
                    </a:xfrm>
                    <a:prstGeom prst="rect">
                      <a:avLst/>
                    </a:prstGeom>
                    <a:noFill/>
                    <a:ln>
                      <a:noFill/>
                    </a:ln>
                  </pic:spPr>
                </pic:pic>
              </a:graphicData>
            </a:graphic>
          </wp:inline>
        </w:drawing>
      </w:r>
      <w:r w:rsidR="000C4B85" w:rsidRPr="0095398A">
        <w:rPr>
          <w:noProof/>
          <w:sz w:val="24"/>
          <w:rPrChange w:id="160" w:author="Shaker Meguid" w:date="2018-12-22T16:35:00Z">
            <w:rPr>
              <w:noProof/>
            </w:rPr>
          </w:rPrChange>
        </w:rPr>
        <w:t xml:space="preserve">  </w:t>
      </w:r>
      <w:r w:rsidR="000C4B85" w:rsidRPr="0095398A">
        <w:rPr>
          <w:noProof/>
          <w:sz w:val="24"/>
          <w:lang w:val="en-CA" w:eastAsia="ja-JP"/>
          <w:rPrChange w:id="161" w:author="Shaker Meguid" w:date="2018-12-22T16:35:00Z">
            <w:rPr>
              <w:noProof/>
              <w:lang w:val="en-CA" w:eastAsia="ja-JP"/>
            </w:rPr>
          </w:rPrChange>
        </w:rPr>
        <w:drawing>
          <wp:inline distT="0" distB="0" distL="0" distR="0" wp14:anchorId="1604DBB5" wp14:editId="75D832BB">
            <wp:extent cx="3276000" cy="2124000"/>
            <wp:effectExtent l="0" t="0" r="635" b="0"/>
            <wp:docPr id="44" name="图表 44">
              <a:extLst xmlns:a="http://schemas.openxmlformats.org/drawingml/2006/main">
                <a:ext uri="{FF2B5EF4-FFF2-40B4-BE49-F238E27FC236}">
                  <a16:creationId xmlns:a16="http://schemas.microsoft.com/office/drawing/2014/main" id="{EB5A77B4-331B-47EE-8E6D-C9F3CB71A4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8F800D6" w14:textId="4C9BCB91" w:rsidR="00CD701D" w:rsidRPr="006E5A91" w:rsidRDefault="00D94569" w:rsidP="0007444A">
      <w:pPr>
        <w:pStyle w:val="1"/>
        <w:numPr>
          <w:ilvl w:val="0"/>
          <w:numId w:val="0"/>
        </w:numPr>
        <w:spacing w:before="60" w:after="60" w:line="240" w:lineRule="auto"/>
        <w:ind w:right="-23"/>
        <w:rPr>
          <w:rFonts w:asciiTheme="majorBidi" w:hAnsiTheme="majorBidi" w:cstheme="majorBidi"/>
          <w:b w:val="0"/>
          <w:sz w:val="24"/>
        </w:rPr>
      </w:pPr>
      <w:r w:rsidRPr="00416E78">
        <w:rPr>
          <w:rFonts w:asciiTheme="majorBidi" w:hAnsiTheme="majorBidi" w:cstheme="majorBidi"/>
          <w:b w:val="0"/>
          <w:sz w:val="24"/>
          <w:lang w:val="en-CA"/>
        </w:rPr>
        <w:t xml:space="preserve">      </w:t>
      </w:r>
      <w:r w:rsidR="00C94234" w:rsidRPr="00416E78">
        <w:rPr>
          <w:rFonts w:asciiTheme="majorBidi" w:hAnsiTheme="majorBidi" w:cstheme="majorBidi"/>
          <w:b w:val="0"/>
          <w:sz w:val="24"/>
          <w:lang w:val="en-CA"/>
        </w:rPr>
        <w:t xml:space="preserve">       </w:t>
      </w:r>
      <w:r w:rsidRPr="00964ABA">
        <w:rPr>
          <w:rFonts w:asciiTheme="majorBidi" w:hAnsiTheme="majorBidi" w:cstheme="majorBidi"/>
          <w:b w:val="0"/>
          <w:sz w:val="24"/>
          <w:lang w:val="en-CA"/>
        </w:rPr>
        <w:t>(a</w:t>
      </w:r>
      <w:r w:rsidR="00CD701D" w:rsidRPr="00964ABA">
        <w:rPr>
          <w:rFonts w:asciiTheme="majorBidi" w:hAnsiTheme="majorBidi" w:cstheme="majorBidi"/>
          <w:b w:val="0"/>
          <w:sz w:val="24"/>
          <w:lang w:val="en-CA"/>
        </w:rPr>
        <w:t>)</w:t>
      </w:r>
      <w:r w:rsidR="00CD701D" w:rsidRPr="00F465C0">
        <w:rPr>
          <w:rFonts w:asciiTheme="majorBidi" w:hAnsiTheme="majorBidi" w:cstheme="majorBidi" w:hint="cs"/>
          <w:b w:val="0"/>
          <w:sz w:val="24"/>
          <w:rtl/>
        </w:rPr>
        <w:t xml:space="preserve">       </w:t>
      </w:r>
      <w:r w:rsidR="00C94234" w:rsidRPr="00F465C0">
        <w:rPr>
          <w:rFonts w:asciiTheme="majorBidi" w:hAnsiTheme="majorBidi" w:cstheme="majorBidi"/>
          <w:b w:val="0"/>
          <w:sz w:val="24"/>
        </w:rPr>
        <w:t xml:space="preserve">         </w:t>
      </w:r>
      <w:r w:rsidR="00CD701D" w:rsidRPr="00F465C0">
        <w:rPr>
          <w:rFonts w:asciiTheme="majorBidi" w:hAnsiTheme="majorBidi" w:cstheme="majorBidi"/>
          <w:b w:val="0"/>
          <w:sz w:val="24"/>
        </w:rPr>
        <w:t xml:space="preserve">   (b)</w:t>
      </w:r>
      <w:r w:rsidR="00CD701D" w:rsidRPr="00F465C0">
        <w:rPr>
          <w:rFonts w:asciiTheme="majorBidi" w:hAnsiTheme="majorBidi" w:cstheme="majorBidi" w:hint="cs"/>
          <w:b w:val="0"/>
          <w:sz w:val="24"/>
          <w:rtl/>
        </w:rPr>
        <w:t xml:space="preserve">                 </w:t>
      </w:r>
      <w:r w:rsidR="00CD701D" w:rsidRPr="000F191A">
        <w:rPr>
          <w:rFonts w:asciiTheme="majorBidi" w:hAnsiTheme="majorBidi" w:cstheme="majorBidi"/>
          <w:b w:val="0"/>
          <w:sz w:val="24"/>
        </w:rPr>
        <w:t xml:space="preserve">           </w:t>
      </w:r>
      <w:r w:rsidRPr="000F191A">
        <w:rPr>
          <w:rFonts w:asciiTheme="majorBidi" w:hAnsiTheme="majorBidi" w:cstheme="majorBidi"/>
          <w:b w:val="0"/>
          <w:sz w:val="24"/>
        </w:rPr>
        <w:t xml:space="preserve">                                                    (c)</w:t>
      </w:r>
      <w:r w:rsidR="00CD701D" w:rsidRPr="006E5A91">
        <w:rPr>
          <w:rFonts w:asciiTheme="majorBidi" w:hAnsiTheme="majorBidi" w:cstheme="majorBidi"/>
          <w:b w:val="0"/>
          <w:sz w:val="24"/>
        </w:rPr>
        <w:t xml:space="preserve">      </w:t>
      </w:r>
    </w:p>
    <w:p w14:paraId="08C44DD1" w14:textId="0455FB11" w:rsidR="00676382" w:rsidRPr="0095398A" w:rsidRDefault="00005294" w:rsidP="0007444A">
      <w:pPr>
        <w:pStyle w:val="1"/>
        <w:numPr>
          <w:ilvl w:val="0"/>
          <w:numId w:val="0"/>
        </w:numPr>
        <w:spacing w:after="360" w:line="240" w:lineRule="auto"/>
        <w:ind w:right="-23"/>
        <w:jc w:val="center"/>
        <w:rPr>
          <w:rFonts w:asciiTheme="majorBidi" w:hAnsiTheme="majorBidi" w:cstheme="majorBidi"/>
          <w:b w:val="0"/>
          <w:sz w:val="24"/>
        </w:rPr>
      </w:pPr>
      <w:bookmarkStart w:id="162" w:name="Polymer_szz_comparison2_fig"/>
      <w:r w:rsidRPr="006E5A91">
        <w:rPr>
          <w:rFonts w:asciiTheme="majorBidi" w:hAnsiTheme="majorBidi" w:cstheme="majorBidi"/>
          <w:bCs/>
          <w:sz w:val="24"/>
        </w:rPr>
        <w:t xml:space="preserve">Fig. </w:t>
      </w:r>
      <w:r w:rsidR="00B177D3" w:rsidRPr="0095398A">
        <w:rPr>
          <w:rFonts w:asciiTheme="majorBidi" w:hAnsiTheme="majorBidi" w:cstheme="majorBidi"/>
          <w:bCs/>
          <w:sz w:val="24"/>
        </w:rPr>
        <w:fldChar w:fldCharType="begin"/>
      </w:r>
      <w:r w:rsidR="00B177D3" w:rsidRPr="0095398A">
        <w:rPr>
          <w:rFonts w:asciiTheme="majorBidi" w:hAnsiTheme="majorBidi" w:cstheme="majorBidi"/>
          <w:bCs/>
          <w:sz w:val="24"/>
        </w:rPr>
        <w:instrText xml:space="preserve"> SEQ Fig\* Arabic\s </w:instrText>
      </w:r>
      <w:r w:rsidR="00B177D3" w:rsidRPr="0095398A">
        <w:rPr>
          <w:rFonts w:asciiTheme="majorBidi" w:hAnsiTheme="majorBidi" w:cstheme="majorBidi"/>
          <w:bCs/>
          <w:sz w:val="24"/>
        </w:rPr>
        <w:fldChar w:fldCharType="separate"/>
      </w:r>
      <w:r w:rsidR="00B177D3" w:rsidRPr="0095398A">
        <w:rPr>
          <w:rFonts w:asciiTheme="majorBidi" w:hAnsiTheme="majorBidi" w:cstheme="majorBidi"/>
          <w:bCs/>
          <w:noProof/>
          <w:sz w:val="24"/>
        </w:rPr>
        <w:t>12</w:t>
      </w:r>
      <w:r w:rsidR="00B177D3" w:rsidRPr="0095398A">
        <w:rPr>
          <w:rFonts w:asciiTheme="majorBidi" w:hAnsiTheme="majorBidi" w:cstheme="majorBidi"/>
          <w:bCs/>
          <w:sz w:val="24"/>
        </w:rPr>
        <w:fldChar w:fldCharType="end"/>
      </w:r>
      <w:bookmarkEnd w:id="162"/>
      <w:r w:rsidR="001A21F8" w:rsidRPr="0095398A">
        <w:rPr>
          <w:rFonts w:asciiTheme="majorBidi" w:hAnsiTheme="majorBidi" w:cstheme="majorBidi"/>
          <w:bCs/>
          <w:sz w:val="24"/>
        </w:rPr>
        <w:t>.</w:t>
      </w:r>
      <w:r w:rsidR="00676382" w:rsidRPr="0095398A">
        <w:rPr>
          <w:rFonts w:asciiTheme="majorBidi" w:hAnsiTheme="majorBidi" w:cstheme="majorBidi"/>
          <w:bCs/>
          <w:sz w:val="24"/>
        </w:rPr>
        <w:t xml:space="preserve"> </w:t>
      </w:r>
      <w:r w:rsidR="00C35694" w:rsidRPr="0095398A">
        <w:rPr>
          <w:rFonts w:asciiTheme="majorBidi" w:hAnsiTheme="majorBidi" w:cstheme="majorBidi"/>
          <w:b w:val="0"/>
          <w:sz w:val="24"/>
        </w:rPr>
        <w:t xml:space="preserve">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C35694" w:rsidRPr="0095398A">
        <w:rPr>
          <w:rFonts w:asciiTheme="majorBidi" w:hAnsiTheme="majorBidi" w:cstheme="majorBidi"/>
          <w:b w:val="0"/>
          <w:sz w:val="24"/>
        </w:rPr>
        <w:t xml:space="preserve"> contours on the boundaries of the polymer cell obtained by (a) the traditional FE simulations</w:t>
      </w:r>
      <w:r w:rsidR="007E2E89" w:rsidRPr="0095398A">
        <w:rPr>
          <w:rFonts w:asciiTheme="majorBidi" w:hAnsiTheme="majorBidi" w:cstheme="majorBidi"/>
          <w:b w:val="0"/>
          <w:sz w:val="24"/>
        </w:rPr>
        <w:t xml:space="preserve">, </w:t>
      </w:r>
      <w:r w:rsidR="00C35694" w:rsidRPr="0095398A">
        <w:rPr>
          <w:rFonts w:asciiTheme="majorBidi" w:hAnsiTheme="majorBidi" w:cstheme="majorBidi"/>
          <w:b w:val="0"/>
          <w:sz w:val="24"/>
        </w:rPr>
        <w:t>(b) the immersed FE simulations</w:t>
      </w:r>
      <w:r w:rsidR="00681D9E" w:rsidRPr="0095398A">
        <w:rPr>
          <w:rFonts w:asciiTheme="majorBidi" w:hAnsiTheme="majorBidi" w:cstheme="majorBidi"/>
          <w:b w:val="0"/>
          <w:sz w:val="24"/>
        </w:rPr>
        <w:t>.</w:t>
      </w:r>
      <w:r w:rsidR="007E2E89" w:rsidRPr="00416E78">
        <w:rPr>
          <w:rFonts w:asciiTheme="majorBidi" w:hAnsiTheme="majorBidi" w:cstheme="majorBidi"/>
          <w:b w:val="0"/>
          <w:sz w:val="24"/>
        </w:rPr>
        <w:t xml:space="preserve"> (c) </w:t>
      </w:r>
      <w:r w:rsidR="007B2A71" w:rsidRPr="00416E78">
        <w:rPr>
          <w:rFonts w:asciiTheme="majorBidi" w:hAnsiTheme="majorBidi" w:cstheme="majorBidi"/>
          <w:b w:val="0"/>
          <w:sz w:val="24"/>
        </w:rPr>
        <w:t xml:space="preserve">is the quantitative comparison 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007B2A71" w:rsidRPr="0095398A">
        <w:rPr>
          <w:rFonts w:asciiTheme="majorBidi" w:hAnsiTheme="majorBidi" w:cstheme="majorBidi"/>
          <w:b w:val="0"/>
          <w:sz w:val="24"/>
        </w:rPr>
        <w:t xml:space="preserve"> at the polymer boundary along the path </w:t>
      </w:r>
      <m:oMath>
        <m:r>
          <m:rPr>
            <m:sty m:val="bi"/>
          </m:rPr>
          <w:rPr>
            <w:rFonts w:ascii="Cambria Math" w:hAnsi="Cambria Math" w:cstheme="majorBidi"/>
            <w:sz w:val="24"/>
          </w:rPr>
          <m:t>AB</m:t>
        </m:r>
      </m:oMath>
      <w:r w:rsidR="007B2A71" w:rsidRPr="0095398A">
        <w:rPr>
          <w:rFonts w:asciiTheme="majorBidi" w:hAnsiTheme="majorBidi" w:cstheme="majorBidi"/>
          <w:b w:val="0"/>
          <w:sz w:val="24"/>
        </w:rPr>
        <w:t>.</w:t>
      </w:r>
    </w:p>
    <w:p w14:paraId="0792EA7C" w14:textId="7E79D798" w:rsidR="00453FBE" w:rsidRPr="00964ABA" w:rsidRDefault="00453FBE" w:rsidP="0007444A">
      <w:pPr>
        <w:pStyle w:val="1"/>
        <w:numPr>
          <w:ilvl w:val="0"/>
          <w:numId w:val="0"/>
        </w:numPr>
        <w:spacing w:after="360"/>
        <w:ind w:right="-23" w:firstLine="420"/>
        <w:rPr>
          <w:rFonts w:asciiTheme="majorBidi" w:hAnsiTheme="majorBidi" w:cstheme="majorBidi"/>
          <w:b w:val="0"/>
          <w:sz w:val="24"/>
          <w:rtl/>
          <w:lang w:bidi="ar-EG"/>
        </w:rPr>
      </w:pP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Polymer_szz_comparison1_fig \h </w:instrText>
      </w:r>
      <w:r w:rsidR="006B1B98"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11</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(a) and (b) presents the </w:t>
      </w:r>
      <w:r w:rsidRPr="0095398A">
        <w:rPr>
          <w:rFonts w:asciiTheme="majorBidi" w:hAnsiTheme="majorBidi" w:cstheme="majorBidi"/>
          <w:b w:val="0"/>
          <w:sz w:val="24"/>
          <w:lang w:val="en-CA"/>
        </w:rPr>
        <w:t xml:space="preserve">stress contours in </w:t>
      </w:r>
      <w:r w:rsidRPr="0095398A">
        <w:rPr>
          <w:rFonts w:asciiTheme="majorBidi" w:hAnsiTheme="majorBidi" w:cstheme="majorBidi"/>
          <w:b w:val="0"/>
          <w:sz w:val="24"/>
        </w:rPr>
        <w:t xml:space="preserve">polymer matrix near the embedded CNT that were obtained by the traditional and </w:t>
      </w:r>
      <w:r w:rsidR="00856720" w:rsidRPr="00416E78">
        <w:rPr>
          <w:rFonts w:asciiTheme="majorBidi" w:hAnsiTheme="majorBidi" w:cstheme="majorBidi"/>
          <w:b w:val="0"/>
          <w:sz w:val="24"/>
        </w:rPr>
        <w:t>i</w:t>
      </w:r>
      <w:r w:rsidRPr="00416E78">
        <w:rPr>
          <w:rFonts w:asciiTheme="majorBidi" w:hAnsiTheme="majorBidi" w:cstheme="majorBidi"/>
          <w:b w:val="0"/>
          <w:sz w:val="24"/>
        </w:rPr>
        <w:t xml:space="preserve">mmersed FE techniques. </w:t>
      </w:r>
      <w:r w:rsidRPr="00964ABA">
        <w:rPr>
          <w:rFonts w:asciiTheme="majorBidi" w:hAnsiTheme="majorBidi" w:cstheme="majorBidi"/>
          <w:b w:val="0"/>
          <w:sz w:val="24"/>
          <w:lang w:val="en-CA"/>
        </w:rPr>
        <w:t>T</w:t>
      </w:r>
      <w:r w:rsidRPr="00964ABA">
        <w:rPr>
          <w:rFonts w:asciiTheme="majorBidi" w:hAnsiTheme="majorBidi" w:cstheme="majorBidi"/>
          <w:b w:val="0"/>
          <w:sz w:val="24"/>
        </w:rPr>
        <w:t>he stress distribution is very similar in most locations in the polymer</w:t>
      </w:r>
      <w:r w:rsidRPr="00F465C0">
        <w:rPr>
          <w:rFonts w:asciiTheme="majorBidi" w:hAnsiTheme="majorBidi" w:cstheme="majorBidi"/>
          <w:b w:val="0"/>
          <w:sz w:val="24"/>
        </w:rPr>
        <w:t xml:space="preserve"> in both techniques. However, the degree of stress concentration near the CNT's endpoints is underestimated due to the non-matched polymer and CNT grid, and it can also be eliminated by using a refined polymer grid as shown in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Polymer_szz_comparison1_fig \h </w:instrText>
      </w:r>
      <w:r w:rsidR="006B1B98"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11</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(c). It should be mentioned that the underestimation is localized due to the Saint Venant’s Principle, so it will not result in a sizable error when evaluating the effective material properties of the nanocomposite.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Polymer_szz_comparison2_fig \h </w:instrText>
      </w:r>
      <w:r w:rsidR="006B1B98"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12</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(a) and (b) shows the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b w:val="0"/>
          <w:sz w:val="24"/>
        </w:rPr>
        <w:t xml:space="preserve"> contour at the polymer outer boundaries, and (c) is the quantitative comparison of </w:t>
      </w:r>
      <m:oMath>
        <m:sSub>
          <m:sSubPr>
            <m:ctrlPr>
              <w:rPr>
                <w:rFonts w:ascii="Cambria Math" w:hAnsi="Cambria Math" w:cstheme="majorBidi"/>
                <w:b w:val="0"/>
                <w:i/>
                <w:sz w:val="24"/>
              </w:rPr>
            </m:ctrlPr>
          </m:sSubPr>
          <m:e>
            <m:r>
              <m:rPr>
                <m:sty m:val="bi"/>
              </m:rPr>
              <w:rPr>
                <w:rFonts w:ascii="Cambria Math" w:hAnsi="Cambria Math" w:cstheme="majorBidi"/>
                <w:sz w:val="24"/>
              </w:rPr>
              <m:t>σ</m:t>
            </m:r>
          </m:e>
          <m:sub>
            <m:r>
              <m:rPr>
                <m:sty m:val="bi"/>
              </m:rPr>
              <w:rPr>
                <w:rFonts w:ascii="Cambria Math" w:hAnsi="Cambria Math" w:cstheme="majorBidi"/>
                <w:sz w:val="24"/>
              </w:rPr>
              <m:t>zz</m:t>
            </m:r>
          </m:sub>
        </m:sSub>
      </m:oMath>
      <w:r w:rsidRPr="0095398A">
        <w:rPr>
          <w:rFonts w:asciiTheme="majorBidi" w:hAnsiTheme="majorBidi" w:cstheme="majorBidi" w:hint="eastAsia"/>
          <w:b w:val="0"/>
          <w:sz w:val="24"/>
        </w:rPr>
        <w:t xml:space="preserve"> </w:t>
      </w:r>
      <w:r w:rsidRPr="0095398A">
        <w:rPr>
          <w:rFonts w:asciiTheme="majorBidi" w:hAnsiTheme="majorBidi" w:cstheme="majorBidi"/>
          <w:b w:val="0"/>
          <w:sz w:val="24"/>
        </w:rPr>
        <w:t xml:space="preserve">along a path on polymer boundary. The numerical results clearly demonstrate the validity of the </w:t>
      </w:r>
      <w:r w:rsidR="00856720" w:rsidRPr="00416E78">
        <w:rPr>
          <w:rFonts w:asciiTheme="majorBidi" w:hAnsiTheme="majorBidi" w:cstheme="majorBidi"/>
          <w:b w:val="0"/>
          <w:sz w:val="24"/>
        </w:rPr>
        <w:t>i</w:t>
      </w:r>
      <w:r w:rsidRPr="00416E78">
        <w:rPr>
          <w:rFonts w:asciiTheme="majorBidi" w:hAnsiTheme="majorBidi" w:cstheme="majorBidi"/>
          <w:b w:val="0"/>
          <w:sz w:val="24"/>
        </w:rPr>
        <w:t>mmersed FE method proposed in this paper.</w:t>
      </w:r>
    </w:p>
    <w:p w14:paraId="04D477AB" w14:textId="3F7CA8A0" w:rsidR="00823FA3" w:rsidRPr="000F191A" w:rsidRDefault="00823FA3" w:rsidP="00DC57D3">
      <w:pPr>
        <w:pStyle w:val="2"/>
        <w:ind w:left="426" w:right="-23" w:hanging="426"/>
        <w:jc w:val="both"/>
        <w:rPr>
          <w:rFonts w:asciiTheme="majorBidi" w:hAnsiTheme="majorBidi" w:cstheme="majorBidi"/>
        </w:rPr>
      </w:pPr>
      <w:r w:rsidRPr="00F465C0">
        <w:rPr>
          <w:rFonts w:asciiTheme="majorBidi" w:hAnsiTheme="majorBidi" w:cstheme="majorBidi"/>
        </w:rPr>
        <w:t xml:space="preserve">Validation of an RVE reinforced with randomly dispersed </w:t>
      </w:r>
      <w:r w:rsidR="00B15CEF" w:rsidRPr="000F191A">
        <w:rPr>
          <w:rFonts w:asciiTheme="majorBidi" w:hAnsiTheme="majorBidi" w:cstheme="majorBidi"/>
        </w:rPr>
        <w:t xml:space="preserve">straight </w:t>
      </w:r>
      <w:r w:rsidRPr="000F191A">
        <w:rPr>
          <w:rFonts w:asciiTheme="majorBidi" w:hAnsiTheme="majorBidi" w:cstheme="majorBidi"/>
        </w:rPr>
        <w:t>CNTs</w:t>
      </w:r>
    </w:p>
    <w:p w14:paraId="475E09BC" w14:textId="30E4C9C5" w:rsidR="00676382" w:rsidRPr="00372A73" w:rsidRDefault="00823FA3" w:rsidP="00DC57D3">
      <w:pPr>
        <w:pStyle w:val="1"/>
        <w:numPr>
          <w:ilvl w:val="0"/>
          <w:numId w:val="0"/>
        </w:numPr>
        <w:spacing w:before="120"/>
        <w:ind w:right="-23"/>
        <w:rPr>
          <w:rFonts w:asciiTheme="majorBidi" w:hAnsiTheme="majorBidi" w:cstheme="majorBidi"/>
          <w:b w:val="0"/>
          <w:sz w:val="24"/>
        </w:rPr>
      </w:pPr>
      <w:r w:rsidRPr="006E5A91">
        <w:rPr>
          <w:rFonts w:asciiTheme="majorBidi" w:hAnsiTheme="majorBidi" w:cstheme="majorBidi"/>
          <w:b w:val="0"/>
          <w:sz w:val="24"/>
        </w:rPr>
        <w:t xml:space="preserve">In this section, we tested out </w:t>
      </w:r>
      <w:r w:rsidR="00B15CEF" w:rsidRPr="006E5A91">
        <w:rPr>
          <w:rFonts w:asciiTheme="majorBidi" w:hAnsiTheme="majorBidi" w:cstheme="majorBidi"/>
          <w:b w:val="0"/>
          <w:sz w:val="24"/>
        </w:rPr>
        <w:t xml:space="preserve">the </w:t>
      </w:r>
      <w:r w:rsidR="00856720" w:rsidRPr="00372A73">
        <w:rPr>
          <w:rFonts w:asciiTheme="majorBidi" w:hAnsiTheme="majorBidi" w:cstheme="majorBidi"/>
          <w:b w:val="0"/>
          <w:sz w:val="24"/>
        </w:rPr>
        <w:t>i</w:t>
      </w:r>
      <w:r w:rsidRPr="00372A73">
        <w:rPr>
          <w:rFonts w:asciiTheme="majorBidi" w:hAnsiTheme="majorBidi" w:cstheme="majorBidi"/>
          <w:b w:val="0"/>
          <w:sz w:val="24"/>
        </w:rPr>
        <w:t xml:space="preserve">mmersed FE approach against a more complicated problem by modeling RVEs reinforced with randomly dispersed </w:t>
      </w:r>
      <w:r w:rsidR="00B15CEF" w:rsidRPr="00372A73">
        <w:rPr>
          <w:rFonts w:asciiTheme="majorBidi" w:hAnsiTheme="majorBidi" w:cstheme="majorBidi"/>
          <w:b w:val="0"/>
          <w:sz w:val="24"/>
        </w:rPr>
        <w:t xml:space="preserve">straight </w:t>
      </w:r>
      <w:r w:rsidRPr="00372A73">
        <w:rPr>
          <w:rFonts w:asciiTheme="majorBidi" w:hAnsiTheme="majorBidi" w:cstheme="majorBidi"/>
          <w:b w:val="0"/>
          <w:sz w:val="24"/>
        </w:rPr>
        <w:t xml:space="preserve">CNTs. </w:t>
      </w:r>
      <w:r w:rsidR="00676382" w:rsidRPr="0036143C">
        <w:rPr>
          <w:rFonts w:asciiTheme="majorBidi" w:hAnsiTheme="majorBidi" w:cstheme="majorBidi"/>
          <w:b w:val="0"/>
          <w:sz w:val="24"/>
        </w:rPr>
        <w:t xml:space="preserve">In this example, the </w:t>
      </w:r>
      <w:r w:rsidR="00856720" w:rsidRPr="0036143C">
        <w:rPr>
          <w:rFonts w:asciiTheme="majorBidi" w:hAnsiTheme="majorBidi" w:cstheme="majorBidi"/>
          <w:b w:val="0"/>
          <w:sz w:val="24"/>
        </w:rPr>
        <w:t>i</w:t>
      </w:r>
      <w:r w:rsidR="00676382" w:rsidRPr="00F8479D">
        <w:rPr>
          <w:rFonts w:asciiTheme="majorBidi" w:hAnsiTheme="majorBidi" w:cstheme="majorBidi"/>
          <w:b w:val="0"/>
          <w:sz w:val="24"/>
        </w:rPr>
        <w:t xml:space="preserve">mmersed and traditional FE models of </w:t>
      </w:r>
      <w:r w:rsidRPr="00AA128E">
        <w:rPr>
          <w:rFonts w:asciiTheme="majorBidi" w:hAnsiTheme="majorBidi" w:cstheme="majorBidi"/>
          <w:b w:val="0"/>
          <w:sz w:val="24"/>
        </w:rPr>
        <w:t>nano</w:t>
      </w:r>
      <w:r w:rsidR="00676382" w:rsidRPr="00AA128E">
        <w:rPr>
          <w:rFonts w:asciiTheme="majorBidi" w:hAnsiTheme="majorBidi" w:cstheme="majorBidi"/>
          <w:b w:val="0"/>
          <w:sz w:val="24"/>
        </w:rPr>
        <w:t xml:space="preserve">composites </w:t>
      </w:r>
      <w:r w:rsidRPr="00AA128E">
        <w:rPr>
          <w:rFonts w:asciiTheme="majorBidi" w:hAnsiTheme="majorBidi" w:cstheme="majorBidi"/>
          <w:b w:val="0"/>
          <w:sz w:val="24"/>
        </w:rPr>
        <w:t>reinforced with</w:t>
      </w:r>
      <w:r w:rsidR="00676382" w:rsidRPr="00AA128E">
        <w:rPr>
          <w:rFonts w:asciiTheme="majorBidi" w:hAnsiTheme="majorBidi" w:cstheme="majorBidi"/>
          <w:b w:val="0"/>
          <w:sz w:val="24"/>
        </w:rPr>
        <w:t xml:space="preserve"> different </w:t>
      </w:r>
      <w:r w:rsidR="00B975CF" w:rsidRPr="00AA128E">
        <w:rPr>
          <w:rFonts w:asciiTheme="majorBidi" w:hAnsiTheme="majorBidi" w:cstheme="majorBidi"/>
          <w:b w:val="0"/>
          <w:sz w:val="24"/>
        </w:rPr>
        <w:t xml:space="preserve">CNT </w:t>
      </w:r>
      <w:r w:rsidR="00676382" w:rsidRPr="00AA128E">
        <w:rPr>
          <w:rFonts w:asciiTheme="majorBidi" w:hAnsiTheme="majorBidi" w:cstheme="majorBidi"/>
          <w:b w:val="0"/>
          <w:sz w:val="24"/>
        </w:rPr>
        <w:t xml:space="preserve">volume fractions are </w:t>
      </w:r>
      <w:r w:rsidR="00676382" w:rsidRPr="00AA128E">
        <w:rPr>
          <w:rFonts w:asciiTheme="majorBidi" w:hAnsiTheme="majorBidi" w:cstheme="majorBidi"/>
          <w:b w:val="0"/>
          <w:sz w:val="24"/>
        </w:rPr>
        <w:lastRenderedPageBreak/>
        <w:t xml:space="preserve">created. The </w:t>
      </w:r>
      <w:r w:rsidR="00A03D42" w:rsidRPr="00AA128E">
        <w:rPr>
          <w:rFonts w:asciiTheme="majorBidi" w:hAnsiTheme="majorBidi" w:cstheme="majorBidi"/>
          <w:b w:val="0"/>
          <w:sz w:val="24"/>
        </w:rPr>
        <w:t xml:space="preserve">Young’s modulus of the polymer is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Polymer</m:t>
            </m:r>
          </m:sub>
        </m:sSub>
        <m:r>
          <m:rPr>
            <m:sty m:val="bi"/>
          </m:rPr>
          <w:rPr>
            <w:rFonts w:ascii="Cambria Math" w:hAnsi="Cambria Math" w:cstheme="majorBidi"/>
            <w:sz w:val="24"/>
          </w:rPr>
          <m:t>=2.9</m:t>
        </m:r>
        <m:r>
          <m:rPr>
            <m:sty m:val="bi"/>
          </m:rPr>
          <w:rPr>
            <w:rFonts w:ascii="Cambria Math" w:hAnsi="Cambria Math" w:cstheme="majorBidi"/>
            <w:sz w:val="24"/>
          </w:rPr>
          <m:t>GPa</m:t>
        </m:r>
      </m:oMath>
      <w:r w:rsidR="00A03D42" w:rsidRPr="00416E78">
        <w:rPr>
          <w:rFonts w:asciiTheme="majorBidi" w:hAnsiTheme="majorBidi" w:cstheme="majorBidi"/>
          <w:b w:val="0"/>
          <w:sz w:val="24"/>
        </w:rPr>
        <w:t xml:space="preserve">  and other </w:t>
      </w:r>
      <w:r w:rsidR="00676382" w:rsidRPr="00416E78">
        <w:rPr>
          <w:rFonts w:asciiTheme="majorBidi" w:hAnsiTheme="majorBidi" w:cstheme="majorBidi"/>
          <w:b w:val="0"/>
          <w:sz w:val="24"/>
        </w:rPr>
        <w:t xml:space="preserve">material properties are </w:t>
      </w:r>
      <w:r w:rsidR="005238DB" w:rsidRPr="00964ABA">
        <w:rPr>
          <w:rFonts w:asciiTheme="majorBidi" w:hAnsiTheme="majorBidi" w:cstheme="majorBidi"/>
          <w:b w:val="0"/>
          <w:sz w:val="24"/>
        </w:rPr>
        <w:t xml:space="preserve">similar to those used </w:t>
      </w:r>
      <w:r w:rsidR="00676382" w:rsidRPr="00964ABA">
        <w:rPr>
          <w:rFonts w:asciiTheme="majorBidi" w:hAnsiTheme="majorBidi" w:cstheme="majorBidi"/>
          <w:b w:val="0"/>
          <w:sz w:val="24"/>
        </w:rPr>
        <w:t xml:space="preserve">in Section </w:t>
      </w:r>
      <w:r w:rsidR="00676382" w:rsidRPr="0095398A">
        <w:rPr>
          <w:rFonts w:asciiTheme="majorBidi" w:hAnsiTheme="majorBidi" w:cstheme="majorBidi"/>
          <w:b w:val="0"/>
          <w:sz w:val="24"/>
        </w:rPr>
        <w:fldChar w:fldCharType="begin"/>
      </w:r>
      <w:r w:rsidR="00676382" w:rsidRPr="0095398A">
        <w:rPr>
          <w:rFonts w:asciiTheme="majorBidi" w:hAnsiTheme="majorBidi" w:cstheme="majorBidi"/>
          <w:b w:val="0"/>
          <w:sz w:val="24"/>
        </w:rPr>
        <w:instrText xml:space="preserve"> REF _Ref532104668 \r \h  \* MERGEFORMAT </w:instrText>
      </w:r>
      <w:r w:rsidR="00676382" w:rsidRPr="0095398A">
        <w:rPr>
          <w:rFonts w:asciiTheme="majorBidi" w:hAnsiTheme="majorBidi" w:cstheme="majorBidi"/>
          <w:b w:val="0"/>
          <w:sz w:val="24"/>
        </w:rPr>
      </w:r>
      <w:r w:rsidR="00676382" w:rsidRPr="0095398A">
        <w:rPr>
          <w:rFonts w:asciiTheme="majorBidi" w:hAnsiTheme="majorBidi" w:cstheme="majorBidi"/>
          <w:b w:val="0"/>
          <w:sz w:val="24"/>
        </w:rPr>
        <w:fldChar w:fldCharType="separate"/>
      </w:r>
      <w:r w:rsidR="00B975CF" w:rsidRPr="0095398A">
        <w:rPr>
          <w:rFonts w:asciiTheme="majorBidi" w:hAnsiTheme="majorBidi" w:cstheme="majorBidi"/>
          <w:b w:val="0"/>
          <w:sz w:val="24"/>
        </w:rPr>
        <w:t>4.1</w:t>
      </w:r>
      <w:r w:rsidR="00676382" w:rsidRPr="0095398A">
        <w:rPr>
          <w:rFonts w:asciiTheme="majorBidi" w:hAnsiTheme="majorBidi" w:cstheme="majorBidi"/>
          <w:b w:val="0"/>
          <w:sz w:val="24"/>
        </w:rPr>
        <w:fldChar w:fldCharType="end"/>
      </w:r>
      <w:r w:rsidR="005238DB" w:rsidRPr="0095398A">
        <w:rPr>
          <w:rFonts w:asciiTheme="majorBidi" w:hAnsiTheme="majorBidi" w:cstheme="majorBidi"/>
          <w:b w:val="0"/>
          <w:sz w:val="24"/>
        </w:rPr>
        <w:t xml:space="preserve">. </w:t>
      </w:r>
      <w:r w:rsidR="003073DE" w:rsidRPr="0095398A">
        <w:rPr>
          <w:rFonts w:asciiTheme="majorBidi" w:hAnsiTheme="majorBidi" w:cstheme="majorBidi"/>
          <w:b w:val="0"/>
          <w:sz w:val="24"/>
        </w:rPr>
        <w:t>C</w:t>
      </w:r>
      <w:r w:rsidR="005238DB" w:rsidRPr="0095398A">
        <w:rPr>
          <w:rFonts w:asciiTheme="majorBidi" w:hAnsiTheme="majorBidi" w:cstheme="majorBidi"/>
          <w:b w:val="0"/>
          <w:sz w:val="24"/>
        </w:rPr>
        <w:t xml:space="preserve">ubic </w:t>
      </w:r>
      <w:r w:rsidR="00676382" w:rsidRPr="0095398A">
        <w:rPr>
          <w:rFonts w:asciiTheme="majorBidi" w:hAnsiTheme="majorBidi" w:cstheme="majorBidi"/>
          <w:b w:val="0"/>
          <w:sz w:val="24"/>
        </w:rPr>
        <w:t>RVE</w:t>
      </w:r>
      <w:r w:rsidR="003073DE" w:rsidRPr="00416E78">
        <w:rPr>
          <w:rFonts w:asciiTheme="majorBidi" w:hAnsiTheme="majorBidi" w:cstheme="majorBidi"/>
          <w:b w:val="0"/>
          <w:sz w:val="24"/>
        </w:rPr>
        <w:t>s</w:t>
      </w:r>
      <w:r w:rsidR="00676382" w:rsidRPr="00416E78">
        <w:rPr>
          <w:rFonts w:asciiTheme="majorBidi" w:hAnsiTheme="majorBidi" w:cstheme="majorBidi"/>
          <w:b w:val="0"/>
          <w:sz w:val="24"/>
        </w:rPr>
        <w:t xml:space="preserve"> </w:t>
      </w:r>
      <w:r w:rsidR="005238DB" w:rsidRPr="00964ABA">
        <w:rPr>
          <w:rFonts w:asciiTheme="majorBidi" w:hAnsiTheme="majorBidi" w:cstheme="majorBidi"/>
          <w:b w:val="0"/>
          <w:sz w:val="24"/>
        </w:rPr>
        <w:t xml:space="preserve">of width </w:t>
      </w:r>
      <m:oMath>
        <m:r>
          <m:rPr>
            <m:sty m:val="b"/>
          </m:rPr>
          <w:rPr>
            <w:rFonts w:ascii="Cambria Math" w:hAnsi="Cambria Math" w:cstheme="majorBidi"/>
            <w:sz w:val="24"/>
          </w:rPr>
          <m:t>70 nm</m:t>
        </m:r>
      </m:oMath>
      <w:r w:rsidR="005238DB" w:rsidRPr="00F465C0">
        <w:rPr>
          <w:rFonts w:asciiTheme="majorBidi" w:hAnsiTheme="majorBidi" w:cstheme="majorBidi"/>
          <w:b w:val="0"/>
          <w:sz w:val="24"/>
        </w:rPr>
        <w:t xml:space="preserve"> </w:t>
      </w:r>
      <w:r w:rsidR="003073DE" w:rsidRPr="00F465C0">
        <w:rPr>
          <w:rFonts w:asciiTheme="majorBidi" w:hAnsiTheme="majorBidi" w:cstheme="majorBidi"/>
          <w:b w:val="0"/>
          <w:sz w:val="24"/>
        </w:rPr>
        <w:t>are</w:t>
      </w:r>
      <w:r w:rsidR="005238DB" w:rsidRPr="000F191A">
        <w:rPr>
          <w:rFonts w:asciiTheme="majorBidi" w:hAnsiTheme="majorBidi" w:cstheme="majorBidi"/>
          <w:b w:val="0"/>
          <w:sz w:val="24"/>
        </w:rPr>
        <w:t xml:space="preserve"> used in this analysis</w:t>
      </w:r>
      <w:r w:rsidR="002915E2" w:rsidRPr="006E5A91">
        <w:rPr>
          <w:rFonts w:asciiTheme="majorBidi" w:hAnsiTheme="majorBidi" w:cstheme="majorBidi"/>
          <w:b w:val="0"/>
          <w:sz w:val="24"/>
        </w:rPr>
        <w:t>, where e</w:t>
      </w:r>
      <w:r w:rsidR="00676382" w:rsidRPr="006E5A91">
        <w:rPr>
          <w:rFonts w:asciiTheme="majorBidi" w:hAnsiTheme="majorBidi" w:cstheme="majorBidi"/>
          <w:b w:val="0"/>
          <w:sz w:val="24"/>
        </w:rPr>
        <w:t xml:space="preserve">ight different composites are </w:t>
      </w:r>
      <w:r w:rsidR="003073DE" w:rsidRPr="00372A73">
        <w:rPr>
          <w:rFonts w:asciiTheme="majorBidi" w:hAnsiTheme="majorBidi" w:cstheme="majorBidi"/>
          <w:b w:val="0"/>
          <w:sz w:val="24"/>
        </w:rPr>
        <w:t>modeled</w:t>
      </w:r>
      <w:r w:rsidR="00676382" w:rsidRPr="00372A73">
        <w:rPr>
          <w:rFonts w:asciiTheme="majorBidi" w:hAnsiTheme="majorBidi" w:cstheme="majorBidi"/>
          <w:b w:val="0"/>
          <w:sz w:val="24"/>
        </w:rPr>
        <w:t xml:space="preserve"> with CNT volume fraction</w:t>
      </w:r>
      <w:r w:rsidR="004D74F5" w:rsidRPr="00372A73">
        <w:rPr>
          <w:rFonts w:asciiTheme="majorBidi" w:hAnsiTheme="majorBidi" w:cstheme="majorBidi"/>
          <w:b w:val="0"/>
          <w:sz w:val="24"/>
        </w:rPr>
        <w:t>s</w:t>
      </w:r>
      <w:r w:rsidR="00676382" w:rsidRPr="0036143C">
        <w:rPr>
          <w:rFonts w:asciiTheme="majorBidi" w:hAnsiTheme="majorBidi" w:cstheme="majorBidi"/>
          <w:b w:val="0"/>
          <w:sz w:val="24"/>
        </w:rPr>
        <w:t xml:space="preserve"> </w:t>
      </w:r>
      <w:r w:rsidR="002915E2" w:rsidRPr="0036143C">
        <w:rPr>
          <w:rFonts w:asciiTheme="majorBidi" w:hAnsiTheme="majorBidi" w:cstheme="majorBidi"/>
          <w:b w:val="0"/>
          <w:sz w:val="24"/>
        </w:rPr>
        <w:t>vf</w:t>
      </w:r>
      <w:r w:rsidR="00676382" w:rsidRPr="00F8479D">
        <w:rPr>
          <w:rFonts w:asciiTheme="majorBidi" w:hAnsiTheme="majorBidi" w:cstheme="majorBidi"/>
          <w:b w:val="0"/>
          <w:sz w:val="24"/>
        </w:rPr>
        <w:t xml:space="preserve"> varying from 0.025 to 0.2</w:t>
      </w:r>
      <w:r w:rsidR="004D74F5" w:rsidRPr="00F8479D">
        <w:rPr>
          <w:rFonts w:asciiTheme="majorBidi" w:hAnsiTheme="majorBidi" w:cstheme="majorBidi"/>
          <w:b w:val="0"/>
          <w:sz w:val="24"/>
        </w:rPr>
        <w:t xml:space="preserve"> </w:t>
      </w:r>
      <w:r w:rsidR="00676382" w:rsidRPr="00AA128E">
        <w:rPr>
          <w:rFonts w:asciiTheme="majorBidi" w:hAnsiTheme="majorBidi" w:cstheme="majorBidi"/>
          <w:b w:val="0"/>
          <w:sz w:val="24"/>
        </w:rPr>
        <w:t xml:space="preserve">%. </w:t>
      </w:r>
      <w:r w:rsidR="00FF4ED7" w:rsidRPr="0095398A">
        <w:rPr>
          <w:rFonts w:asciiTheme="majorBidi" w:hAnsiTheme="majorBidi" w:cstheme="majorBidi"/>
          <w:b w:val="0"/>
          <w:sz w:val="24"/>
        </w:rPr>
        <w:fldChar w:fldCharType="begin"/>
      </w:r>
      <w:r w:rsidR="00FF4ED7" w:rsidRPr="0095398A">
        <w:rPr>
          <w:rFonts w:asciiTheme="majorBidi" w:hAnsiTheme="majorBidi" w:cstheme="majorBidi"/>
          <w:b w:val="0"/>
          <w:sz w:val="24"/>
        </w:rPr>
        <w:instrText xml:space="preserve"> REF Validation_models \h </w:instrText>
      </w:r>
      <w:r w:rsidR="00214797" w:rsidRPr="0095398A">
        <w:rPr>
          <w:rFonts w:asciiTheme="majorBidi" w:hAnsiTheme="majorBidi" w:cstheme="majorBidi"/>
          <w:b w:val="0"/>
          <w:sz w:val="24"/>
        </w:rPr>
        <w:instrText xml:space="preserve"> \* MERGEFORMAT </w:instrText>
      </w:r>
      <w:r w:rsidR="00FF4ED7" w:rsidRPr="0095398A">
        <w:rPr>
          <w:rFonts w:asciiTheme="majorBidi" w:hAnsiTheme="majorBidi" w:cstheme="majorBidi"/>
          <w:b w:val="0"/>
          <w:sz w:val="24"/>
        </w:rPr>
      </w:r>
      <w:r w:rsidR="00FF4ED7"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FF4ED7" w:rsidRPr="0095398A">
        <w:rPr>
          <w:rFonts w:asciiTheme="majorBidi" w:hAnsiTheme="majorBidi" w:cstheme="majorBidi"/>
          <w:b w:val="0"/>
          <w:noProof/>
          <w:sz w:val="24"/>
        </w:rPr>
        <w:t>13</w:t>
      </w:r>
      <w:r w:rsidR="00FF4ED7" w:rsidRPr="0095398A">
        <w:rPr>
          <w:rFonts w:asciiTheme="majorBidi" w:hAnsiTheme="majorBidi" w:cstheme="majorBidi"/>
          <w:b w:val="0"/>
          <w:sz w:val="24"/>
        </w:rPr>
        <w:fldChar w:fldCharType="end"/>
      </w:r>
      <w:r w:rsidR="00253B8D" w:rsidRPr="0095398A">
        <w:rPr>
          <w:rFonts w:asciiTheme="majorBidi" w:hAnsiTheme="majorBidi" w:cstheme="majorBidi"/>
          <w:b w:val="0"/>
          <w:sz w:val="24"/>
        </w:rPr>
        <w:t>(a)</w:t>
      </w:r>
      <w:r w:rsidR="00C63BF5" w:rsidRPr="0095398A">
        <w:rPr>
          <w:rFonts w:asciiTheme="majorBidi" w:hAnsiTheme="majorBidi" w:cstheme="majorBidi"/>
          <w:b w:val="0"/>
          <w:sz w:val="24"/>
        </w:rPr>
        <w:t>,</w:t>
      </w:r>
      <w:r w:rsidR="00253B8D" w:rsidRPr="0095398A">
        <w:rPr>
          <w:rFonts w:asciiTheme="majorBidi" w:hAnsiTheme="majorBidi" w:cstheme="majorBidi"/>
          <w:b w:val="0"/>
          <w:sz w:val="24"/>
        </w:rPr>
        <w:t xml:space="preserve"> (b), and (c)</w:t>
      </w:r>
      <w:r w:rsidR="00676382" w:rsidRPr="0095398A">
        <w:rPr>
          <w:rFonts w:asciiTheme="majorBidi" w:hAnsiTheme="majorBidi" w:cstheme="majorBidi"/>
          <w:b w:val="0"/>
          <w:sz w:val="24"/>
        </w:rPr>
        <w:t xml:space="preserve"> show the </w:t>
      </w:r>
      <w:r w:rsidR="00FD61F7" w:rsidRPr="00416E78">
        <w:rPr>
          <w:rFonts w:asciiTheme="majorBidi" w:hAnsiTheme="majorBidi" w:cstheme="majorBidi"/>
          <w:b w:val="0"/>
          <w:sz w:val="24"/>
        </w:rPr>
        <w:t xml:space="preserve">RVEs reinforced with </w:t>
      </w:r>
      <w:r w:rsidR="00676382" w:rsidRPr="00416E78">
        <w:rPr>
          <w:rFonts w:asciiTheme="majorBidi" w:hAnsiTheme="majorBidi" w:cstheme="majorBidi"/>
          <w:b w:val="0"/>
          <w:sz w:val="24"/>
        </w:rPr>
        <w:t xml:space="preserve">CNT at </w:t>
      </w:r>
      <m:oMath>
        <m:r>
          <m:rPr>
            <m:sty m:val="b"/>
          </m:rPr>
          <w:rPr>
            <w:rFonts w:ascii="Cambria Math" w:hAnsi="Cambria Math" w:cstheme="majorBidi"/>
            <w:sz w:val="24"/>
            <w:rPrChange w:id="163" w:author="Shaker Meguid" w:date="2018-12-22T16:35:00Z">
              <w:rPr>
                <w:rFonts w:ascii="Cambria Math" w:hAnsi="Cambria Math" w:cstheme="majorBidi"/>
                <w:sz w:val="28"/>
                <w:szCs w:val="28"/>
              </w:rPr>
            </w:rPrChange>
          </w:rPr>
          <m:t>v</m:t>
        </m:r>
        <m:r>
          <m:rPr>
            <m:sty m:val="b"/>
          </m:rPr>
          <w:rPr>
            <w:rFonts w:ascii="Cambria Math" w:hAnsi="Cambria Math" w:cstheme="majorBidi"/>
            <w:sz w:val="24"/>
            <w:rPrChange w:id="164" w:author="Shaker Meguid" w:date="2018-12-22T16:35:00Z">
              <w:rPr>
                <w:rFonts w:ascii="Cambria Math" w:hAnsi="Cambria Math" w:cstheme="majorBidi"/>
                <w:sz w:val="22"/>
                <w:szCs w:val="22"/>
              </w:rPr>
            </w:rPrChange>
          </w:rPr>
          <m:t>f</m:t>
        </m:r>
        <m:r>
          <m:rPr>
            <m:sty m:val="b"/>
          </m:rPr>
          <w:rPr>
            <w:rFonts w:ascii="Cambria Math" w:hAnsi="Cambria Math" w:cstheme="majorBidi"/>
            <w:sz w:val="24"/>
          </w:rPr>
          <m:t xml:space="preserve"> = 0.05%</m:t>
        </m:r>
      </m:oMath>
      <w:r w:rsidR="00676382" w:rsidRPr="00416E78">
        <w:rPr>
          <w:rFonts w:asciiTheme="majorBidi" w:hAnsiTheme="majorBidi" w:cstheme="majorBidi"/>
          <w:b w:val="0"/>
          <w:sz w:val="24"/>
        </w:rPr>
        <w:t xml:space="preserve">, </w:t>
      </w:r>
      <m:oMath>
        <m:r>
          <m:rPr>
            <m:sty m:val="b"/>
          </m:rPr>
          <w:rPr>
            <w:rFonts w:ascii="Cambria Math" w:hAnsi="Cambria Math" w:cstheme="majorBidi"/>
            <w:sz w:val="24"/>
          </w:rPr>
          <m:t>0.1</m:t>
        </m:r>
      </m:oMath>
      <w:r w:rsidR="00275EF8" w:rsidRPr="00F465C0">
        <w:rPr>
          <w:rFonts w:asciiTheme="majorBidi" w:hAnsiTheme="majorBidi" w:cstheme="majorBidi"/>
          <w:b w:val="0"/>
          <w:sz w:val="24"/>
        </w:rPr>
        <w:t>%</w:t>
      </w:r>
      <w:r w:rsidR="00676382" w:rsidRPr="00F465C0">
        <w:rPr>
          <w:rFonts w:asciiTheme="majorBidi" w:hAnsiTheme="majorBidi" w:cstheme="majorBidi"/>
          <w:b w:val="0"/>
          <w:sz w:val="24"/>
        </w:rPr>
        <w:t xml:space="preserve"> and </w:t>
      </w:r>
      <m:oMath>
        <m:r>
          <m:rPr>
            <m:sty m:val="b"/>
          </m:rPr>
          <w:rPr>
            <w:rFonts w:ascii="Cambria Math" w:hAnsi="Cambria Math" w:cstheme="majorBidi"/>
            <w:sz w:val="24"/>
          </w:rPr>
          <m:t>0.2%</m:t>
        </m:r>
      </m:oMath>
      <w:r w:rsidR="00253B8D" w:rsidRPr="006E5A91">
        <w:rPr>
          <w:rFonts w:asciiTheme="majorBidi" w:hAnsiTheme="majorBidi" w:cstheme="majorBidi"/>
          <w:b w:val="0"/>
          <w:sz w:val="24"/>
        </w:rPr>
        <w:t>, respectively</w:t>
      </w:r>
      <w:r w:rsidR="00676382" w:rsidRPr="00372A73">
        <w:rPr>
          <w:rFonts w:asciiTheme="majorBidi" w:hAnsiTheme="majorBidi" w:cstheme="majorBidi"/>
          <w:b w:val="0"/>
          <w:sz w:val="24"/>
        </w:rPr>
        <w:t xml:space="preserve">. </w:t>
      </w:r>
    </w:p>
    <w:p w14:paraId="49ED4E64" w14:textId="59681888" w:rsidR="005D1E67" w:rsidRPr="0095398A" w:rsidRDefault="00303BF9" w:rsidP="0007444A">
      <w:pPr>
        <w:pStyle w:val="1"/>
        <w:numPr>
          <w:ilvl w:val="0"/>
          <w:numId w:val="0"/>
        </w:numPr>
        <w:spacing w:before="240"/>
        <w:ind w:right="-23"/>
        <w:jc w:val="center"/>
        <w:rPr>
          <w:rFonts w:asciiTheme="majorBidi" w:hAnsiTheme="majorBidi" w:cstheme="majorBidi"/>
          <w:b w:val="0"/>
          <w:sz w:val="24"/>
        </w:rPr>
      </w:pPr>
      <w:r w:rsidRPr="0095398A">
        <w:rPr>
          <w:noProof/>
          <w:sz w:val="24"/>
          <w:lang w:val="en-CA" w:eastAsia="ja-JP"/>
          <w:rPrChange w:id="165" w:author="Shaker Meguid" w:date="2018-12-22T16:35:00Z">
            <w:rPr>
              <w:noProof/>
              <w:lang w:val="en-CA" w:eastAsia="ja-JP"/>
            </w:rPr>
          </w:rPrChange>
        </w:rPr>
        <w:drawing>
          <wp:inline distT="0" distB="0" distL="0" distR="0" wp14:anchorId="2901C8A9" wp14:editId="18EDF0A6">
            <wp:extent cx="5438775" cy="2125980"/>
            <wp:effectExtent l="0" t="0" r="952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8775" cy="2125980"/>
                    </a:xfrm>
                    <a:prstGeom prst="rect">
                      <a:avLst/>
                    </a:prstGeom>
                    <a:noFill/>
                    <a:ln>
                      <a:noFill/>
                    </a:ln>
                  </pic:spPr>
                </pic:pic>
              </a:graphicData>
            </a:graphic>
          </wp:inline>
        </w:drawing>
      </w:r>
    </w:p>
    <w:p w14:paraId="3A12A983" w14:textId="5BEC18F6" w:rsidR="00676382" w:rsidRPr="00234195" w:rsidRDefault="00005294" w:rsidP="0007444A">
      <w:pPr>
        <w:pStyle w:val="1"/>
        <w:numPr>
          <w:ilvl w:val="0"/>
          <w:numId w:val="0"/>
        </w:numPr>
        <w:spacing w:after="240" w:line="240" w:lineRule="auto"/>
        <w:ind w:right="-23"/>
        <w:jc w:val="center"/>
        <w:rPr>
          <w:rFonts w:asciiTheme="majorBidi" w:hAnsiTheme="majorBidi" w:cstheme="majorBidi"/>
          <w:b w:val="0"/>
          <w:sz w:val="24"/>
        </w:rPr>
      </w:pPr>
      <w:bookmarkStart w:id="166" w:name="Validation_models"/>
      <w:r w:rsidRPr="0095398A">
        <w:rPr>
          <w:rFonts w:asciiTheme="majorBidi" w:hAnsiTheme="majorBidi" w:cstheme="majorBidi"/>
          <w:bCs/>
          <w:sz w:val="24"/>
        </w:rPr>
        <w:t xml:space="preserve">Fig. </w:t>
      </w:r>
      <w:r w:rsidR="00FF4ED7" w:rsidRPr="0095398A">
        <w:rPr>
          <w:rFonts w:asciiTheme="majorBidi" w:hAnsiTheme="majorBidi" w:cstheme="majorBidi"/>
          <w:bCs/>
          <w:sz w:val="24"/>
        </w:rPr>
        <w:fldChar w:fldCharType="begin"/>
      </w:r>
      <w:r w:rsidR="00FF4ED7" w:rsidRPr="0095398A">
        <w:rPr>
          <w:rFonts w:asciiTheme="majorBidi" w:hAnsiTheme="majorBidi" w:cstheme="majorBidi"/>
          <w:bCs/>
          <w:sz w:val="24"/>
        </w:rPr>
        <w:instrText xml:space="preserve"> SEQ Fig\* Arabic\s </w:instrText>
      </w:r>
      <w:r w:rsidR="00FF4ED7" w:rsidRPr="0095398A">
        <w:rPr>
          <w:rFonts w:asciiTheme="majorBidi" w:hAnsiTheme="majorBidi" w:cstheme="majorBidi"/>
          <w:bCs/>
          <w:sz w:val="24"/>
        </w:rPr>
        <w:fldChar w:fldCharType="separate"/>
      </w:r>
      <w:r w:rsidR="00FF4ED7" w:rsidRPr="0095398A">
        <w:rPr>
          <w:rFonts w:asciiTheme="majorBidi" w:hAnsiTheme="majorBidi" w:cstheme="majorBidi"/>
          <w:bCs/>
          <w:noProof/>
          <w:sz w:val="24"/>
        </w:rPr>
        <w:t>13</w:t>
      </w:r>
      <w:r w:rsidR="00FF4ED7" w:rsidRPr="0095398A">
        <w:rPr>
          <w:rFonts w:asciiTheme="majorBidi" w:hAnsiTheme="majorBidi" w:cstheme="majorBidi"/>
          <w:bCs/>
          <w:sz w:val="24"/>
        </w:rPr>
        <w:fldChar w:fldCharType="end"/>
      </w:r>
      <w:bookmarkEnd w:id="166"/>
      <w:r w:rsidR="004D74F5" w:rsidRPr="0095398A">
        <w:rPr>
          <w:rFonts w:asciiTheme="majorBidi" w:hAnsiTheme="majorBidi" w:cstheme="majorBidi"/>
          <w:bCs/>
          <w:sz w:val="24"/>
        </w:rPr>
        <w:t>.</w:t>
      </w:r>
      <w:r w:rsidR="00676382" w:rsidRPr="0095398A">
        <w:rPr>
          <w:rFonts w:asciiTheme="majorBidi" w:hAnsiTheme="majorBidi" w:cstheme="majorBidi"/>
          <w:b w:val="0"/>
          <w:sz w:val="24"/>
        </w:rPr>
        <w:t xml:space="preserve"> </w:t>
      </w:r>
      <w:r w:rsidR="005D1E67" w:rsidRPr="0095398A">
        <w:rPr>
          <w:rFonts w:asciiTheme="majorBidi" w:hAnsiTheme="majorBidi" w:cstheme="majorBidi"/>
          <w:b w:val="0"/>
          <w:sz w:val="24"/>
        </w:rPr>
        <w:t xml:space="preserve">RVEs </w:t>
      </w:r>
      <w:r w:rsidR="003073DE" w:rsidRPr="0095398A">
        <w:rPr>
          <w:rFonts w:asciiTheme="majorBidi" w:hAnsiTheme="majorBidi" w:cstheme="majorBidi"/>
          <w:b w:val="0"/>
          <w:sz w:val="24"/>
        </w:rPr>
        <w:t>repre</w:t>
      </w:r>
      <w:r w:rsidR="003073DE" w:rsidRPr="00416E78">
        <w:rPr>
          <w:rFonts w:asciiTheme="majorBidi" w:hAnsiTheme="majorBidi" w:cstheme="majorBidi"/>
          <w:b w:val="0"/>
          <w:sz w:val="24"/>
        </w:rPr>
        <w:t xml:space="preserve">sent nanocomposites </w:t>
      </w:r>
      <w:r w:rsidR="005D1E67" w:rsidRPr="00416E78">
        <w:rPr>
          <w:rFonts w:asciiTheme="majorBidi" w:hAnsiTheme="majorBidi" w:cstheme="majorBidi"/>
          <w:b w:val="0"/>
          <w:sz w:val="24"/>
        </w:rPr>
        <w:t xml:space="preserve">reinforced with </w:t>
      </w:r>
      <w:r w:rsidR="00676382" w:rsidRPr="00964ABA">
        <w:rPr>
          <w:rFonts w:asciiTheme="majorBidi" w:hAnsiTheme="majorBidi" w:cstheme="majorBidi"/>
          <w:b w:val="0"/>
          <w:sz w:val="24"/>
        </w:rPr>
        <w:t>CNT</w:t>
      </w:r>
      <w:r w:rsidR="005D1E67" w:rsidRPr="00964ABA">
        <w:rPr>
          <w:rFonts w:asciiTheme="majorBidi" w:hAnsiTheme="majorBidi" w:cstheme="majorBidi"/>
          <w:b w:val="0"/>
          <w:sz w:val="24"/>
        </w:rPr>
        <w:t xml:space="preserve">s </w:t>
      </w:r>
      <w:r w:rsidR="00676382" w:rsidRPr="00F465C0">
        <w:rPr>
          <w:rFonts w:asciiTheme="majorBidi" w:hAnsiTheme="majorBidi" w:cstheme="majorBidi"/>
          <w:b w:val="0"/>
          <w:sz w:val="24"/>
        </w:rPr>
        <w:t>with different volume fractions</w:t>
      </w:r>
      <w:r w:rsidR="00FA1F20" w:rsidRPr="00F465C0">
        <w:rPr>
          <w:rFonts w:asciiTheme="majorBidi" w:hAnsiTheme="majorBidi" w:cstheme="majorBidi"/>
          <w:b w:val="0"/>
          <w:sz w:val="24"/>
        </w:rPr>
        <w:t xml:space="preserve">: (a) </w:t>
      </w:r>
      <m:oMath>
        <m:r>
          <m:rPr>
            <m:sty m:val="b"/>
          </m:rPr>
          <w:rPr>
            <w:rFonts w:ascii="Cambria Math" w:hAnsi="Cambria Math" w:cstheme="majorBidi"/>
            <w:sz w:val="24"/>
          </w:rPr>
          <m:t>vf = 0.05%</m:t>
        </m:r>
      </m:oMath>
      <w:r w:rsidR="00275EF8" w:rsidRPr="00372A73">
        <w:rPr>
          <w:rFonts w:asciiTheme="majorBidi" w:hAnsiTheme="majorBidi" w:cstheme="majorBidi" w:hint="eastAsia"/>
          <w:b w:val="0"/>
          <w:sz w:val="24"/>
        </w:rPr>
        <w:t>,</w:t>
      </w:r>
      <w:r w:rsidR="00FA1F20" w:rsidRPr="00372A73">
        <w:rPr>
          <w:rFonts w:asciiTheme="majorBidi" w:hAnsiTheme="majorBidi" w:cstheme="majorBidi"/>
          <w:b w:val="0"/>
          <w:sz w:val="24"/>
        </w:rPr>
        <w:t xml:space="preserve"> (b)</w:t>
      </w:r>
      <m:oMath>
        <m:r>
          <m:rPr>
            <m:sty m:val="b"/>
          </m:rPr>
          <w:rPr>
            <w:rFonts w:ascii="Cambria Math" w:hAnsi="Cambria Math" w:cstheme="majorBidi"/>
            <w:sz w:val="24"/>
          </w:rPr>
          <m:t xml:space="preserve"> vf = 0.1%</m:t>
        </m:r>
      </m:oMath>
      <w:r w:rsidR="00FA1F20" w:rsidRPr="00AA128E">
        <w:rPr>
          <w:rFonts w:asciiTheme="majorBidi" w:hAnsiTheme="majorBidi" w:cstheme="majorBidi"/>
          <w:b w:val="0"/>
          <w:sz w:val="24"/>
        </w:rPr>
        <w:t xml:space="preserve">, and (c) </w:t>
      </w:r>
      <m:oMath>
        <m:r>
          <m:rPr>
            <m:sty m:val="b"/>
          </m:rPr>
          <w:rPr>
            <w:rFonts w:ascii="Cambria Math" w:hAnsi="Cambria Math" w:cstheme="majorBidi"/>
            <w:sz w:val="24"/>
          </w:rPr>
          <m:t>vf = 0.2%</m:t>
        </m:r>
      </m:oMath>
    </w:p>
    <w:p w14:paraId="78FDD470" w14:textId="0273F7C2" w:rsidR="00676382" w:rsidRPr="00F465C0" w:rsidRDefault="00676382" w:rsidP="0007444A">
      <w:pPr>
        <w:pStyle w:val="1"/>
        <w:numPr>
          <w:ilvl w:val="0"/>
          <w:numId w:val="0"/>
        </w:numPr>
        <w:ind w:right="-23" w:firstLine="420"/>
        <w:rPr>
          <w:rFonts w:asciiTheme="majorBidi" w:hAnsiTheme="majorBidi" w:cstheme="majorBidi"/>
          <w:b w:val="0"/>
          <w:sz w:val="24"/>
        </w:rPr>
      </w:pPr>
      <w:r w:rsidRPr="00DD68DD">
        <w:rPr>
          <w:rFonts w:asciiTheme="majorBidi" w:hAnsiTheme="majorBidi" w:cstheme="majorBidi"/>
          <w:b w:val="0"/>
          <w:sz w:val="24"/>
        </w:rPr>
        <w:t xml:space="preserve">The </w:t>
      </w:r>
      <w:r w:rsidR="007F1666" w:rsidRPr="001D0156">
        <w:rPr>
          <w:rFonts w:asciiTheme="majorBidi" w:hAnsiTheme="majorBidi" w:cstheme="majorBidi"/>
          <w:b w:val="0"/>
          <w:sz w:val="24"/>
        </w:rPr>
        <w:t>elastic moduli</w:t>
      </w:r>
      <w:r w:rsidR="00FF4ED7" w:rsidRPr="00086BEB">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11</m:t>
            </m:r>
          </m:sub>
        </m:sSub>
      </m:oMath>
      <w:r w:rsidR="00FF4ED7" w:rsidRPr="0095398A">
        <w:rPr>
          <w:rFonts w:asciiTheme="majorBidi" w:hAnsiTheme="majorBidi" w:cstheme="majorBidi" w:hint="eastAsia"/>
          <w:b w:val="0"/>
          <w:sz w:val="24"/>
        </w:rPr>
        <w:t>,</w:t>
      </w:r>
      <w:r w:rsidR="00FF4ED7" w:rsidRPr="0095398A">
        <w:rPr>
          <w:rFonts w:asciiTheme="majorBidi" w:hAnsiTheme="majorBidi" w:cstheme="majorBidi"/>
          <w:b w:val="0"/>
          <w:sz w:val="24"/>
        </w:rPr>
        <w:t xml:space="preserve">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22</m:t>
            </m:r>
          </m:sub>
        </m:sSub>
      </m:oMath>
      <w:r w:rsidR="007F1666" w:rsidRPr="0095398A">
        <w:rPr>
          <w:rFonts w:asciiTheme="majorBidi" w:hAnsiTheme="majorBidi" w:cstheme="majorBidi"/>
          <w:b w:val="0"/>
          <w:sz w:val="24"/>
        </w:rPr>
        <w:t xml:space="preserve"> </w:t>
      </w:r>
      <w:r w:rsidRPr="0095398A">
        <w:rPr>
          <w:rFonts w:asciiTheme="majorBidi" w:hAnsiTheme="majorBidi" w:cstheme="majorBidi"/>
          <w:b w:val="0"/>
          <w:sz w:val="24"/>
        </w:rPr>
        <w:t xml:space="preserve"> and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33</m:t>
            </m:r>
          </m:sub>
        </m:sSub>
      </m:oMath>
      <w:r w:rsidRPr="0095398A">
        <w:rPr>
          <w:rFonts w:asciiTheme="majorBidi" w:hAnsiTheme="majorBidi" w:cstheme="majorBidi"/>
          <w:b w:val="0"/>
          <w:sz w:val="24"/>
        </w:rPr>
        <w:t xml:space="preserve"> of these </w:t>
      </w:r>
      <w:r w:rsidR="003073DE" w:rsidRPr="0095398A">
        <w:rPr>
          <w:rFonts w:asciiTheme="majorBidi" w:hAnsiTheme="majorBidi" w:cstheme="majorBidi"/>
          <w:b w:val="0"/>
          <w:sz w:val="24"/>
        </w:rPr>
        <w:t>RVEs</w:t>
      </w:r>
      <w:r w:rsidRPr="0095398A">
        <w:rPr>
          <w:rFonts w:asciiTheme="majorBidi" w:hAnsiTheme="majorBidi" w:cstheme="majorBidi"/>
          <w:b w:val="0"/>
          <w:sz w:val="24"/>
        </w:rPr>
        <w:t xml:space="preserve"> are calculated by </w:t>
      </w:r>
      <w:r w:rsidR="00B97D0F" w:rsidRPr="0095398A">
        <w:rPr>
          <w:rFonts w:asciiTheme="majorBidi" w:hAnsiTheme="majorBidi" w:cstheme="majorBidi"/>
          <w:b w:val="0"/>
          <w:sz w:val="24"/>
        </w:rPr>
        <w:t xml:space="preserve">the </w:t>
      </w:r>
      <w:r w:rsidR="00856720" w:rsidRPr="00416E78">
        <w:rPr>
          <w:rFonts w:asciiTheme="majorBidi" w:hAnsiTheme="majorBidi" w:cstheme="majorBidi"/>
          <w:b w:val="0"/>
          <w:sz w:val="24"/>
        </w:rPr>
        <w:t>i</w:t>
      </w:r>
      <w:r w:rsidRPr="00416E78">
        <w:rPr>
          <w:rFonts w:asciiTheme="majorBidi" w:hAnsiTheme="majorBidi" w:cstheme="majorBidi"/>
          <w:b w:val="0"/>
          <w:sz w:val="24"/>
        </w:rPr>
        <w:t xml:space="preserve">mmersed and </w:t>
      </w:r>
      <w:r w:rsidR="00B97D0F" w:rsidRPr="00964ABA">
        <w:rPr>
          <w:rFonts w:asciiTheme="majorBidi" w:hAnsiTheme="majorBidi" w:cstheme="majorBidi"/>
          <w:b w:val="0"/>
          <w:sz w:val="24"/>
        </w:rPr>
        <w:t xml:space="preserve">the </w:t>
      </w:r>
      <w:r w:rsidRPr="00964ABA">
        <w:rPr>
          <w:rFonts w:asciiTheme="majorBidi" w:hAnsiTheme="majorBidi" w:cstheme="majorBidi"/>
          <w:b w:val="0"/>
          <w:sz w:val="24"/>
        </w:rPr>
        <w:t xml:space="preserve">traditional </w:t>
      </w:r>
      <w:r w:rsidRPr="00F465C0">
        <w:rPr>
          <w:rFonts w:asciiTheme="majorBidi" w:hAnsiTheme="majorBidi" w:cstheme="majorBidi"/>
          <w:b w:val="0"/>
          <w:sz w:val="24"/>
        </w:rPr>
        <w:t xml:space="preserve">FE </w:t>
      </w:r>
      <w:r w:rsidR="00B97D0F" w:rsidRPr="00F465C0">
        <w:rPr>
          <w:rFonts w:asciiTheme="majorBidi" w:hAnsiTheme="majorBidi" w:cstheme="majorBidi"/>
          <w:b w:val="0"/>
          <w:sz w:val="24"/>
        </w:rPr>
        <w:t>techniques</w:t>
      </w:r>
      <w:r w:rsidRPr="00F465C0">
        <w:rPr>
          <w:rFonts w:asciiTheme="majorBidi" w:hAnsiTheme="majorBidi" w:cstheme="majorBidi"/>
          <w:b w:val="0"/>
          <w:sz w:val="24"/>
        </w:rPr>
        <w:t xml:space="preserve">, and the average Youngs modulus </w:t>
      </w:r>
      <m:oMath>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avg</m:t>
            </m:r>
          </m:sub>
        </m:sSub>
        <m:r>
          <m:rPr>
            <m:sty m:val="bi"/>
          </m:rPr>
          <w:rPr>
            <w:rFonts w:ascii="Cambria Math" w:hAnsi="Cambria Math" w:cstheme="majorBidi"/>
            <w:sz w:val="24"/>
          </w:rPr>
          <m:t>=</m:t>
        </m:r>
        <m:d>
          <m:dPr>
            <m:ctrlPr>
              <w:rPr>
                <w:rFonts w:ascii="Cambria Math" w:hAnsi="Cambria Math" w:cstheme="majorBidi"/>
                <w:b w:val="0"/>
                <w:i/>
                <w:sz w:val="24"/>
              </w:rPr>
            </m:ctrlPr>
          </m:dPr>
          <m:e>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11</m:t>
                </m:r>
              </m:sub>
            </m:sSub>
            <m:r>
              <m:rPr>
                <m:sty m:val="bi"/>
              </m:rPr>
              <w:rPr>
                <w:rFonts w:ascii="Cambria Math" w:hAnsi="Cambria Math" w:cstheme="majorBidi"/>
                <w:sz w:val="24"/>
              </w:rPr>
              <m:t>+</m:t>
            </m:r>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22</m:t>
                </m:r>
              </m:sub>
            </m:sSub>
            <m:r>
              <m:rPr>
                <m:sty m:val="bi"/>
              </m:rPr>
              <w:rPr>
                <w:rFonts w:ascii="Cambria Math" w:hAnsi="Cambria Math" w:cstheme="majorBidi"/>
                <w:sz w:val="24"/>
              </w:rPr>
              <m:t>+</m:t>
            </m:r>
            <m:sSub>
              <m:sSubPr>
                <m:ctrlPr>
                  <w:rPr>
                    <w:rFonts w:ascii="Cambria Math" w:hAnsi="Cambria Math" w:cstheme="majorBidi"/>
                    <w:b w:val="0"/>
                    <w:sz w:val="24"/>
                  </w:rPr>
                </m:ctrlPr>
              </m:sSubPr>
              <m:e>
                <m:r>
                  <m:rPr>
                    <m:sty m:val="bi"/>
                  </m:rPr>
                  <w:rPr>
                    <w:rFonts w:ascii="Cambria Math" w:hAnsi="Cambria Math" w:cstheme="majorBidi"/>
                    <w:sz w:val="24"/>
                  </w:rPr>
                  <m:t>E</m:t>
                </m:r>
              </m:e>
              <m:sub>
                <m:r>
                  <m:rPr>
                    <m:sty m:val="bi"/>
                  </m:rPr>
                  <w:rPr>
                    <w:rFonts w:ascii="Cambria Math" w:hAnsi="Cambria Math" w:cstheme="majorBidi"/>
                    <w:sz w:val="24"/>
                  </w:rPr>
                  <m:t>33</m:t>
                </m:r>
              </m:sub>
            </m:sSub>
          </m:e>
        </m:d>
        <m:r>
          <m:rPr>
            <m:lit/>
            <m:sty m:val="bi"/>
          </m:rPr>
          <w:rPr>
            <w:rFonts w:ascii="Cambria Math" w:hAnsi="Cambria Math" w:cstheme="majorBidi"/>
            <w:sz w:val="24"/>
          </w:rPr>
          <m:t>/</m:t>
        </m:r>
        <m:r>
          <m:rPr>
            <m:sty m:val="bi"/>
          </m:rPr>
          <w:rPr>
            <w:rFonts w:ascii="Cambria Math" w:hAnsi="Cambria Math" w:cstheme="majorBidi"/>
            <w:sz w:val="24"/>
          </w:rPr>
          <m:t>3</m:t>
        </m:r>
      </m:oMath>
      <w:r w:rsidRPr="0095398A">
        <w:rPr>
          <w:rFonts w:asciiTheme="majorBidi" w:hAnsiTheme="majorBidi" w:cstheme="majorBidi"/>
          <w:b w:val="0"/>
          <w:sz w:val="24"/>
        </w:rPr>
        <w:t xml:space="preserve"> from the two methods are compared. The traditional FE models are </w:t>
      </w:r>
      <w:r w:rsidR="001048AC" w:rsidRPr="00416E78">
        <w:rPr>
          <w:rFonts w:asciiTheme="majorBidi" w:hAnsiTheme="majorBidi" w:cstheme="majorBidi"/>
          <w:b w:val="0"/>
          <w:sz w:val="24"/>
        </w:rPr>
        <w:t>meshed with</w:t>
      </w:r>
      <w:r w:rsidRPr="00416E78">
        <w:rPr>
          <w:rFonts w:asciiTheme="majorBidi" w:hAnsiTheme="majorBidi" w:cstheme="majorBidi"/>
          <w:b w:val="0"/>
          <w:sz w:val="24"/>
        </w:rPr>
        <w:t xml:space="preserve"> 4-node tetrahedron elements. In the </w:t>
      </w:r>
      <w:r w:rsidR="00221663" w:rsidRPr="00964ABA">
        <w:rPr>
          <w:rFonts w:asciiTheme="majorBidi" w:hAnsiTheme="majorBidi" w:cstheme="majorBidi"/>
          <w:b w:val="0"/>
          <w:sz w:val="24"/>
        </w:rPr>
        <w:t>i</w:t>
      </w:r>
      <w:r w:rsidRPr="00964ABA">
        <w:rPr>
          <w:rFonts w:asciiTheme="majorBidi" w:hAnsiTheme="majorBidi" w:cstheme="majorBidi"/>
          <w:b w:val="0"/>
          <w:sz w:val="24"/>
        </w:rPr>
        <w:t xml:space="preserve">mmersed FE model, </w:t>
      </w:r>
      <w:r w:rsidR="00FF4ED7" w:rsidRPr="00F465C0">
        <w:rPr>
          <w:rFonts w:asciiTheme="majorBidi" w:hAnsiTheme="majorBidi" w:cstheme="majorBidi"/>
          <w:b w:val="0"/>
          <w:sz w:val="24"/>
        </w:rPr>
        <w:t xml:space="preserve">the number of elements along axis and circumference of CNT </w:t>
      </w:r>
      <w:r w:rsidRPr="00F465C0">
        <w:rPr>
          <w:rFonts w:asciiTheme="majorBidi" w:hAnsiTheme="majorBidi" w:cstheme="majorBidi"/>
          <w:b w:val="0"/>
          <w:sz w:val="24"/>
        </w:rPr>
        <w:t>is the same with the traditional FE model while the polymer is discretized as regular grid with different resolutions. The polymer grid resolution is defined as</w:t>
      </w:r>
    </w:p>
    <w:p w14:paraId="1154E42B" w14:textId="73040ADA" w:rsidR="002C66E0" w:rsidRPr="0095398A" w:rsidRDefault="002C66E0" w:rsidP="0007444A">
      <w:pPr>
        <w:pStyle w:val="equation"/>
        <w:ind w:right="-23"/>
      </w:pPr>
      <w:r w:rsidRPr="00F465C0">
        <w:rPr>
          <w:rFonts w:eastAsia="Adobe 宋体 Std L"/>
        </w:rPr>
        <w:tab/>
      </w:r>
      <m:oMath>
        <m:r>
          <w:rPr>
            <w:rFonts w:ascii="Cambria Math" w:hAnsi="Cambria Math"/>
          </w:rPr>
          <m:t>α</m:t>
        </m:r>
        <m:r>
          <m:rPr>
            <m:sty m:val="p"/>
          </m:rPr>
          <w:rPr>
            <w:rFonts w:ascii="Cambria Math" w:hAnsi="Cambria Math"/>
          </w:rPr>
          <m:t>=</m:t>
        </m:r>
        <m:f>
          <m:fPr>
            <m:ctrlPr>
              <w:rPr>
                <w:rFonts w:ascii="Cambria Math" w:eastAsia="Adobe 宋体 Std L" w:hAnsi="Cambria Math"/>
                <w:lang w:val="en-US"/>
              </w:rPr>
            </m:ctrlPr>
          </m:fPr>
          <m:num>
            <m:sSub>
              <m:sSubPr>
                <m:ctrlPr>
                  <w:rPr>
                    <w:rFonts w:ascii="Cambria Math" w:eastAsia="Adobe 宋体 Std L" w:hAnsi="Cambria Math"/>
                    <w:i/>
                    <w:lang w:val="en-US"/>
                  </w:rPr>
                </m:ctrlPr>
              </m:sSubPr>
              <m:e>
                <m:r>
                  <w:rPr>
                    <w:rFonts w:ascii="Cambria Math" w:hAnsi="Cambria Math"/>
                  </w:rPr>
                  <m:t>D</m:t>
                </m:r>
              </m:e>
              <m:sub>
                <m:r>
                  <w:rPr>
                    <w:rFonts w:ascii="Cambria Math" w:hAnsi="Cambria Math"/>
                  </w:rPr>
                  <m:t>CNT</m:t>
                </m:r>
              </m:sub>
            </m:sSub>
          </m:num>
          <m:den>
            <m:sSub>
              <m:sSubPr>
                <m:ctrlPr>
                  <w:rPr>
                    <w:rFonts w:ascii="Cambria Math" w:eastAsia="Adobe 宋体 Std L" w:hAnsi="Cambria Math"/>
                    <w:i/>
                    <w:lang w:val="en-US"/>
                  </w:rPr>
                </m:ctrlPr>
              </m:sSubPr>
              <m:e>
                <m:r>
                  <w:rPr>
                    <w:rFonts w:ascii="Cambria Math" w:hAnsi="Cambria Math"/>
                  </w:rPr>
                  <m:t>l</m:t>
                </m:r>
              </m:e>
              <m:sub>
                <m:r>
                  <w:rPr>
                    <w:rFonts w:ascii="Cambria Math" w:hAnsi="Cambria Math"/>
                  </w:rPr>
                  <m:t>Polymer</m:t>
                </m:r>
              </m:sub>
            </m:sSub>
          </m:den>
        </m:f>
      </m:oMath>
      <w:r w:rsidRPr="0095398A">
        <w:rPr>
          <w:rFonts w:hint="eastAsia"/>
        </w:rPr>
        <w:t xml:space="preserve"> </w:t>
      </w:r>
      <w:r w:rsidRPr="0095398A">
        <w:tab/>
      </w:r>
      <w:bookmarkStart w:id="167" w:name="eq17"/>
      <w:r w:rsidRPr="0095398A">
        <w:t>(</w:t>
      </w:r>
      <w:r w:rsidR="00BA2F43" w:rsidRPr="0095398A">
        <w:rPr>
          <w:noProof/>
        </w:rPr>
        <w:fldChar w:fldCharType="begin"/>
      </w:r>
      <w:r w:rsidR="00BA2F43" w:rsidRPr="0095398A">
        <w:rPr>
          <w:noProof/>
        </w:rPr>
        <w:instrText xml:space="preserve"> SEQ equation \* Arabic\s </w:instrText>
      </w:r>
      <w:r w:rsidR="00BA2F43" w:rsidRPr="0095398A">
        <w:rPr>
          <w:noProof/>
        </w:rPr>
        <w:fldChar w:fldCharType="separate"/>
      </w:r>
      <w:r w:rsidRPr="0095398A">
        <w:rPr>
          <w:noProof/>
        </w:rPr>
        <w:t>17</w:t>
      </w:r>
      <w:r w:rsidR="00BA2F43" w:rsidRPr="0095398A">
        <w:rPr>
          <w:noProof/>
        </w:rPr>
        <w:fldChar w:fldCharType="end"/>
      </w:r>
      <w:r w:rsidRPr="0095398A">
        <w:t>)</w:t>
      </w:r>
      <w:bookmarkEnd w:id="167"/>
    </w:p>
    <w:p w14:paraId="6FEACAE2" w14:textId="1E7C0222" w:rsidR="00676382" w:rsidRPr="0095398A" w:rsidRDefault="00676382" w:rsidP="0007444A">
      <w:pPr>
        <w:pStyle w:val="1"/>
        <w:numPr>
          <w:ilvl w:val="0"/>
          <w:numId w:val="0"/>
        </w:numPr>
        <w:ind w:right="-23"/>
        <w:rPr>
          <w:rFonts w:asciiTheme="majorBidi" w:hAnsiTheme="majorBidi" w:cstheme="majorBidi"/>
          <w:b w:val="0"/>
          <w:sz w:val="24"/>
        </w:rPr>
      </w:pPr>
      <w:r w:rsidRPr="0095398A">
        <w:rPr>
          <w:rFonts w:asciiTheme="majorBidi" w:hAnsiTheme="majorBidi" w:cstheme="majorBidi"/>
          <w:b w:val="0"/>
          <w:sz w:val="24"/>
        </w:rPr>
        <w:t xml:space="preserve">where </w:t>
      </w:r>
      <m:oMath>
        <m:sSub>
          <m:sSubPr>
            <m:ctrlPr>
              <w:rPr>
                <w:rFonts w:ascii="Cambria Math" w:hAnsi="Cambria Math"/>
                <w:b w:val="0"/>
                <w:i/>
                <w:sz w:val="24"/>
              </w:rPr>
            </m:ctrlPr>
          </m:sSubPr>
          <m:e>
            <m:r>
              <m:rPr>
                <m:sty m:val="bi"/>
              </m:rPr>
              <w:rPr>
                <w:rFonts w:ascii="Cambria Math" w:hAnsi="Cambria Math"/>
                <w:sz w:val="24"/>
              </w:rPr>
              <m:t>D</m:t>
            </m:r>
          </m:e>
          <m:sub>
            <m:r>
              <m:rPr>
                <m:sty m:val="bi"/>
              </m:rPr>
              <w:rPr>
                <w:rFonts w:ascii="Cambria Math" w:hAnsi="Cambria Math"/>
                <w:sz w:val="24"/>
              </w:rPr>
              <m:t>CNT</m:t>
            </m:r>
          </m:sub>
        </m:sSub>
      </m:oMath>
      <w:r w:rsidRPr="0095398A">
        <w:rPr>
          <w:rFonts w:asciiTheme="majorBidi" w:hAnsiTheme="majorBidi" w:cstheme="majorBidi"/>
          <w:b w:val="0"/>
          <w:sz w:val="24"/>
        </w:rPr>
        <w:t xml:space="preserve"> is the diameter of the CNT and </w:t>
      </w:r>
      <m:oMath>
        <m:sSub>
          <m:sSubPr>
            <m:ctrlPr>
              <w:rPr>
                <w:rFonts w:ascii="Cambria Math" w:hAnsi="Cambria Math"/>
                <w:b w:val="0"/>
                <w:i/>
                <w:sz w:val="24"/>
              </w:rPr>
            </m:ctrlPr>
          </m:sSubPr>
          <m:e>
            <m:r>
              <m:rPr>
                <m:sty m:val="bi"/>
              </m:rPr>
              <w:rPr>
                <w:rFonts w:ascii="Cambria Math" w:hAnsi="Cambria Math"/>
                <w:sz w:val="24"/>
              </w:rPr>
              <m:t>l</m:t>
            </m:r>
          </m:e>
          <m:sub>
            <m:r>
              <m:rPr>
                <m:sty m:val="bi"/>
              </m:rPr>
              <w:rPr>
                <w:rFonts w:ascii="Cambria Math" w:hAnsi="Cambria Math"/>
                <w:sz w:val="24"/>
              </w:rPr>
              <m:t>Polymer</m:t>
            </m:r>
          </m:sub>
        </m:sSub>
      </m:oMath>
      <w:r w:rsidRPr="0095398A">
        <w:rPr>
          <w:rFonts w:asciiTheme="majorBidi" w:hAnsiTheme="majorBidi" w:cstheme="majorBidi"/>
          <w:b w:val="0"/>
          <w:sz w:val="24"/>
        </w:rPr>
        <w:t xml:space="preserve"> is the </w:t>
      </w:r>
      <w:r w:rsidR="002C66E0" w:rsidRPr="0095398A">
        <w:rPr>
          <w:rFonts w:asciiTheme="majorBidi" w:hAnsiTheme="majorBidi" w:cstheme="majorBidi"/>
          <w:b w:val="0"/>
          <w:sz w:val="24"/>
        </w:rPr>
        <w:t>size</w:t>
      </w:r>
      <w:r w:rsidRPr="0095398A">
        <w:rPr>
          <w:rFonts w:asciiTheme="majorBidi" w:hAnsiTheme="majorBidi" w:cstheme="majorBidi"/>
          <w:b w:val="0"/>
          <w:sz w:val="24"/>
        </w:rPr>
        <w:t xml:space="preserve"> of the polymer element.</w:t>
      </w:r>
    </w:p>
    <w:p w14:paraId="1D762D0D" w14:textId="6369DDA6" w:rsidR="00676382" w:rsidRPr="0036143C" w:rsidRDefault="002C66E0" w:rsidP="0007444A">
      <w:pPr>
        <w:pStyle w:val="1"/>
        <w:numPr>
          <w:ilvl w:val="0"/>
          <w:numId w:val="0"/>
        </w:numPr>
        <w:spacing w:before="120"/>
        <w:ind w:right="-23" w:firstLine="420"/>
        <w:rPr>
          <w:rFonts w:asciiTheme="majorBidi" w:hAnsiTheme="majorBidi" w:cstheme="majorBidi"/>
          <w:b w:val="0"/>
          <w:sz w:val="24"/>
        </w:rPr>
      </w:pP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Composite_stress_validation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14</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shows the</w:t>
      </w:r>
      <w:r w:rsidR="00DD1857" w:rsidRPr="0095398A">
        <w:rPr>
          <w:rFonts w:asciiTheme="majorBidi" w:hAnsiTheme="majorBidi" w:cstheme="majorBidi"/>
          <w:b w:val="0"/>
          <w:sz w:val="24"/>
        </w:rPr>
        <w:t xml:space="preserve"> variation of</w:t>
      </w:r>
      <w:r w:rsidR="00062CF5" w:rsidRPr="0095398A">
        <w:rPr>
          <w:rFonts w:asciiTheme="majorBidi" w:hAnsiTheme="majorBidi" w:cstheme="majorBidi"/>
          <w:b w:val="0"/>
          <w:sz w:val="24"/>
        </w:rPr>
        <w:t xml:space="preserve"> </w:t>
      </w:r>
      <w:r w:rsidR="00676382" w:rsidRPr="00416E78">
        <w:rPr>
          <w:rFonts w:asciiTheme="majorBidi" w:hAnsiTheme="majorBidi" w:cstheme="majorBidi"/>
          <w:b w:val="0"/>
          <w:sz w:val="24"/>
        </w:rPr>
        <w:t>Young</w:t>
      </w:r>
      <w:r w:rsidR="00062CF5" w:rsidRPr="00416E78">
        <w:rPr>
          <w:rFonts w:asciiTheme="majorBidi" w:hAnsiTheme="majorBidi" w:cstheme="majorBidi"/>
          <w:b w:val="0"/>
          <w:sz w:val="24"/>
        </w:rPr>
        <w:t>’</w:t>
      </w:r>
      <w:r w:rsidR="00676382" w:rsidRPr="00964ABA">
        <w:rPr>
          <w:rFonts w:asciiTheme="majorBidi" w:hAnsiTheme="majorBidi" w:cstheme="majorBidi"/>
          <w:b w:val="0"/>
          <w:sz w:val="24"/>
        </w:rPr>
        <w:t xml:space="preserve">s modulus </w:t>
      </w:r>
      <w:r w:rsidR="00062CF5" w:rsidRPr="00964ABA">
        <w:rPr>
          <w:rFonts w:asciiTheme="majorBidi" w:hAnsiTheme="majorBidi" w:cstheme="majorBidi"/>
          <w:b w:val="0"/>
          <w:sz w:val="24"/>
        </w:rPr>
        <w:t xml:space="preserve">of the nanocomposite with </w:t>
      </w:r>
      <w:r w:rsidRPr="00F465C0">
        <w:rPr>
          <w:rFonts w:asciiTheme="majorBidi" w:hAnsiTheme="majorBidi" w:cstheme="majorBidi"/>
          <w:b w:val="0"/>
          <w:sz w:val="24"/>
        </w:rPr>
        <w:t xml:space="preserve">different vf </w:t>
      </w:r>
      <w:r w:rsidR="00062CF5" w:rsidRPr="00F465C0">
        <w:rPr>
          <w:rFonts w:asciiTheme="majorBidi" w:hAnsiTheme="majorBidi" w:cstheme="majorBidi"/>
          <w:b w:val="0"/>
          <w:sz w:val="24"/>
        </w:rPr>
        <w:t xml:space="preserve">predicted by </w:t>
      </w:r>
      <w:r w:rsidR="00676382" w:rsidRPr="000F191A">
        <w:rPr>
          <w:rFonts w:asciiTheme="majorBidi" w:hAnsiTheme="majorBidi" w:cstheme="majorBidi"/>
          <w:b w:val="0"/>
          <w:sz w:val="24"/>
        </w:rPr>
        <w:t xml:space="preserve">the </w:t>
      </w:r>
      <w:r w:rsidR="00856720" w:rsidRPr="000F191A">
        <w:rPr>
          <w:rFonts w:asciiTheme="majorBidi" w:hAnsiTheme="majorBidi" w:cstheme="majorBidi"/>
          <w:b w:val="0"/>
          <w:sz w:val="24"/>
        </w:rPr>
        <w:t>i</w:t>
      </w:r>
      <w:r w:rsidR="00676382" w:rsidRPr="006E5A91">
        <w:rPr>
          <w:rFonts w:asciiTheme="majorBidi" w:hAnsiTheme="majorBidi" w:cstheme="majorBidi"/>
          <w:b w:val="0"/>
          <w:sz w:val="24"/>
        </w:rPr>
        <w:t xml:space="preserve">mmersed and traditional FE </w:t>
      </w:r>
      <w:r w:rsidR="00062CF5" w:rsidRPr="006E5A91">
        <w:rPr>
          <w:rFonts w:asciiTheme="majorBidi" w:hAnsiTheme="majorBidi" w:cstheme="majorBidi"/>
          <w:b w:val="0"/>
          <w:sz w:val="24"/>
        </w:rPr>
        <w:t>techniques</w:t>
      </w:r>
      <w:r w:rsidR="00676382" w:rsidRPr="00372A73">
        <w:rPr>
          <w:rFonts w:asciiTheme="majorBidi" w:hAnsiTheme="majorBidi" w:cstheme="majorBidi"/>
          <w:b w:val="0"/>
          <w:sz w:val="24"/>
        </w:rPr>
        <w:t xml:space="preserve">. The results of </w:t>
      </w:r>
      <w:r w:rsidR="00856720" w:rsidRPr="00372A73">
        <w:rPr>
          <w:rFonts w:asciiTheme="majorBidi" w:hAnsiTheme="majorBidi" w:cstheme="majorBidi"/>
          <w:b w:val="0"/>
          <w:sz w:val="24"/>
        </w:rPr>
        <w:t>i</w:t>
      </w:r>
      <w:r w:rsidR="00676382" w:rsidRPr="00372A73">
        <w:rPr>
          <w:rFonts w:asciiTheme="majorBidi" w:hAnsiTheme="majorBidi" w:cstheme="majorBidi"/>
          <w:b w:val="0"/>
          <w:sz w:val="24"/>
        </w:rPr>
        <w:t>mmersed FE method are dependent on the polymer grid resolution</w:t>
      </w:r>
      <w:r w:rsidR="00D32408" w:rsidRPr="00372A73">
        <w:rPr>
          <w:rFonts w:asciiTheme="majorBidi" w:hAnsiTheme="majorBidi" w:cstheme="majorBidi"/>
          <w:b w:val="0"/>
          <w:sz w:val="24"/>
        </w:rPr>
        <w:t xml:space="preserve">. The difference between the two methods </w:t>
      </w:r>
      <w:r w:rsidRPr="0036143C">
        <w:rPr>
          <w:rFonts w:asciiTheme="majorBidi" w:hAnsiTheme="majorBidi" w:cstheme="majorBidi"/>
          <w:b w:val="0"/>
          <w:sz w:val="24"/>
        </w:rPr>
        <w:t xml:space="preserve">almost </w:t>
      </w:r>
      <w:r w:rsidR="00D32408" w:rsidRPr="0036143C">
        <w:rPr>
          <w:rFonts w:asciiTheme="majorBidi" w:hAnsiTheme="majorBidi" w:cstheme="majorBidi"/>
          <w:b w:val="0"/>
          <w:sz w:val="24"/>
        </w:rPr>
        <w:t xml:space="preserve">diminishes when a </w:t>
      </w:r>
      <w:r w:rsidR="00676382" w:rsidRPr="00F8479D">
        <w:rPr>
          <w:rFonts w:asciiTheme="majorBidi" w:hAnsiTheme="majorBidi" w:cstheme="majorBidi"/>
          <w:b w:val="0"/>
          <w:sz w:val="24"/>
        </w:rPr>
        <w:t>higher grid resolution</w:t>
      </w:r>
      <w:r w:rsidR="00D32408" w:rsidRPr="00F8479D">
        <w:rPr>
          <w:rFonts w:asciiTheme="majorBidi" w:hAnsiTheme="majorBidi" w:cstheme="majorBidi"/>
          <w:b w:val="0"/>
          <w:sz w:val="24"/>
        </w:rPr>
        <w:t xml:space="preserve"> </w:t>
      </w:r>
      <w:r w:rsidR="00D17914" w:rsidRPr="00AA128E">
        <w:rPr>
          <w:rFonts w:asciiTheme="majorBidi" w:hAnsiTheme="majorBidi" w:cstheme="majorBidi"/>
          <w:b w:val="0"/>
          <w:sz w:val="24"/>
        </w:rPr>
        <w:t>is</w:t>
      </w:r>
      <w:r w:rsidR="00D32408" w:rsidRPr="00AA128E">
        <w:rPr>
          <w:rFonts w:asciiTheme="majorBidi" w:hAnsiTheme="majorBidi" w:cstheme="majorBidi"/>
          <w:b w:val="0"/>
          <w:sz w:val="24"/>
        </w:rPr>
        <w:t xml:space="preserve"> used</w:t>
      </w:r>
      <w:r w:rsidR="00676382" w:rsidRPr="00AA128E">
        <w:rPr>
          <w:rFonts w:asciiTheme="majorBidi" w:hAnsiTheme="majorBidi" w:cstheme="majorBidi"/>
          <w:b w:val="0"/>
          <w:sz w:val="24"/>
        </w:rPr>
        <w:t xml:space="preserve">. At resolution </w:t>
      </w:r>
      <m:oMath>
        <m:r>
          <m:rPr>
            <m:nor/>
          </m:rPr>
          <w:rPr>
            <w:rFonts w:asciiTheme="majorBidi" w:hAnsiTheme="majorBidi" w:cstheme="majorBidi"/>
            <w:b w:val="0"/>
            <w:i/>
            <w:sz w:val="24"/>
          </w:rPr>
          <m:t>α</m:t>
        </m:r>
        <m:r>
          <m:rPr>
            <m:sty m:val="b"/>
          </m:rPr>
          <w:rPr>
            <w:rFonts w:ascii="Cambria Math" w:hAnsi="Cambria Math" w:cstheme="majorBidi"/>
            <w:sz w:val="24"/>
          </w:rPr>
          <m:t>=</m:t>
        </m:r>
        <m:r>
          <m:rPr>
            <m:nor/>
          </m:rPr>
          <w:rPr>
            <w:rFonts w:asciiTheme="majorBidi" w:hAnsiTheme="majorBidi" w:cstheme="majorBidi"/>
            <w:b w:val="0"/>
            <w:sz w:val="24"/>
          </w:rPr>
          <m:t>1.0</m:t>
        </m:r>
      </m:oMath>
      <w:r w:rsidR="00676382" w:rsidRPr="00AA128E">
        <w:rPr>
          <w:rFonts w:asciiTheme="majorBidi" w:hAnsiTheme="majorBidi" w:cstheme="majorBidi"/>
          <w:b w:val="0"/>
          <w:sz w:val="24"/>
        </w:rPr>
        <w:t>, the average Young</w:t>
      </w:r>
      <w:ins w:id="168" w:author="Shaker Meguid" w:date="2018-12-23T12:02:00Z">
        <w:r w:rsidR="001D0156">
          <w:rPr>
            <w:rFonts w:asciiTheme="majorBidi" w:hAnsiTheme="majorBidi" w:cstheme="majorBidi"/>
            <w:b w:val="0"/>
            <w:sz w:val="24"/>
          </w:rPr>
          <w:t>’</w:t>
        </w:r>
      </w:ins>
      <w:r w:rsidR="00676382" w:rsidRPr="00AA128E">
        <w:rPr>
          <w:rFonts w:asciiTheme="majorBidi" w:hAnsiTheme="majorBidi" w:cstheme="majorBidi"/>
          <w:b w:val="0"/>
          <w:sz w:val="24"/>
        </w:rPr>
        <w:t xml:space="preserve">s modulus from the </w:t>
      </w:r>
      <w:r w:rsidR="00856720" w:rsidRPr="00234195">
        <w:rPr>
          <w:rFonts w:asciiTheme="majorBidi" w:hAnsiTheme="majorBidi" w:cstheme="majorBidi"/>
          <w:b w:val="0"/>
          <w:sz w:val="24"/>
        </w:rPr>
        <w:t>i</w:t>
      </w:r>
      <w:r w:rsidR="00676382" w:rsidRPr="00234195">
        <w:rPr>
          <w:rFonts w:asciiTheme="majorBidi" w:hAnsiTheme="majorBidi" w:cstheme="majorBidi"/>
          <w:b w:val="0"/>
          <w:sz w:val="24"/>
        </w:rPr>
        <w:t xml:space="preserve">mmersed and traditional FE method are almost coincident.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Composite_stress_validation_error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15</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 xml:space="preserve">shows </w:t>
      </w:r>
      <w:r w:rsidR="00A975E6" w:rsidRPr="0095398A">
        <w:rPr>
          <w:rFonts w:asciiTheme="majorBidi" w:hAnsiTheme="majorBidi" w:cstheme="majorBidi"/>
          <w:b w:val="0"/>
          <w:sz w:val="24"/>
        </w:rPr>
        <w:t xml:space="preserve">the </w:t>
      </w:r>
      <w:r w:rsidR="00A975E6" w:rsidRPr="0095398A">
        <w:rPr>
          <w:rFonts w:asciiTheme="majorBidi" w:hAnsiTheme="majorBidi" w:cstheme="majorBidi"/>
          <w:b w:val="0"/>
          <w:sz w:val="24"/>
        </w:rPr>
        <w:lastRenderedPageBreak/>
        <w:t>variation of</w:t>
      </w:r>
      <w:r w:rsidR="00676382" w:rsidRPr="00416E78">
        <w:rPr>
          <w:rFonts w:asciiTheme="majorBidi" w:hAnsiTheme="majorBidi" w:cstheme="majorBidi"/>
          <w:b w:val="0"/>
          <w:sz w:val="24"/>
        </w:rPr>
        <w:t xml:space="preserve"> the average relative error</w:t>
      </w:r>
      <w:r w:rsidR="00E46E41" w:rsidRPr="00416E78">
        <w:rPr>
          <w:rFonts w:asciiTheme="majorBidi" w:hAnsiTheme="majorBidi" w:cstheme="majorBidi"/>
          <w:b w:val="0"/>
          <w:sz w:val="24"/>
        </w:rPr>
        <w:t xml:space="preserve"> </w:t>
      </w:r>
      <w:r w:rsidR="00676382" w:rsidRPr="00964ABA">
        <w:rPr>
          <w:rFonts w:asciiTheme="majorBidi" w:hAnsiTheme="majorBidi" w:cstheme="majorBidi"/>
          <w:b w:val="0"/>
          <w:sz w:val="24"/>
        </w:rPr>
        <w:t xml:space="preserve">between the </w:t>
      </w:r>
      <w:r w:rsidR="00856720" w:rsidRPr="00964ABA">
        <w:rPr>
          <w:rFonts w:asciiTheme="majorBidi" w:hAnsiTheme="majorBidi" w:cstheme="majorBidi"/>
          <w:b w:val="0"/>
          <w:sz w:val="24"/>
        </w:rPr>
        <w:t>i</w:t>
      </w:r>
      <w:r w:rsidR="00676382" w:rsidRPr="00F465C0">
        <w:rPr>
          <w:rFonts w:asciiTheme="majorBidi" w:hAnsiTheme="majorBidi" w:cstheme="majorBidi"/>
          <w:b w:val="0"/>
          <w:sz w:val="24"/>
        </w:rPr>
        <w:t xml:space="preserve">mmersed and traditional </w:t>
      </w:r>
      <w:r w:rsidR="00FB74B5" w:rsidRPr="00F465C0">
        <w:rPr>
          <w:rFonts w:asciiTheme="majorBidi" w:hAnsiTheme="majorBidi" w:cstheme="majorBidi"/>
          <w:b w:val="0"/>
          <w:sz w:val="24"/>
        </w:rPr>
        <w:t xml:space="preserve">FE </w:t>
      </w:r>
      <w:r w:rsidR="00676382" w:rsidRPr="00F465C0">
        <w:rPr>
          <w:rFonts w:asciiTheme="majorBidi" w:hAnsiTheme="majorBidi" w:cstheme="majorBidi"/>
          <w:b w:val="0"/>
          <w:sz w:val="24"/>
        </w:rPr>
        <w:t>method</w:t>
      </w:r>
      <w:r w:rsidR="00FB74B5" w:rsidRPr="00F465C0">
        <w:rPr>
          <w:rFonts w:asciiTheme="majorBidi" w:hAnsiTheme="majorBidi" w:cstheme="majorBidi"/>
          <w:b w:val="0"/>
          <w:sz w:val="24"/>
        </w:rPr>
        <w:t>s</w:t>
      </w:r>
      <w:r w:rsidR="009B06AC" w:rsidRPr="000F191A">
        <w:rPr>
          <w:rFonts w:asciiTheme="majorBidi" w:hAnsiTheme="majorBidi" w:cstheme="majorBidi"/>
          <w:b w:val="0"/>
          <w:sz w:val="24"/>
        </w:rPr>
        <w:t xml:space="preserve"> with the grid resolution</w:t>
      </w:r>
      <w:r w:rsidR="00676382" w:rsidRPr="000F191A">
        <w:rPr>
          <w:rFonts w:asciiTheme="majorBidi" w:hAnsiTheme="majorBidi" w:cstheme="majorBidi"/>
          <w:b w:val="0"/>
          <w:sz w:val="24"/>
        </w:rPr>
        <w:t xml:space="preserve">. </w:t>
      </w:r>
      <w:r w:rsidR="00CC4005" w:rsidRPr="006E5A91">
        <w:rPr>
          <w:rFonts w:asciiTheme="majorBidi" w:hAnsiTheme="majorBidi" w:cstheme="majorBidi"/>
          <w:b w:val="0"/>
          <w:sz w:val="24"/>
        </w:rPr>
        <w:t>W</w:t>
      </w:r>
      <w:r w:rsidR="00B912AB" w:rsidRPr="006E5A91">
        <w:rPr>
          <w:rFonts w:asciiTheme="majorBidi" w:hAnsiTheme="majorBidi" w:cstheme="majorBidi"/>
          <w:b w:val="0"/>
          <w:sz w:val="24"/>
        </w:rPr>
        <w:t xml:space="preserve">e can conclude </w:t>
      </w:r>
      <w:r w:rsidR="00676382" w:rsidRPr="00372A73">
        <w:rPr>
          <w:rFonts w:asciiTheme="majorBidi" w:hAnsiTheme="majorBidi" w:cstheme="majorBidi"/>
          <w:b w:val="0"/>
          <w:sz w:val="24"/>
        </w:rPr>
        <w:t xml:space="preserve">that the results of the </w:t>
      </w:r>
      <w:r w:rsidR="00856720" w:rsidRPr="00372A73">
        <w:rPr>
          <w:rFonts w:asciiTheme="majorBidi" w:hAnsiTheme="majorBidi" w:cstheme="majorBidi"/>
          <w:b w:val="0"/>
          <w:sz w:val="24"/>
        </w:rPr>
        <w:t>i</w:t>
      </w:r>
      <w:r w:rsidR="00676382" w:rsidRPr="00372A73">
        <w:rPr>
          <w:rFonts w:asciiTheme="majorBidi" w:hAnsiTheme="majorBidi" w:cstheme="majorBidi"/>
          <w:b w:val="0"/>
          <w:sz w:val="24"/>
        </w:rPr>
        <w:t xml:space="preserve">mmersed FE method </w:t>
      </w:r>
      <w:del w:id="169" w:author="Shaker Meguid" w:date="2018-12-23T12:03:00Z">
        <w:r w:rsidR="00676382" w:rsidRPr="00372A73" w:rsidDel="001D0156">
          <w:rPr>
            <w:rFonts w:asciiTheme="majorBidi" w:hAnsiTheme="majorBidi" w:cstheme="majorBidi"/>
            <w:b w:val="0"/>
            <w:sz w:val="24"/>
          </w:rPr>
          <w:delText>can be</w:delText>
        </w:r>
      </w:del>
      <w:ins w:id="170" w:author="Shaker Meguid" w:date="2018-12-23T12:03:00Z">
        <w:r w:rsidR="001D0156">
          <w:rPr>
            <w:rFonts w:asciiTheme="majorBidi" w:hAnsiTheme="majorBidi" w:cstheme="majorBidi"/>
            <w:b w:val="0"/>
            <w:sz w:val="24"/>
          </w:rPr>
          <w:t>are</w:t>
        </w:r>
      </w:ins>
      <w:r w:rsidR="00676382" w:rsidRPr="00372A73">
        <w:rPr>
          <w:rFonts w:asciiTheme="majorBidi" w:hAnsiTheme="majorBidi" w:cstheme="majorBidi"/>
          <w:b w:val="0"/>
          <w:sz w:val="24"/>
        </w:rPr>
        <w:t xml:space="preserve"> more accurate </w:t>
      </w:r>
      <w:del w:id="171" w:author="Shaker Meguid" w:date="2018-12-23T12:03:00Z">
        <w:r w:rsidR="00676382" w:rsidRPr="00372A73" w:rsidDel="001D0156">
          <w:rPr>
            <w:rFonts w:asciiTheme="majorBidi" w:hAnsiTheme="majorBidi" w:cstheme="majorBidi"/>
            <w:b w:val="0"/>
            <w:sz w:val="24"/>
          </w:rPr>
          <w:delText>by using</w:delText>
        </w:r>
      </w:del>
      <w:ins w:id="172" w:author="Shaker Meguid" w:date="2018-12-23T12:03:00Z">
        <w:r w:rsidR="001D0156">
          <w:rPr>
            <w:rFonts w:asciiTheme="majorBidi" w:hAnsiTheme="majorBidi" w:cstheme="majorBidi"/>
            <w:b w:val="0"/>
            <w:sz w:val="24"/>
          </w:rPr>
          <w:t>when using</w:t>
        </w:r>
      </w:ins>
      <w:r w:rsidR="00676382" w:rsidRPr="00372A73">
        <w:rPr>
          <w:rFonts w:asciiTheme="majorBidi" w:hAnsiTheme="majorBidi" w:cstheme="majorBidi"/>
          <w:b w:val="0"/>
          <w:sz w:val="24"/>
        </w:rPr>
        <w:t xml:space="preserve"> higher grid resolution</w:t>
      </w:r>
      <w:r w:rsidR="00B912AB" w:rsidRPr="00372A73">
        <w:rPr>
          <w:rFonts w:asciiTheme="majorBidi" w:hAnsiTheme="majorBidi" w:cstheme="majorBidi"/>
          <w:b w:val="0"/>
          <w:sz w:val="24"/>
        </w:rPr>
        <w:t xml:space="preserve"> for the polymer </w:t>
      </w:r>
      <w:r w:rsidRPr="0036143C">
        <w:rPr>
          <w:rFonts w:asciiTheme="majorBidi" w:hAnsiTheme="majorBidi" w:cstheme="majorBidi"/>
          <w:b w:val="0"/>
          <w:sz w:val="24"/>
        </w:rPr>
        <w:t>matrix</w:t>
      </w:r>
      <w:r w:rsidR="00676382" w:rsidRPr="0036143C">
        <w:rPr>
          <w:rFonts w:asciiTheme="majorBidi" w:hAnsiTheme="majorBidi" w:cstheme="majorBidi"/>
          <w:b w:val="0"/>
          <w:sz w:val="24"/>
        </w:rPr>
        <w:t>.</w:t>
      </w:r>
    </w:p>
    <w:p w14:paraId="59AB0365" w14:textId="7B5CD6A0" w:rsidR="00676382" w:rsidRPr="0095398A" w:rsidRDefault="00F44E79" w:rsidP="0007444A">
      <w:pPr>
        <w:pStyle w:val="1"/>
        <w:numPr>
          <w:ilvl w:val="0"/>
          <w:numId w:val="0"/>
        </w:numPr>
        <w:spacing w:before="120"/>
        <w:ind w:right="-23" w:firstLine="420"/>
        <w:jc w:val="center"/>
        <w:rPr>
          <w:rFonts w:asciiTheme="majorBidi" w:hAnsiTheme="majorBidi" w:cstheme="majorBidi"/>
          <w:b w:val="0"/>
          <w:sz w:val="24"/>
        </w:rPr>
      </w:pPr>
      <w:r w:rsidRPr="0095398A">
        <w:rPr>
          <w:noProof/>
          <w:sz w:val="24"/>
          <w:lang w:val="en-CA" w:eastAsia="ja-JP"/>
          <w:rPrChange w:id="173" w:author="Shaker Meguid" w:date="2018-12-22T16:35:00Z">
            <w:rPr>
              <w:noProof/>
              <w:lang w:val="en-CA" w:eastAsia="ja-JP"/>
            </w:rPr>
          </w:rPrChange>
        </w:rPr>
        <w:drawing>
          <wp:inline distT="0" distB="0" distL="0" distR="0" wp14:anchorId="33A2B3D5" wp14:editId="4B88BA9A">
            <wp:extent cx="3600000" cy="2700000"/>
            <wp:effectExtent l="0" t="0" r="635" b="5715"/>
            <wp:docPr id="47" name="图表 47">
              <a:extLst xmlns:a="http://schemas.openxmlformats.org/drawingml/2006/main">
                <a:ext uri="{FF2B5EF4-FFF2-40B4-BE49-F238E27FC236}">
                  <a16:creationId xmlns:a16="http://schemas.microsoft.com/office/drawing/2014/main" id="{05195448-3CCA-455C-A14C-67B12344FD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F37879E" w14:textId="282FA000" w:rsidR="006431D2" w:rsidRPr="000F191A" w:rsidRDefault="00005294" w:rsidP="0007444A">
      <w:pPr>
        <w:pStyle w:val="1"/>
        <w:numPr>
          <w:ilvl w:val="0"/>
          <w:numId w:val="0"/>
        </w:numPr>
        <w:spacing w:after="360" w:line="240" w:lineRule="auto"/>
        <w:ind w:right="-23"/>
        <w:jc w:val="center"/>
        <w:rPr>
          <w:rFonts w:asciiTheme="majorBidi" w:hAnsiTheme="majorBidi" w:cstheme="majorBidi"/>
          <w:b w:val="0"/>
          <w:sz w:val="24"/>
          <w:rtl/>
        </w:rPr>
      </w:pPr>
      <w:bookmarkStart w:id="174" w:name="Composite_stress_validation"/>
      <w:r w:rsidRPr="0095398A">
        <w:rPr>
          <w:rFonts w:asciiTheme="majorBidi" w:hAnsiTheme="majorBidi" w:cstheme="majorBidi"/>
          <w:bCs/>
          <w:sz w:val="24"/>
        </w:rPr>
        <w:t xml:space="preserve">Fig. </w:t>
      </w:r>
      <w:r w:rsidR="002C66E0" w:rsidRPr="0095398A">
        <w:rPr>
          <w:rFonts w:asciiTheme="majorBidi" w:hAnsiTheme="majorBidi" w:cstheme="majorBidi"/>
          <w:bCs/>
          <w:sz w:val="24"/>
        </w:rPr>
        <w:fldChar w:fldCharType="begin"/>
      </w:r>
      <w:r w:rsidR="002C66E0" w:rsidRPr="0095398A">
        <w:rPr>
          <w:rFonts w:asciiTheme="majorBidi" w:hAnsiTheme="majorBidi" w:cstheme="majorBidi"/>
          <w:bCs/>
          <w:sz w:val="24"/>
        </w:rPr>
        <w:instrText xml:space="preserve"> SEQ Fig\* Arabic\s </w:instrText>
      </w:r>
      <w:r w:rsidR="002C66E0" w:rsidRPr="0095398A">
        <w:rPr>
          <w:rFonts w:asciiTheme="majorBidi" w:hAnsiTheme="majorBidi" w:cstheme="majorBidi"/>
          <w:bCs/>
          <w:sz w:val="24"/>
        </w:rPr>
        <w:fldChar w:fldCharType="separate"/>
      </w:r>
      <w:r w:rsidR="002C66E0" w:rsidRPr="0095398A">
        <w:rPr>
          <w:rFonts w:asciiTheme="majorBidi" w:hAnsiTheme="majorBidi" w:cstheme="majorBidi"/>
          <w:bCs/>
          <w:noProof/>
          <w:sz w:val="24"/>
        </w:rPr>
        <w:t>14</w:t>
      </w:r>
      <w:r w:rsidR="002C66E0" w:rsidRPr="0095398A">
        <w:rPr>
          <w:rFonts w:asciiTheme="majorBidi" w:hAnsiTheme="majorBidi" w:cstheme="majorBidi"/>
          <w:bCs/>
          <w:sz w:val="24"/>
        </w:rPr>
        <w:fldChar w:fldCharType="end"/>
      </w:r>
      <w:bookmarkEnd w:id="174"/>
      <w:r w:rsidR="00147D43" w:rsidRPr="0095398A">
        <w:rPr>
          <w:rFonts w:asciiTheme="majorBidi" w:hAnsiTheme="majorBidi" w:cstheme="majorBidi"/>
          <w:bCs/>
          <w:sz w:val="24"/>
        </w:rPr>
        <w:t>.</w:t>
      </w:r>
      <w:r w:rsidR="00676382" w:rsidRPr="0095398A">
        <w:rPr>
          <w:rFonts w:asciiTheme="majorBidi" w:hAnsiTheme="majorBidi" w:cstheme="majorBidi"/>
          <w:b w:val="0"/>
          <w:sz w:val="24"/>
        </w:rPr>
        <w:t xml:space="preserve"> </w:t>
      </w:r>
      <w:r w:rsidR="00CA14AE" w:rsidRPr="0095398A">
        <w:rPr>
          <w:rFonts w:asciiTheme="majorBidi" w:hAnsiTheme="majorBidi" w:cstheme="majorBidi"/>
          <w:b w:val="0"/>
          <w:sz w:val="24"/>
        </w:rPr>
        <w:t xml:space="preserve">Comparison of Young’s modulus for </w:t>
      </w:r>
      <w:r w:rsidR="002C66E0" w:rsidRPr="0095398A">
        <w:rPr>
          <w:rFonts w:asciiTheme="majorBidi" w:hAnsiTheme="majorBidi" w:cstheme="majorBidi"/>
          <w:b w:val="0"/>
          <w:sz w:val="24"/>
        </w:rPr>
        <w:t>CNT-</w:t>
      </w:r>
      <w:r w:rsidR="00CA14AE" w:rsidRPr="00416E78">
        <w:rPr>
          <w:rFonts w:asciiTheme="majorBidi" w:hAnsiTheme="majorBidi" w:cstheme="majorBidi"/>
          <w:b w:val="0"/>
          <w:sz w:val="24"/>
        </w:rPr>
        <w:t xml:space="preserve">reinforced </w:t>
      </w:r>
      <w:r w:rsidR="006431D2" w:rsidRPr="00416E78">
        <w:rPr>
          <w:rFonts w:asciiTheme="majorBidi" w:hAnsiTheme="majorBidi" w:cstheme="majorBidi"/>
          <w:b w:val="0"/>
          <w:sz w:val="24"/>
        </w:rPr>
        <w:t>composites</w:t>
      </w:r>
      <w:r w:rsidR="00CA14AE" w:rsidRPr="00964ABA">
        <w:rPr>
          <w:rFonts w:asciiTheme="majorBidi" w:hAnsiTheme="majorBidi" w:cstheme="majorBidi"/>
          <w:b w:val="0"/>
          <w:sz w:val="24"/>
        </w:rPr>
        <w:t xml:space="preserve"> containing randomly orientated CNTs</w:t>
      </w:r>
      <w:r w:rsidR="00F83E0C" w:rsidRPr="00964ABA">
        <w:rPr>
          <w:rFonts w:asciiTheme="majorBidi" w:hAnsiTheme="majorBidi" w:cstheme="majorBidi"/>
          <w:b w:val="0"/>
          <w:sz w:val="24"/>
        </w:rPr>
        <w:t xml:space="preserve"> obtained </w:t>
      </w:r>
      <w:r w:rsidR="002C66E0" w:rsidRPr="00F465C0">
        <w:rPr>
          <w:rFonts w:asciiTheme="majorBidi" w:hAnsiTheme="majorBidi" w:cstheme="majorBidi"/>
          <w:b w:val="0"/>
          <w:sz w:val="24"/>
        </w:rPr>
        <w:t>by</w:t>
      </w:r>
      <w:r w:rsidR="00F83E0C" w:rsidRPr="00F465C0">
        <w:rPr>
          <w:rFonts w:asciiTheme="majorBidi" w:hAnsiTheme="majorBidi" w:cstheme="majorBidi"/>
          <w:b w:val="0"/>
          <w:sz w:val="24"/>
        </w:rPr>
        <w:t xml:space="preserve"> </w:t>
      </w:r>
      <w:r w:rsidR="006431D2" w:rsidRPr="00F465C0">
        <w:rPr>
          <w:rFonts w:asciiTheme="majorBidi" w:hAnsiTheme="majorBidi" w:cstheme="majorBidi"/>
          <w:b w:val="0"/>
          <w:sz w:val="24"/>
        </w:rPr>
        <w:t xml:space="preserve">the traditional FE method and the </w:t>
      </w:r>
      <w:r w:rsidR="00856720" w:rsidRPr="00F465C0">
        <w:rPr>
          <w:rFonts w:asciiTheme="majorBidi" w:hAnsiTheme="majorBidi" w:cstheme="majorBidi"/>
          <w:b w:val="0"/>
          <w:sz w:val="24"/>
        </w:rPr>
        <w:t>i</w:t>
      </w:r>
      <w:r w:rsidR="006431D2" w:rsidRPr="000F191A">
        <w:rPr>
          <w:rFonts w:asciiTheme="majorBidi" w:hAnsiTheme="majorBidi" w:cstheme="majorBidi"/>
          <w:b w:val="0"/>
          <w:sz w:val="24"/>
        </w:rPr>
        <w:t>mmersed FE method with different polymer grid resolution.</w:t>
      </w:r>
    </w:p>
    <w:p w14:paraId="2763131B" w14:textId="164A44D5" w:rsidR="00F7433E" w:rsidRPr="00372A73" w:rsidRDefault="00F7433E" w:rsidP="0007444A">
      <w:pPr>
        <w:pStyle w:val="1"/>
        <w:numPr>
          <w:ilvl w:val="0"/>
          <w:numId w:val="0"/>
        </w:numPr>
        <w:ind w:right="-23" w:firstLine="420"/>
        <w:rPr>
          <w:rFonts w:asciiTheme="majorBidi" w:hAnsiTheme="majorBidi" w:cstheme="majorBidi"/>
          <w:b w:val="0"/>
          <w:sz w:val="24"/>
          <w:rtl/>
        </w:rPr>
      </w:pPr>
      <w:r w:rsidRPr="006E5A91">
        <w:rPr>
          <w:rFonts w:asciiTheme="majorBidi" w:hAnsiTheme="majorBidi" w:cstheme="majorBidi"/>
          <w:b w:val="0"/>
          <w:sz w:val="24"/>
        </w:rPr>
        <w:t xml:space="preserve">To demonstrate the advantages of the immersed FE method,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Element_increment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16</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shows the variation of the total number of elements in the </w:t>
      </w:r>
      <w:r w:rsidR="00856720" w:rsidRPr="00416E78">
        <w:rPr>
          <w:rFonts w:asciiTheme="majorBidi" w:hAnsiTheme="majorBidi" w:cstheme="majorBidi"/>
          <w:b w:val="0"/>
          <w:sz w:val="24"/>
        </w:rPr>
        <w:t>i</w:t>
      </w:r>
      <w:r w:rsidRPr="00416E78">
        <w:rPr>
          <w:rFonts w:asciiTheme="majorBidi" w:hAnsiTheme="majorBidi" w:cstheme="majorBidi"/>
          <w:b w:val="0"/>
          <w:sz w:val="24"/>
        </w:rPr>
        <w:t xml:space="preserve">mmersed and traditional FE models with increasing the CNT volume fraction. The number of </w:t>
      </w:r>
      <w:r w:rsidRPr="00964ABA">
        <w:rPr>
          <w:rFonts w:asciiTheme="majorBidi" w:hAnsiTheme="majorBidi" w:cstheme="majorBidi"/>
          <w:b w:val="0"/>
          <w:sz w:val="24"/>
        </w:rPr>
        <w:t>element</w:t>
      </w:r>
      <w:r w:rsidR="00AB512A" w:rsidRPr="00964ABA">
        <w:rPr>
          <w:rFonts w:asciiTheme="majorBidi" w:hAnsiTheme="majorBidi" w:cstheme="majorBidi"/>
          <w:b w:val="0"/>
          <w:sz w:val="24"/>
        </w:rPr>
        <w:t>s</w:t>
      </w:r>
      <w:r w:rsidRPr="00F465C0">
        <w:rPr>
          <w:rFonts w:asciiTheme="majorBidi" w:hAnsiTheme="majorBidi" w:cstheme="majorBidi"/>
          <w:b w:val="0"/>
          <w:sz w:val="24"/>
        </w:rPr>
        <w:t xml:space="preserve"> reflects the difficulties of creating the composite models. The results indicate that the number of elements in the traditional FE method increase 24 times faster than the immersed FE method with increasing the number of dispersed CNTs. In fact, once the polymer grid resolution of the </w:t>
      </w:r>
      <w:r w:rsidR="00856720" w:rsidRPr="00F465C0">
        <w:rPr>
          <w:rFonts w:asciiTheme="majorBidi" w:hAnsiTheme="majorBidi" w:cstheme="majorBidi"/>
          <w:b w:val="0"/>
          <w:sz w:val="24"/>
        </w:rPr>
        <w:t>i</w:t>
      </w:r>
      <w:r w:rsidRPr="000F191A">
        <w:rPr>
          <w:rFonts w:asciiTheme="majorBidi" w:hAnsiTheme="majorBidi" w:cstheme="majorBidi"/>
          <w:b w:val="0"/>
          <w:sz w:val="24"/>
        </w:rPr>
        <w:t xml:space="preserve">mmersed FE model is fixed, the increment of the total element number equals to the number of elements of the added CNTs. However, in the traditional FE model, the polymer should be re-meshed when adding new CNTs and </w:t>
      </w:r>
      <w:del w:id="175" w:author="Shaker Meguid" w:date="2018-12-23T12:36:00Z">
        <w:r w:rsidRPr="008330A6" w:rsidDel="008330A6">
          <w:rPr>
            <w:rFonts w:asciiTheme="majorBidi" w:hAnsiTheme="majorBidi" w:cstheme="majorBidi"/>
            <w:b w:val="0"/>
            <w:sz w:val="24"/>
            <w:highlight w:val="green"/>
            <w:rPrChange w:id="176" w:author="Shaker Meguid" w:date="2018-12-23T12:36:00Z">
              <w:rPr>
                <w:rFonts w:asciiTheme="majorBidi" w:hAnsiTheme="majorBidi" w:cstheme="majorBidi"/>
                <w:b w:val="0"/>
                <w:sz w:val="24"/>
              </w:rPr>
            </w:rPrChange>
          </w:rPr>
          <w:delText>a lot of</w:delText>
        </w:r>
      </w:del>
      <w:ins w:id="177" w:author="Shaker Meguid" w:date="2018-12-23T12:36:00Z">
        <w:r w:rsidR="008330A6" w:rsidRPr="008330A6">
          <w:rPr>
            <w:rFonts w:asciiTheme="majorBidi" w:hAnsiTheme="majorBidi" w:cstheme="majorBidi"/>
            <w:b w:val="0"/>
            <w:sz w:val="24"/>
            <w:highlight w:val="green"/>
          </w:rPr>
          <w:t>many</w:t>
        </w:r>
      </w:ins>
      <w:r w:rsidRPr="000F191A">
        <w:rPr>
          <w:rFonts w:asciiTheme="majorBidi" w:hAnsiTheme="majorBidi" w:cstheme="majorBidi"/>
          <w:b w:val="0"/>
          <w:sz w:val="24"/>
        </w:rPr>
        <w:t xml:space="preserve"> new polymer elements are created around the CNT-polymer interface, which leads to a significant increase in the total number of elements and thus, the difficulty in the meshing process increases dramatically at high CNT volume fractions. The </w:t>
      </w:r>
      <w:r w:rsidR="00856720" w:rsidRPr="006E5A91">
        <w:rPr>
          <w:rFonts w:asciiTheme="majorBidi" w:hAnsiTheme="majorBidi" w:cstheme="majorBidi"/>
          <w:b w:val="0"/>
          <w:sz w:val="24"/>
        </w:rPr>
        <w:t>i</w:t>
      </w:r>
      <w:r w:rsidRPr="006E5A91">
        <w:rPr>
          <w:rFonts w:asciiTheme="majorBidi" w:hAnsiTheme="majorBidi" w:cstheme="majorBidi"/>
          <w:b w:val="0"/>
          <w:sz w:val="24"/>
        </w:rPr>
        <w:t>mmersed FE method does not face these challenges and provides similar results to the traditional FE method, making</w:t>
      </w:r>
      <w:r w:rsidRPr="00372A73">
        <w:rPr>
          <w:rFonts w:asciiTheme="majorBidi" w:hAnsiTheme="majorBidi" w:cstheme="majorBidi"/>
          <w:b w:val="0"/>
          <w:sz w:val="24"/>
        </w:rPr>
        <w:t xml:space="preserve"> it an effective approach to simulate CNT-reinforced nanocomposite with complex morphologies. </w:t>
      </w:r>
    </w:p>
    <w:p w14:paraId="219E9AF4" w14:textId="7BE4D2C9" w:rsidR="00676382" w:rsidRPr="0095398A" w:rsidRDefault="0041090C" w:rsidP="0007444A">
      <w:pPr>
        <w:pStyle w:val="1"/>
        <w:numPr>
          <w:ilvl w:val="0"/>
          <w:numId w:val="0"/>
        </w:numPr>
        <w:spacing w:before="360"/>
        <w:ind w:right="-23" w:firstLine="420"/>
        <w:jc w:val="center"/>
        <w:rPr>
          <w:rFonts w:asciiTheme="majorBidi" w:hAnsiTheme="majorBidi" w:cstheme="majorBidi"/>
          <w:b w:val="0"/>
          <w:sz w:val="24"/>
          <w:lang w:val="en-CA"/>
        </w:rPr>
      </w:pPr>
      <w:r w:rsidRPr="0095398A">
        <w:rPr>
          <w:noProof/>
          <w:sz w:val="24"/>
          <w:lang w:val="en-CA" w:eastAsia="ja-JP"/>
          <w:rPrChange w:id="178" w:author="Shaker Meguid" w:date="2018-12-22T16:35:00Z">
            <w:rPr>
              <w:noProof/>
              <w:lang w:val="en-CA" w:eastAsia="ja-JP"/>
            </w:rPr>
          </w:rPrChange>
        </w:rPr>
        <w:lastRenderedPageBreak/>
        <w:drawing>
          <wp:inline distT="0" distB="0" distL="0" distR="0" wp14:anchorId="147773CA" wp14:editId="297AE54A">
            <wp:extent cx="3600000" cy="2700000"/>
            <wp:effectExtent l="0" t="0" r="635" b="5715"/>
            <wp:docPr id="48" name="图表 48">
              <a:extLst xmlns:a="http://schemas.openxmlformats.org/drawingml/2006/main">
                <a:ext uri="{FF2B5EF4-FFF2-40B4-BE49-F238E27FC236}">
                  <a16:creationId xmlns:a16="http://schemas.microsoft.com/office/drawing/2014/main" id="{EE53D2D4-BF89-49A2-BA6C-BAF0CDB3AD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CAB48FF" w14:textId="08D8A507" w:rsidR="00676382" w:rsidRPr="00F465C0" w:rsidRDefault="00005294" w:rsidP="0007444A">
      <w:pPr>
        <w:pStyle w:val="1"/>
        <w:numPr>
          <w:ilvl w:val="0"/>
          <w:numId w:val="0"/>
        </w:numPr>
        <w:spacing w:after="360" w:line="240" w:lineRule="auto"/>
        <w:ind w:right="-23" w:firstLine="420"/>
        <w:jc w:val="center"/>
        <w:rPr>
          <w:rFonts w:asciiTheme="majorBidi" w:hAnsiTheme="majorBidi" w:cstheme="majorBidi"/>
          <w:b w:val="0"/>
          <w:sz w:val="24"/>
        </w:rPr>
      </w:pPr>
      <w:bookmarkStart w:id="179" w:name="Composite_stress_validation_error"/>
      <w:r w:rsidRPr="0095398A">
        <w:rPr>
          <w:rFonts w:asciiTheme="majorBidi" w:hAnsiTheme="majorBidi" w:cstheme="majorBidi"/>
          <w:bCs/>
          <w:sz w:val="24"/>
        </w:rPr>
        <w:t xml:space="preserve">Fig. </w:t>
      </w:r>
      <w:r w:rsidR="002C66E0" w:rsidRPr="0095398A">
        <w:rPr>
          <w:rFonts w:asciiTheme="majorBidi" w:hAnsiTheme="majorBidi" w:cstheme="majorBidi"/>
          <w:bCs/>
          <w:sz w:val="24"/>
        </w:rPr>
        <w:fldChar w:fldCharType="begin"/>
      </w:r>
      <w:r w:rsidR="002C66E0" w:rsidRPr="0095398A">
        <w:rPr>
          <w:rFonts w:asciiTheme="majorBidi" w:hAnsiTheme="majorBidi" w:cstheme="majorBidi"/>
          <w:bCs/>
          <w:sz w:val="24"/>
        </w:rPr>
        <w:instrText xml:space="preserve"> SEQ Fig\* Arabic\s </w:instrText>
      </w:r>
      <w:r w:rsidR="002C66E0" w:rsidRPr="0095398A">
        <w:rPr>
          <w:rFonts w:asciiTheme="majorBidi" w:hAnsiTheme="majorBidi" w:cstheme="majorBidi"/>
          <w:bCs/>
          <w:sz w:val="24"/>
        </w:rPr>
        <w:fldChar w:fldCharType="separate"/>
      </w:r>
      <w:r w:rsidR="002C66E0" w:rsidRPr="0095398A">
        <w:rPr>
          <w:rFonts w:asciiTheme="majorBidi" w:hAnsiTheme="majorBidi" w:cstheme="majorBidi"/>
          <w:bCs/>
          <w:noProof/>
          <w:sz w:val="24"/>
        </w:rPr>
        <w:t>15</w:t>
      </w:r>
      <w:r w:rsidR="002C66E0" w:rsidRPr="0095398A">
        <w:rPr>
          <w:rFonts w:asciiTheme="majorBidi" w:hAnsiTheme="majorBidi" w:cstheme="majorBidi"/>
          <w:bCs/>
          <w:sz w:val="24"/>
        </w:rPr>
        <w:fldChar w:fldCharType="end"/>
      </w:r>
      <w:bookmarkEnd w:id="179"/>
      <w:r w:rsidR="00147D43" w:rsidRPr="0095398A">
        <w:rPr>
          <w:rFonts w:asciiTheme="majorBidi" w:hAnsiTheme="majorBidi" w:cstheme="majorBidi"/>
          <w:bCs/>
          <w:sz w:val="24"/>
        </w:rPr>
        <w:t>.</w:t>
      </w:r>
      <w:r w:rsidR="00676382" w:rsidRPr="0095398A">
        <w:rPr>
          <w:rFonts w:asciiTheme="majorBidi" w:hAnsiTheme="majorBidi" w:cstheme="majorBidi"/>
          <w:b w:val="0"/>
          <w:sz w:val="24"/>
        </w:rPr>
        <w:t xml:space="preserve"> Variation of relative error of Youngs modulus </w:t>
      </w:r>
      <w:r w:rsidR="00871519" w:rsidRPr="0095398A">
        <w:rPr>
          <w:rFonts w:asciiTheme="majorBidi" w:hAnsiTheme="majorBidi" w:cstheme="majorBidi"/>
          <w:b w:val="0"/>
          <w:sz w:val="24"/>
        </w:rPr>
        <w:t>of CNT-epoxy composites with</w:t>
      </w:r>
      <w:r w:rsidR="00676382" w:rsidRPr="0095398A">
        <w:rPr>
          <w:rFonts w:asciiTheme="majorBidi" w:hAnsiTheme="majorBidi" w:cstheme="majorBidi"/>
          <w:b w:val="0"/>
          <w:sz w:val="24"/>
        </w:rPr>
        <w:t xml:space="preserve"> polymer grid resolution</w:t>
      </w:r>
      <w:r w:rsidR="00691360" w:rsidRPr="00416E78">
        <w:rPr>
          <w:rFonts w:asciiTheme="majorBidi" w:hAnsiTheme="majorBidi" w:cstheme="majorBidi"/>
          <w:b w:val="0"/>
          <w:sz w:val="24"/>
          <w:lang w:val="en-CA"/>
        </w:rPr>
        <w:t xml:space="preserve"> in </w:t>
      </w:r>
      <w:r w:rsidR="00871519" w:rsidRPr="00416E78">
        <w:rPr>
          <w:rFonts w:asciiTheme="majorBidi" w:hAnsiTheme="majorBidi" w:cstheme="majorBidi"/>
          <w:b w:val="0"/>
          <w:sz w:val="24"/>
        </w:rPr>
        <w:t xml:space="preserve">the </w:t>
      </w:r>
      <w:r w:rsidR="00856720" w:rsidRPr="00964ABA">
        <w:rPr>
          <w:rFonts w:asciiTheme="majorBidi" w:hAnsiTheme="majorBidi" w:cstheme="majorBidi"/>
          <w:b w:val="0"/>
          <w:sz w:val="24"/>
        </w:rPr>
        <w:t>i</w:t>
      </w:r>
      <w:r w:rsidR="00871519" w:rsidRPr="00964ABA">
        <w:rPr>
          <w:rFonts w:asciiTheme="majorBidi" w:hAnsiTheme="majorBidi" w:cstheme="majorBidi"/>
          <w:b w:val="0"/>
          <w:sz w:val="24"/>
        </w:rPr>
        <w:t>mmersed FE method</w:t>
      </w:r>
      <w:r w:rsidR="00676382" w:rsidRPr="00F465C0">
        <w:rPr>
          <w:rFonts w:asciiTheme="majorBidi" w:hAnsiTheme="majorBidi" w:cstheme="majorBidi"/>
          <w:b w:val="0"/>
          <w:sz w:val="24"/>
        </w:rPr>
        <w:t>.</w:t>
      </w:r>
    </w:p>
    <w:p w14:paraId="3950FC23" w14:textId="34EC7BF4" w:rsidR="007607EB" w:rsidRPr="0095398A" w:rsidRDefault="00931D26" w:rsidP="0007444A">
      <w:pPr>
        <w:pStyle w:val="1"/>
        <w:numPr>
          <w:ilvl w:val="0"/>
          <w:numId w:val="0"/>
        </w:numPr>
        <w:spacing w:line="240" w:lineRule="auto"/>
        <w:ind w:right="-23" w:firstLine="420"/>
        <w:jc w:val="center"/>
        <w:rPr>
          <w:rFonts w:asciiTheme="majorBidi" w:hAnsiTheme="majorBidi" w:cstheme="majorBidi"/>
          <w:b w:val="0"/>
          <w:sz w:val="24"/>
        </w:rPr>
      </w:pPr>
      <w:r w:rsidRPr="0095398A">
        <w:rPr>
          <w:noProof/>
          <w:sz w:val="24"/>
          <w:lang w:val="en-CA" w:eastAsia="ja-JP"/>
          <w:rPrChange w:id="180" w:author="Shaker Meguid" w:date="2018-12-22T16:35:00Z">
            <w:rPr>
              <w:noProof/>
              <w:lang w:val="en-CA" w:eastAsia="ja-JP"/>
            </w:rPr>
          </w:rPrChange>
        </w:rPr>
        <w:drawing>
          <wp:inline distT="0" distB="0" distL="0" distR="0" wp14:anchorId="6F5C06BF" wp14:editId="4FD54F85">
            <wp:extent cx="4059990" cy="2844000"/>
            <wp:effectExtent l="0" t="0" r="0" b="0"/>
            <wp:docPr id="49" name="图表 49">
              <a:extLst xmlns:a="http://schemas.openxmlformats.org/drawingml/2006/main">
                <a:ext uri="{FF2B5EF4-FFF2-40B4-BE49-F238E27FC236}">
                  <a16:creationId xmlns:a16="http://schemas.microsoft.com/office/drawing/2014/main" id="{9045205B-CD34-4CA9-B538-FACE58CB353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228C3F4" w14:textId="48C60A71" w:rsidR="00924FD8" w:rsidRPr="00F465C0" w:rsidRDefault="00005294" w:rsidP="0007444A">
      <w:pPr>
        <w:pStyle w:val="1"/>
        <w:numPr>
          <w:ilvl w:val="0"/>
          <w:numId w:val="0"/>
        </w:numPr>
        <w:spacing w:before="120" w:after="360" w:line="240" w:lineRule="auto"/>
        <w:ind w:right="-23"/>
        <w:jc w:val="center"/>
        <w:rPr>
          <w:rFonts w:asciiTheme="majorBidi" w:hAnsiTheme="majorBidi" w:cstheme="majorBidi"/>
          <w:b w:val="0"/>
          <w:sz w:val="24"/>
        </w:rPr>
      </w:pPr>
      <w:bookmarkStart w:id="181" w:name="Element_increment"/>
      <w:r w:rsidRPr="0095398A">
        <w:rPr>
          <w:rFonts w:asciiTheme="majorBidi" w:hAnsiTheme="majorBidi" w:cstheme="majorBidi"/>
          <w:bCs/>
          <w:sz w:val="24"/>
        </w:rPr>
        <w:t xml:space="preserve">Fig. </w:t>
      </w:r>
      <w:r w:rsidR="00E769C3" w:rsidRPr="0095398A">
        <w:rPr>
          <w:rFonts w:asciiTheme="majorBidi" w:hAnsiTheme="majorBidi" w:cstheme="majorBidi"/>
          <w:bCs/>
          <w:sz w:val="24"/>
        </w:rPr>
        <w:t xml:space="preserve"> </w:t>
      </w:r>
      <w:r w:rsidR="003B27C6" w:rsidRPr="0095398A">
        <w:rPr>
          <w:rFonts w:asciiTheme="majorBidi" w:hAnsiTheme="majorBidi" w:cstheme="majorBidi"/>
          <w:bCs/>
          <w:sz w:val="24"/>
        </w:rPr>
        <w:fldChar w:fldCharType="begin"/>
      </w:r>
      <w:r w:rsidR="003B27C6" w:rsidRPr="0095398A">
        <w:rPr>
          <w:rFonts w:asciiTheme="majorBidi" w:hAnsiTheme="majorBidi" w:cstheme="majorBidi"/>
          <w:bCs/>
          <w:sz w:val="24"/>
        </w:rPr>
        <w:instrText xml:space="preserve"> SEQ Fig\* Arabic\s </w:instrText>
      </w:r>
      <w:r w:rsidR="003B27C6" w:rsidRPr="0095398A">
        <w:rPr>
          <w:rFonts w:asciiTheme="majorBidi" w:hAnsiTheme="majorBidi" w:cstheme="majorBidi"/>
          <w:bCs/>
          <w:sz w:val="24"/>
        </w:rPr>
        <w:fldChar w:fldCharType="separate"/>
      </w:r>
      <w:r w:rsidR="003B27C6" w:rsidRPr="0095398A">
        <w:rPr>
          <w:rFonts w:asciiTheme="majorBidi" w:hAnsiTheme="majorBidi" w:cstheme="majorBidi"/>
          <w:bCs/>
          <w:noProof/>
          <w:sz w:val="24"/>
        </w:rPr>
        <w:t>16</w:t>
      </w:r>
      <w:r w:rsidR="003B27C6" w:rsidRPr="0095398A">
        <w:rPr>
          <w:rFonts w:asciiTheme="majorBidi" w:hAnsiTheme="majorBidi" w:cstheme="majorBidi"/>
          <w:bCs/>
          <w:sz w:val="24"/>
        </w:rPr>
        <w:fldChar w:fldCharType="end"/>
      </w:r>
      <w:bookmarkEnd w:id="181"/>
      <w:r w:rsidR="00924FD8" w:rsidRPr="0095398A">
        <w:rPr>
          <w:rFonts w:asciiTheme="majorBidi" w:hAnsiTheme="majorBidi" w:cstheme="majorBidi"/>
          <w:bCs/>
          <w:sz w:val="24"/>
        </w:rPr>
        <w:t>.</w:t>
      </w:r>
      <w:r w:rsidR="00924FD8" w:rsidRPr="0095398A">
        <w:rPr>
          <w:rFonts w:asciiTheme="majorBidi" w:hAnsiTheme="majorBidi" w:cstheme="majorBidi"/>
          <w:b w:val="0"/>
          <w:sz w:val="24"/>
        </w:rPr>
        <w:t xml:space="preserve"> Variation of the total number of elements </w:t>
      </w:r>
      <w:r w:rsidR="00833D0E" w:rsidRPr="00141658">
        <w:rPr>
          <w:rFonts w:asciiTheme="majorBidi" w:hAnsiTheme="majorBidi" w:cstheme="majorBidi"/>
          <w:b w:val="0"/>
          <w:sz w:val="24"/>
        </w:rPr>
        <w:t xml:space="preserve">in the </w:t>
      </w:r>
      <w:r w:rsidR="00856720" w:rsidRPr="00416E78">
        <w:rPr>
          <w:rFonts w:asciiTheme="majorBidi" w:hAnsiTheme="majorBidi" w:cstheme="majorBidi"/>
          <w:b w:val="0"/>
          <w:sz w:val="24"/>
        </w:rPr>
        <w:t>i</w:t>
      </w:r>
      <w:r w:rsidR="00833D0E" w:rsidRPr="00964ABA">
        <w:rPr>
          <w:rFonts w:asciiTheme="majorBidi" w:hAnsiTheme="majorBidi" w:cstheme="majorBidi"/>
          <w:b w:val="0"/>
          <w:sz w:val="24"/>
        </w:rPr>
        <w:t xml:space="preserve">mmersed and traditional FE models with the </w:t>
      </w:r>
      <w:ins w:id="182" w:author="Shaker Meguid" w:date="2018-12-23T12:40:00Z">
        <w:r w:rsidR="009038AA">
          <w:rPr>
            <w:rFonts w:asciiTheme="majorBidi" w:hAnsiTheme="majorBidi" w:cstheme="majorBidi"/>
            <w:b w:val="0"/>
            <w:sz w:val="24"/>
          </w:rPr>
          <w:t xml:space="preserve">limited </w:t>
        </w:r>
      </w:ins>
      <w:r w:rsidR="00833D0E" w:rsidRPr="00964ABA">
        <w:rPr>
          <w:rFonts w:asciiTheme="majorBidi" w:hAnsiTheme="majorBidi" w:cstheme="majorBidi"/>
          <w:b w:val="0"/>
          <w:sz w:val="24"/>
        </w:rPr>
        <w:t xml:space="preserve">increase of CNT </w:t>
      </w:r>
      <w:r w:rsidR="00CB1A55" w:rsidRPr="00F465C0">
        <w:rPr>
          <w:rFonts w:asciiTheme="majorBidi" w:hAnsiTheme="majorBidi" w:cstheme="majorBidi"/>
          <w:b w:val="0"/>
          <w:sz w:val="24"/>
        </w:rPr>
        <w:t xml:space="preserve">volume </w:t>
      </w:r>
      <w:r w:rsidR="00CB1A55" w:rsidRPr="00F465C0">
        <w:rPr>
          <w:rFonts w:asciiTheme="majorBidi" w:hAnsiTheme="majorBidi" w:cstheme="majorBidi"/>
          <w:b w:val="0"/>
          <w:sz w:val="24"/>
          <w:lang w:val="en-CA"/>
        </w:rPr>
        <w:t>fraction</w:t>
      </w:r>
      <w:r w:rsidR="00924FD8" w:rsidRPr="00F465C0">
        <w:rPr>
          <w:rFonts w:asciiTheme="majorBidi" w:hAnsiTheme="majorBidi" w:cstheme="majorBidi"/>
          <w:b w:val="0"/>
          <w:sz w:val="24"/>
        </w:rPr>
        <w:t>.</w:t>
      </w:r>
    </w:p>
    <w:p w14:paraId="4673EE3E" w14:textId="0DBB1C5D" w:rsidR="00676382" w:rsidRPr="00F465C0" w:rsidRDefault="00676382" w:rsidP="00DC57D3">
      <w:pPr>
        <w:pStyle w:val="2"/>
        <w:spacing w:after="120"/>
        <w:ind w:left="426" w:right="-23" w:hanging="426"/>
        <w:rPr>
          <w:rFonts w:asciiTheme="majorBidi" w:hAnsiTheme="majorBidi" w:cstheme="majorBidi"/>
        </w:rPr>
      </w:pPr>
      <w:r w:rsidRPr="00F465C0">
        <w:rPr>
          <w:rFonts w:asciiTheme="majorBidi" w:hAnsiTheme="majorBidi" w:cstheme="majorBidi"/>
        </w:rPr>
        <w:t>Influence of CNT waviness on material properties of nanocomposites</w:t>
      </w:r>
    </w:p>
    <w:p w14:paraId="7859A1DE" w14:textId="5996E462" w:rsidR="0064247C" w:rsidRPr="00DC5F5A" w:rsidRDefault="000378E5" w:rsidP="00DC57D3">
      <w:pPr>
        <w:pStyle w:val="1"/>
        <w:numPr>
          <w:ilvl w:val="0"/>
          <w:numId w:val="0"/>
        </w:numPr>
        <w:ind w:right="-23"/>
        <w:rPr>
          <w:rFonts w:asciiTheme="majorBidi" w:hAnsiTheme="majorBidi" w:cstheme="majorBidi"/>
          <w:b w:val="0"/>
          <w:sz w:val="24"/>
        </w:rPr>
      </w:pPr>
      <w:r w:rsidRPr="000F191A">
        <w:rPr>
          <w:rFonts w:asciiTheme="majorBidi" w:hAnsiTheme="majorBidi" w:cstheme="majorBidi"/>
          <w:b w:val="0"/>
          <w:sz w:val="24"/>
          <w:lang w:val="en-CA"/>
        </w:rPr>
        <w:t xml:space="preserve">In this section we used the </w:t>
      </w:r>
      <w:r w:rsidR="00676382" w:rsidRPr="006E5A91">
        <w:rPr>
          <w:rFonts w:asciiTheme="majorBidi" w:hAnsiTheme="majorBidi" w:cstheme="majorBidi"/>
          <w:b w:val="0"/>
          <w:sz w:val="24"/>
        </w:rPr>
        <w:t>p</w:t>
      </w:r>
      <w:r w:rsidR="00676382" w:rsidRPr="00372A73">
        <w:rPr>
          <w:rFonts w:asciiTheme="majorBidi" w:hAnsiTheme="majorBidi" w:cstheme="majorBidi"/>
          <w:b w:val="0"/>
          <w:sz w:val="24"/>
        </w:rPr>
        <w:t xml:space="preserve">roposed </w:t>
      </w:r>
      <w:r w:rsidR="00856720" w:rsidRPr="00372A73">
        <w:rPr>
          <w:rFonts w:asciiTheme="majorBidi" w:hAnsiTheme="majorBidi" w:cstheme="majorBidi"/>
          <w:b w:val="0"/>
          <w:sz w:val="24"/>
        </w:rPr>
        <w:t>i</w:t>
      </w:r>
      <w:r w:rsidRPr="0017363A">
        <w:rPr>
          <w:rFonts w:asciiTheme="majorBidi" w:hAnsiTheme="majorBidi" w:cstheme="majorBidi"/>
          <w:b w:val="0"/>
          <w:sz w:val="24"/>
        </w:rPr>
        <w:t xml:space="preserve">mmersed FE </w:t>
      </w:r>
      <w:r w:rsidR="001029E8" w:rsidRPr="0036143C">
        <w:rPr>
          <w:rFonts w:asciiTheme="majorBidi" w:hAnsiTheme="majorBidi" w:cstheme="majorBidi"/>
          <w:b w:val="0"/>
          <w:sz w:val="24"/>
        </w:rPr>
        <w:t>approach</w:t>
      </w:r>
      <w:r w:rsidR="00676382" w:rsidRPr="00F8479D">
        <w:rPr>
          <w:rFonts w:asciiTheme="majorBidi" w:hAnsiTheme="majorBidi" w:cstheme="majorBidi"/>
          <w:b w:val="0"/>
          <w:sz w:val="24"/>
        </w:rPr>
        <w:t xml:space="preserve"> </w:t>
      </w:r>
      <w:r w:rsidR="00842C54" w:rsidRPr="00AA128E">
        <w:rPr>
          <w:rFonts w:asciiTheme="majorBidi" w:hAnsiTheme="majorBidi" w:cstheme="majorBidi"/>
          <w:b w:val="0"/>
          <w:sz w:val="24"/>
        </w:rPr>
        <w:t>to solve</w:t>
      </w:r>
      <w:r w:rsidR="00676382" w:rsidRPr="00AA128E">
        <w:rPr>
          <w:rFonts w:asciiTheme="majorBidi" w:hAnsiTheme="majorBidi" w:cstheme="majorBidi"/>
          <w:b w:val="0"/>
          <w:sz w:val="24"/>
        </w:rPr>
        <w:t xml:space="preserve"> complex </w:t>
      </w:r>
      <w:r w:rsidRPr="00AA128E">
        <w:rPr>
          <w:rFonts w:asciiTheme="majorBidi" w:hAnsiTheme="majorBidi" w:cstheme="majorBidi"/>
          <w:b w:val="0"/>
          <w:sz w:val="24"/>
        </w:rPr>
        <w:t xml:space="preserve">nanocomposite structures </w:t>
      </w:r>
      <w:r w:rsidR="001029E8" w:rsidRPr="00AA128E">
        <w:rPr>
          <w:rFonts w:asciiTheme="majorBidi" w:hAnsiTheme="majorBidi" w:cstheme="majorBidi"/>
          <w:b w:val="0"/>
          <w:sz w:val="24"/>
        </w:rPr>
        <w:t>by</w:t>
      </w:r>
      <w:r w:rsidR="00E06461" w:rsidRPr="00234195">
        <w:rPr>
          <w:rFonts w:asciiTheme="majorBidi" w:hAnsiTheme="majorBidi" w:cstheme="majorBidi" w:hint="cs"/>
          <w:b w:val="0"/>
          <w:sz w:val="24"/>
          <w:rtl/>
          <w:lang w:bidi="ar-EG"/>
        </w:rPr>
        <w:t xml:space="preserve"> </w:t>
      </w:r>
      <w:r w:rsidRPr="007D1687">
        <w:rPr>
          <w:rFonts w:asciiTheme="majorBidi" w:hAnsiTheme="majorBidi" w:cstheme="majorBidi"/>
          <w:b w:val="0"/>
          <w:sz w:val="24"/>
          <w:lang w:val="en-CA" w:bidi="ar-EG"/>
        </w:rPr>
        <w:t xml:space="preserve">modeling RVEs reinforced with CNTs of different </w:t>
      </w:r>
      <w:r w:rsidR="00526B2E" w:rsidRPr="00C67DA2">
        <w:rPr>
          <w:rFonts w:asciiTheme="majorBidi" w:hAnsiTheme="majorBidi" w:cstheme="majorBidi"/>
          <w:b w:val="0"/>
          <w:sz w:val="24"/>
          <w:lang w:val="en-CA" w:bidi="ar-EG"/>
        </w:rPr>
        <w:t>morphologies</w:t>
      </w:r>
      <w:r w:rsidRPr="00DD68DD">
        <w:rPr>
          <w:rFonts w:asciiTheme="majorBidi" w:hAnsiTheme="majorBidi" w:cstheme="majorBidi"/>
          <w:b w:val="0"/>
          <w:sz w:val="24"/>
          <w:lang w:val="en-CA" w:bidi="ar-EG"/>
        </w:rPr>
        <w:t>.</w:t>
      </w:r>
      <w:r w:rsidR="00E06461" w:rsidRPr="00B971F6">
        <w:rPr>
          <w:rFonts w:asciiTheme="majorBidi" w:hAnsiTheme="majorBidi" w:cstheme="majorBidi"/>
          <w:b w:val="0"/>
          <w:sz w:val="24"/>
          <w:lang w:val="en-CA" w:bidi="ar-EG"/>
        </w:rPr>
        <w:t xml:space="preserve"> </w:t>
      </w:r>
      <w:r w:rsidR="00526B2E" w:rsidRPr="00086BEB">
        <w:rPr>
          <w:rFonts w:asciiTheme="majorBidi" w:hAnsiTheme="majorBidi" w:cstheme="majorBidi"/>
          <w:b w:val="0"/>
          <w:sz w:val="24"/>
        </w:rPr>
        <w:t>T</w:t>
      </w:r>
      <w:r w:rsidR="00676382" w:rsidRPr="00086BEB">
        <w:rPr>
          <w:rFonts w:asciiTheme="majorBidi" w:hAnsiTheme="majorBidi" w:cstheme="majorBidi"/>
          <w:b w:val="0"/>
          <w:sz w:val="24"/>
        </w:rPr>
        <w:t xml:space="preserve">he effect of CNT volume fraction and waviness on </w:t>
      </w:r>
      <w:r w:rsidR="00526B2E" w:rsidRPr="00086BEB">
        <w:rPr>
          <w:rFonts w:asciiTheme="majorBidi" w:hAnsiTheme="majorBidi" w:cstheme="majorBidi"/>
          <w:b w:val="0"/>
          <w:sz w:val="24"/>
        </w:rPr>
        <w:t xml:space="preserve">the elastic modulus </w:t>
      </w:r>
      <w:r w:rsidR="00676382" w:rsidRPr="00086BEB">
        <w:rPr>
          <w:rFonts w:asciiTheme="majorBidi" w:hAnsiTheme="majorBidi" w:cstheme="majorBidi"/>
          <w:b w:val="0"/>
          <w:sz w:val="24"/>
        </w:rPr>
        <w:t xml:space="preserve">of </w:t>
      </w:r>
      <w:r w:rsidR="00526B2E" w:rsidRPr="00086BEB">
        <w:rPr>
          <w:rFonts w:asciiTheme="majorBidi" w:hAnsiTheme="majorBidi" w:cstheme="majorBidi"/>
          <w:b w:val="0"/>
          <w:sz w:val="24"/>
        </w:rPr>
        <w:t xml:space="preserve">epoxy-based </w:t>
      </w:r>
      <w:r w:rsidR="00676382" w:rsidRPr="00086BEB">
        <w:rPr>
          <w:rFonts w:asciiTheme="majorBidi" w:hAnsiTheme="majorBidi" w:cstheme="majorBidi"/>
          <w:b w:val="0"/>
          <w:sz w:val="24"/>
        </w:rPr>
        <w:t>composites</w:t>
      </w:r>
      <w:r w:rsidR="00526B2E" w:rsidRPr="005977DB">
        <w:rPr>
          <w:rFonts w:asciiTheme="majorBidi" w:hAnsiTheme="majorBidi" w:cstheme="majorBidi"/>
          <w:b w:val="0"/>
          <w:sz w:val="24"/>
        </w:rPr>
        <w:t xml:space="preserve"> was investigated</w:t>
      </w:r>
      <w:r w:rsidR="00676382" w:rsidRPr="005977DB">
        <w:rPr>
          <w:rFonts w:asciiTheme="majorBidi" w:hAnsiTheme="majorBidi" w:cstheme="majorBidi"/>
          <w:b w:val="0"/>
          <w:sz w:val="24"/>
        </w:rPr>
        <w:t>.</w:t>
      </w:r>
    </w:p>
    <w:p w14:paraId="59C8F97F" w14:textId="6E29AF90" w:rsidR="000A0B35" w:rsidRPr="0095398A" w:rsidRDefault="00676382" w:rsidP="0007444A">
      <w:pPr>
        <w:pStyle w:val="1"/>
        <w:numPr>
          <w:ilvl w:val="0"/>
          <w:numId w:val="0"/>
        </w:numPr>
        <w:ind w:right="-23"/>
        <w:rPr>
          <w:rFonts w:asciiTheme="majorBidi" w:hAnsiTheme="majorBidi" w:cstheme="majorBidi"/>
          <w:b w:val="0"/>
          <w:sz w:val="24"/>
        </w:rPr>
      </w:pPr>
      <w:r w:rsidRPr="00DC5F5A">
        <w:rPr>
          <w:rFonts w:asciiTheme="majorBidi" w:hAnsiTheme="majorBidi" w:cstheme="majorBidi"/>
          <w:b w:val="0"/>
          <w:sz w:val="24"/>
        </w:rPr>
        <w:lastRenderedPageBreak/>
        <w:t>The (5</w:t>
      </w:r>
      <w:r w:rsidRPr="005C63CB">
        <w:rPr>
          <w:rFonts w:asciiTheme="majorBidi" w:hAnsiTheme="majorBidi" w:cstheme="majorBidi"/>
          <w:b w:val="0"/>
          <w:sz w:val="24"/>
        </w:rPr>
        <w:t>,5) armchair</w:t>
      </w:r>
      <w:r w:rsidR="00E745B1" w:rsidRPr="005C63CB">
        <w:rPr>
          <w:rFonts w:asciiTheme="majorBidi" w:hAnsiTheme="majorBidi" w:cstheme="majorBidi"/>
          <w:b w:val="0"/>
          <w:sz w:val="24"/>
        </w:rPr>
        <w:t xml:space="preserve"> SWCNT</w:t>
      </w:r>
      <w:r w:rsidRPr="00CE2D97">
        <w:rPr>
          <w:rFonts w:asciiTheme="majorBidi" w:hAnsiTheme="majorBidi" w:cstheme="majorBidi"/>
          <w:b w:val="0"/>
          <w:sz w:val="24"/>
        </w:rPr>
        <w:t xml:space="preserve"> with </w:t>
      </w:r>
      <m:oMath>
        <m:r>
          <m:rPr>
            <m:sty m:val="bi"/>
          </m:rPr>
          <w:rPr>
            <w:rFonts w:ascii="Cambria Math" w:hAnsi="Cambria Math" w:cstheme="majorBidi"/>
            <w:sz w:val="24"/>
            <w:highlight w:val="green"/>
            <w:rPrChange w:id="183" w:author="Shaker Meguid" w:date="2018-12-23T12:43:00Z">
              <w:rPr>
                <w:rFonts w:ascii="Cambria Math" w:hAnsi="Cambria Math" w:cstheme="majorBidi"/>
                <w:sz w:val="24"/>
              </w:rPr>
            </w:rPrChange>
          </w:rPr>
          <m:t>D</m:t>
        </m:r>
        <m:r>
          <m:rPr>
            <m:sty m:val="b"/>
          </m:rPr>
          <w:rPr>
            <w:rFonts w:ascii="Cambria Math" w:hAnsi="Cambria Math" w:cstheme="majorBidi"/>
            <w:sz w:val="24"/>
            <w:highlight w:val="green"/>
            <w:rPrChange w:id="184" w:author="Shaker Meguid" w:date="2018-12-23T12:43:00Z">
              <w:rPr>
                <w:rFonts w:ascii="Cambria Math" w:hAnsi="Cambria Math" w:cstheme="majorBidi"/>
                <w:sz w:val="24"/>
              </w:rPr>
            </w:rPrChange>
          </w:rPr>
          <m:t>=0.67nm</m:t>
        </m:r>
      </m:oMath>
      <w:r w:rsidR="00842C54" w:rsidRPr="009913BB">
        <w:rPr>
          <w:rFonts w:asciiTheme="majorBidi" w:hAnsiTheme="majorBidi" w:cstheme="majorBidi"/>
          <w:b w:val="0"/>
          <w:sz w:val="24"/>
          <w:highlight w:val="green"/>
          <w:rPrChange w:id="185" w:author="Shaker Meguid" w:date="2018-12-23T12:43:00Z">
            <w:rPr>
              <w:rFonts w:asciiTheme="majorBidi" w:hAnsiTheme="majorBidi" w:cstheme="majorBidi"/>
              <w:b w:val="0"/>
              <w:sz w:val="24"/>
            </w:rPr>
          </w:rPrChange>
        </w:rPr>
        <w:t xml:space="preserve"> </w:t>
      </w:r>
      <w:r w:rsidRPr="009913BB">
        <w:rPr>
          <w:rFonts w:asciiTheme="majorBidi" w:hAnsiTheme="majorBidi" w:cstheme="majorBidi"/>
          <w:b w:val="0"/>
          <w:sz w:val="24"/>
          <w:highlight w:val="green"/>
          <w:rPrChange w:id="186" w:author="Shaker Meguid" w:date="2018-12-23T12:43:00Z">
            <w:rPr>
              <w:rFonts w:asciiTheme="majorBidi" w:hAnsiTheme="majorBidi" w:cstheme="majorBidi"/>
              <w:b w:val="0"/>
              <w:sz w:val="24"/>
            </w:rPr>
          </w:rPrChange>
        </w:rPr>
        <w:t>and</w:t>
      </w:r>
      <w:r w:rsidRPr="009913BB">
        <w:rPr>
          <w:rFonts w:asciiTheme="majorBidi" w:hAnsiTheme="majorBidi" w:cstheme="majorBidi"/>
          <w:b w:val="0"/>
          <w:i/>
          <w:sz w:val="24"/>
          <w:highlight w:val="green"/>
          <w:rPrChange w:id="187" w:author="Shaker Meguid" w:date="2018-12-23T12:43:00Z">
            <w:rPr>
              <w:rFonts w:asciiTheme="majorBidi" w:hAnsiTheme="majorBidi" w:cstheme="majorBidi"/>
              <w:b w:val="0"/>
              <w:i/>
              <w:sz w:val="24"/>
            </w:rPr>
          </w:rPrChange>
        </w:rPr>
        <w:t xml:space="preserve"> </w:t>
      </w:r>
      <m:oMath>
        <m:r>
          <m:rPr>
            <m:sty m:val="bi"/>
          </m:rPr>
          <w:rPr>
            <w:rFonts w:ascii="Cambria Math" w:hAnsi="Cambria Math" w:cstheme="majorBidi"/>
            <w:sz w:val="24"/>
            <w:highlight w:val="green"/>
            <w:rPrChange w:id="188" w:author="Shaker Meguid" w:date="2018-12-23T12:43:00Z">
              <w:rPr>
                <w:rFonts w:ascii="Cambria Math" w:hAnsi="Cambria Math" w:cstheme="majorBidi"/>
                <w:sz w:val="24"/>
              </w:rPr>
            </w:rPrChange>
          </w:rPr>
          <m:t>l</m:t>
        </m:r>
        <m:r>
          <m:rPr>
            <m:sty m:val="b"/>
          </m:rPr>
          <w:rPr>
            <w:rFonts w:ascii="Cambria Math" w:hAnsi="Cambria Math" w:cstheme="majorBidi"/>
            <w:sz w:val="24"/>
            <w:highlight w:val="green"/>
            <w:rPrChange w:id="189" w:author="Shaker Meguid" w:date="2018-12-23T12:43:00Z">
              <w:rPr>
                <w:rFonts w:ascii="Cambria Math" w:hAnsi="Cambria Math" w:cstheme="majorBidi"/>
                <w:sz w:val="24"/>
              </w:rPr>
            </w:rPrChange>
          </w:rPr>
          <m:t>=67nm</m:t>
        </m:r>
      </m:oMath>
      <w:r w:rsidR="00E745B1" w:rsidRPr="009913BB">
        <w:rPr>
          <w:rFonts w:asciiTheme="majorBidi" w:hAnsiTheme="majorBidi" w:cstheme="majorBidi"/>
          <w:b w:val="0"/>
          <w:sz w:val="24"/>
        </w:rPr>
        <w:t xml:space="preserve"> </w:t>
      </w:r>
      <w:r w:rsidR="00E745B1" w:rsidRPr="009038AA">
        <w:rPr>
          <w:rFonts w:asciiTheme="majorBidi" w:hAnsiTheme="majorBidi" w:cstheme="majorBidi"/>
          <w:b w:val="0"/>
          <w:sz w:val="24"/>
        </w:rPr>
        <w:t>is selected a</w:t>
      </w:r>
      <w:r w:rsidR="00842C54" w:rsidRPr="009038AA">
        <w:rPr>
          <w:rFonts w:asciiTheme="majorBidi" w:hAnsiTheme="majorBidi" w:cstheme="majorBidi"/>
          <w:b w:val="0"/>
          <w:sz w:val="24"/>
        </w:rPr>
        <w:t>s the</w:t>
      </w:r>
      <w:r w:rsidR="00E745B1" w:rsidRPr="009038AA">
        <w:rPr>
          <w:rFonts w:asciiTheme="majorBidi" w:hAnsiTheme="majorBidi" w:cstheme="majorBidi"/>
          <w:b w:val="0"/>
          <w:sz w:val="24"/>
        </w:rPr>
        <w:t xml:space="preserve"> reinforcement</w:t>
      </w:r>
      <w:r w:rsidRPr="009038AA">
        <w:rPr>
          <w:rFonts w:asciiTheme="majorBidi" w:hAnsiTheme="majorBidi" w:cstheme="majorBidi"/>
          <w:b w:val="0"/>
          <w:sz w:val="24"/>
        </w:rPr>
        <w:t xml:space="preserve">. </w:t>
      </w:r>
      <w:r w:rsidR="003C6B78" w:rsidRPr="009038AA">
        <w:rPr>
          <w:rFonts w:asciiTheme="majorBidi" w:hAnsiTheme="majorBidi" w:cstheme="majorBidi"/>
          <w:b w:val="0"/>
          <w:sz w:val="24"/>
        </w:rPr>
        <w:t xml:space="preserve">The material properties of CNT and polymer are similar to those used in Section </w:t>
      </w:r>
      <w:r w:rsidR="003C6B78" w:rsidRPr="0095398A">
        <w:rPr>
          <w:rFonts w:asciiTheme="majorBidi" w:hAnsiTheme="majorBidi" w:cstheme="majorBidi"/>
          <w:b w:val="0"/>
          <w:sz w:val="24"/>
        </w:rPr>
        <w:fldChar w:fldCharType="begin"/>
      </w:r>
      <w:r w:rsidR="003C6B78" w:rsidRPr="0095398A">
        <w:rPr>
          <w:rFonts w:asciiTheme="majorBidi" w:hAnsiTheme="majorBidi" w:cstheme="majorBidi"/>
          <w:b w:val="0"/>
          <w:sz w:val="24"/>
        </w:rPr>
        <w:instrText xml:space="preserve"> REF _Ref532104668 \r \h  \* MERGEFORMAT </w:instrText>
      </w:r>
      <w:r w:rsidR="003C6B78" w:rsidRPr="0095398A">
        <w:rPr>
          <w:rFonts w:asciiTheme="majorBidi" w:hAnsiTheme="majorBidi" w:cstheme="majorBidi"/>
          <w:b w:val="0"/>
          <w:sz w:val="24"/>
        </w:rPr>
      </w:r>
      <w:r w:rsidR="003C6B78" w:rsidRPr="0095398A">
        <w:rPr>
          <w:rFonts w:asciiTheme="majorBidi" w:hAnsiTheme="majorBidi" w:cstheme="majorBidi"/>
          <w:b w:val="0"/>
          <w:sz w:val="24"/>
        </w:rPr>
        <w:fldChar w:fldCharType="separate"/>
      </w:r>
      <w:r w:rsidR="003C6B78" w:rsidRPr="0095398A">
        <w:rPr>
          <w:rFonts w:asciiTheme="majorBidi" w:hAnsiTheme="majorBidi" w:cstheme="majorBidi"/>
          <w:b w:val="0"/>
          <w:sz w:val="24"/>
        </w:rPr>
        <w:t>4.1</w:t>
      </w:r>
      <w:r w:rsidR="003C6B78" w:rsidRPr="0095398A">
        <w:rPr>
          <w:rFonts w:asciiTheme="majorBidi" w:hAnsiTheme="majorBidi" w:cstheme="majorBidi"/>
          <w:b w:val="0"/>
          <w:sz w:val="24"/>
        </w:rPr>
        <w:fldChar w:fldCharType="end"/>
      </w:r>
      <w:r w:rsidR="003C6B78" w:rsidRPr="0095398A">
        <w:rPr>
          <w:rFonts w:asciiTheme="majorBidi" w:hAnsiTheme="majorBidi" w:cstheme="majorBidi"/>
          <w:b w:val="0"/>
          <w:sz w:val="24"/>
        </w:rPr>
        <w:t>.</w:t>
      </w:r>
      <w:r w:rsidR="00842C54" w:rsidRPr="0095398A">
        <w:rPr>
          <w:rFonts w:asciiTheme="majorBidi" w:hAnsiTheme="majorBidi" w:cstheme="majorBidi"/>
          <w:b w:val="0"/>
          <w:sz w:val="24"/>
        </w:rPr>
        <w:t xml:space="preserve"> </w:t>
      </w:r>
      <w:r w:rsidRPr="0095398A">
        <w:rPr>
          <w:rFonts w:asciiTheme="majorBidi" w:hAnsiTheme="majorBidi" w:cstheme="majorBidi"/>
          <w:b w:val="0"/>
          <w:sz w:val="24"/>
        </w:rPr>
        <w:t>The</w:t>
      </w:r>
      <w:del w:id="190" w:author="Shaker Meguid" w:date="2018-12-23T12:40:00Z">
        <w:r w:rsidRPr="0095398A" w:rsidDel="009038AA">
          <w:rPr>
            <w:rFonts w:asciiTheme="majorBidi" w:hAnsiTheme="majorBidi" w:cstheme="majorBidi"/>
            <w:b w:val="0"/>
            <w:sz w:val="24"/>
          </w:rPr>
          <w:delText>se</w:delText>
        </w:r>
      </w:del>
      <w:r w:rsidRPr="0095398A">
        <w:rPr>
          <w:rFonts w:asciiTheme="majorBidi" w:hAnsiTheme="majorBidi" w:cstheme="majorBidi"/>
          <w:b w:val="0"/>
          <w:sz w:val="24"/>
        </w:rPr>
        <w:t xml:space="preserve"> CNTs are uniformly dispersed in</w:t>
      </w:r>
      <w:r w:rsidRPr="00416E78">
        <w:rPr>
          <w:rFonts w:asciiTheme="majorBidi" w:hAnsiTheme="majorBidi" w:cstheme="majorBidi"/>
          <w:b w:val="0"/>
          <w:sz w:val="24"/>
        </w:rPr>
        <w:t xml:space="preserve"> a </w:t>
      </w:r>
      <w:r w:rsidR="00E745B1" w:rsidRPr="00964ABA">
        <w:rPr>
          <w:rFonts w:asciiTheme="majorBidi" w:hAnsiTheme="majorBidi" w:cstheme="majorBidi"/>
          <w:b w:val="0"/>
          <w:sz w:val="24"/>
        </w:rPr>
        <w:t>cubic</w:t>
      </w:r>
      <w:r w:rsidRPr="00F465C0">
        <w:rPr>
          <w:rFonts w:asciiTheme="majorBidi" w:hAnsiTheme="majorBidi" w:cstheme="majorBidi"/>
          <w:b w:val="0"/>
          <w:sz w:val="24"/>
        </w:rPr>
        <w:t xml:space="preserve"> RVE </w:t>
      </w:r>
      <w:r w:rsidR="006A6B37" w:rsidRPr="00F465C0">
        <w:rPr>
          <w:rFonts w:asciiTheme="majorBidi" w:hAnsiTheme="majorBidi" w:cstheme="majorBidi"/>
          <w:b w:val="0"/>
          <w:sz w:val="24"/>
        </w:rPr>
        <w:t>whose size is selected to be equal to the</w:t>
      </w:r>
      <w:r w:rsidRPr="00F465C0">
        <w:rPr>
          <w:rFonts w:asciiTheme="majorBidi" w:hAnsiTheme="majorBidi" w:cstheme="majorBidi"/>
          <w:b w:val="0"/>
          <w:sz w:val="24"/>
        </w:rPr>
        <w:t xml:space="preserve"> </w:t>
      </w:r>
      <w:r w:rsidR="00A03D42" w:rsidRPr="00F465C0">
        <w:rPr>
          <w:rFonts w:asciiTheme="majorBidi" w:hAnsiTheme="majorBidi" w:cstheme="majorBidi"/>
          <w:b w:val="0"/>
          <w:sz w:val="24"/>
        </w:rPr>
        <w:t>CNT length</w:t>
      </w:r>
      <w:r w:rsidR="006A6B37" w:rsidRPr="009D6DB4">
        <w:rPr>
          <w:rFonts w:asciiTheme="majorBidi" w:hAnsiTheme="majorBidi" w:cstheme="majorBidi"/>
          <w:b w:val="0"/>
          <w:sz w:val="24"/>
        </w:rPr>
        <w:t>.</w:t>
      </w:r>
      <w:r w:rsidR="00A03D42" w:rsidRPr="000F191A">
        <w:rPr>
          <w:rFonts w:asciiTheme="majorBidi" w:hAnsiTheme="majorBidi" w:cstheme="majorBidi"/>
          <w:b w:val="0"/>
          <w:sz w:val="24"/>
        </w:rPr>
        <w:t xml:space="preserve"> </w:t>
      </w:r>
      <w:r w:rsidR="006A6B37" w:rsidRPr="000F191A">
        <w:rPr>
          <w:rFonts w:asciiTheme="majorBidi" w:hAnsiTheme="majorBidi" w:cstheme="majorBidi"/>
          <w:b w:val="0"/>
          <w:sz w:val="24"/>
        </w:rPr>
        <w:t>O</w:t>
      </w:r>
      <w:r w:rsidR="00A03D42" w:rsidRPr="006E5A91">
        <w:rPr>
          <w:rFonts w:asciiTheme="majorBidi" w:hAnsiTheme="majorBidi" w:cstheme="majorBidi"/>
          <w:b w:val="0"/>
          <w:sz w:val="24"/>
        </w:rPr>
        <w:t>ur</w:t>
      </w:r>
      <w:r w:rsidR="006A6B37" w:rsidRPr="00372A73">
        <w:rPr>
          <w:rFonts w:asciiTheme="majorBidi" w:hAnsiTheme="majorBidi" w:cstheme="majorBidi"/>
          <w:b w:val="0"/>
          <w:sz w:val="24"/>
        </w:rPr>
        <w:t xml:space="preserve"> previous studies</w:t>
      </w:r>
      <w:r w:rsidR="00A03D42" w:rsidRPr="00372A73">
        <w:rPr>
          <w:rFonts w:asciiTheme="majorBidi" w:hAnsiTheme="majorBidi" w:cstheme="majorBidi"/>
          <w:b w:val="0"/>
          <w:sz w:val="24"/>
        </w:rPr>
        <w:t xml:space="preserve"> demonstrate that the </w:t>
      </w:r>
      <w:r w:rsidR="00A03D42" w:rsidRPr="009038AA">
        <w:rPr>
          <w:rFonts w:asciiTheme="majorBidi" w:hAnsiTheme="majorBidi" w:cstheme="majorBidi"/>
          <w:b w:val="0"/>
          <w:sz w:val="24"/>
          <w:highlight w:val="green"/>
          <w:rPrChange w:id="191" w:author="Shaker Meguid" w:date="2018-12-23T12:41:00Z">
            <w:rPr>
              <w:rFonts w:asciiTheme="majorBidi" w:hAnsiTheme="majorBidi" w:cstheme="majorBidi"/>
              <w:b w:val="0"/>
              <w:sz w:val="24"/>
            </w:rPr>
          </w:rPrChange>
        </w:rPr>
        <w:t xml:space="preserve">material properties </w:t>
      </w:r>
      <w:del w:id="192" w:author="Shaker Meguid" w:date="2018-12-23T12:41:00Z">
        <w:r w:rsidR="009A308A" w:rsidRPr="009038AA" w:rsidDel="009038AA">
          <w:rPr>
            <w:rFonts w:asciiTheme="majorBidi" w:hAnsiTheme="majorBidi" w:cstheme="majorBidi"/>
            <w:b w:val="0"/>
            <w:sz w:val="24"/>
            <w:highlight w:val="green"/>
            <w:rPrChange w:id="193" w:author="Shaker Meguid" w:date="2018-12-23T12:41:00Z">
              <w:rPr>
                <w:rFonts w:asciiTheme="majorBidi" w:hAnsiTheme="majorBidi" w:cstheme="majorBidi"/>
                <w:b w:val="0"/>
                <w:sz w:val="24"/>
              </w:rPr>
            </w:rPrChange>
          </w:rPr>
          <w:delText>are</w:delText>
        </w:r>
        <w:r w:rsidR="00A03D42" w:rsidRPr="009038AA" w:rsidDel="009038AA">
          <w:rPr>
            <w:rFonts w:asciiTheme="majorBidi" w:hAnsiTheme="majorBidi" w:cstheme="majorBidi"/>
            <w:b w:val="0"/>
            <w:sz w:val="24"/>
            <w:highlight w:val="green"/>
            <w:rPrChange w:id="194" w:author="Shaker Meguid" w:date="2018-12-23T12:41:00Z">
              <w:rPr>
                <w:rFonts w:asciiTheme="majorBidi" w:hAnsiTheme="majorBidi" w:cstheme="majorBidi"/>
                <w:b w:val="0"/>
                <w:sz w:val="24"/>
              </w:rPr>
            </w:rPrChange>
          </w:rPr>
          <w:delText xml:space="preserve"> </w:delText>
        </w:r>
      </w:del>
      <w:ins w:id="195" w:author="Shaker Meguid" w:date="2018-12-23T12:41:00Z">
        <w:r w:rsidR="009038AA" w:rsidRPr="009038AA">
          <w:rPr>
            <w:rFonts w:asciiTheme="majorBidi" w:hAnsiTheme="majorBidi" w:cstheme="majorBidi"/>
            <w:b w:val="0"/>
            <w:sz w:val="24"/>
            <w:highlight w:val="green"/>
            <w:rPrChange w:id="196" w:author="Shaker Meguid" w:date="2018-12-23T12:41:00Z">
              <w:rPr>
                <w:rFonts w:asciiTheme="majorBidi" w:hAnsiTheme="majorBidi" w:cstheme="majorBidi"/>
                <w:b w:val="0"/>
                <w:sz w:val="24"/>
              </w:rPr>
            </w:rPrChange>
          </w:rPr>
          <w:t xml:space="preserve">will </w:t>
        </w:r>
      </w:ins>
      <w:commentRangeStart w:id="197"/>
      <w:r w:rsidR="00A03D42" w:rsidRPr="009038AA">
        <w:rPr>
          <w:rFonts w:asciiTheme="majorBidi" w:hAnsiTheme="majorBidi" w:cstheme="majorBidi"/>
          <w:b w:val="0"/>
          <w:sz w:val="24"/>
          <w:highlight w:val="green"/>
          <w:rPrChange w:id="198" w:author="Shaker Meguid" w:date="2018-12-23T12:41:00Z">
            <w:rPr>
              <w:rFonts w:asciiTheme="majorBidi" w:hAnsiTheme="majorBidi" w:cstheme="majorBidi"/>
              <w:b w:val="0"/>
              <w:sz w:val="24"/>
            </w:rPr>
          </w:rPrChange>
        </w:rPr>
        <w:t>converge</w:t>
      </w:r>
      <w:del w:id="199" w:author="Shaker Meguid" w:date="2018-12-23T12:41:00Z">
        <w:r w:rsidR="00A03D42" w:rsidRPr="009038AA" w:rsidDel="009038AA">
          <w:rPr>
            <w:rFonts w:asciiTheme="majorBidi" w:hAnsiTheme="majorBidi" w:cstheme="majorBidi"/>
            <w:b w:val="0"/>
            <w:sz w:val="24"/>
            <w:highlight w:val="green"/>
            <w:rPrChange w:id="200" w:author="Shaker Meguid" w:date="2018-12-23T12:41:00Z">
              <w:rPr>
                <w:rFonts w:asciiTheme="majorBidi" w:hAnsiTheme="majorBidi" w:cstheme="majorBidi"/>
                <w:b w:val="0"/>
                <w:sz w:val="24"/>
              </w:rPr>
            </w:rPrChange>
          </w:rPr>
          <w:delText>d</w:delText>
        </w:r>
      </w:del>
      <w:commentRangeEnd w:id="197"/>
      <w:r w:rsidR="009038AA">
        <w:rPr>
          <w:rStyle w:val="af"/>
          <w:rFonts w:asciiTheme="minorHAnsi" w:eastAsia="宋体" w:hAnsiTheme="minorHAnsi" w:cstheme="minorBidi"/>
          <w:b w:val="0"/>
          <w:lang w:val="en-CA" w:eastAsia="en-US"/>
        </w:rPr>
        <w:commentReference w:id="197"/>
      </w:r>
      <w:r w:rsidR="00A03D42" w:rsidRPr="0036143C">
        <w:rPr>
          <w:rFonts w:asciiTheme="majorBidi" w:hAnsiTheme="majorBidi" w:cstheme="majorBidi"/>
          <w:b w:val="0"/>
          <w:sz w:val="24"/>
        </w:rPr>
        <w:t xml:space="preserve"> around this RVE size</w:t>
      </w:r>
      <w:r w:rsidR="009A308A" w:rsidRPr="00F8479D">
        <w:rPr>
          <w:rFonts w:asciiTheme="majorBidi" w:hAnsiTheme="majorBidi" w:cstheme="majorBidi"/>
          <w:b w:val="0"/>
          <w:sz w:val="24"/>
        </w:rPr>
        <w:t xml:space="preserve"> </w:t>
      </w:r>
      <w:r w:rsidR="009A308A" w:rsidRPr="00705971">
        <w:rPr>
          <w:rFonts w:asciiTheme="majorBidi" w:hAnsiTheme="majorBidi" w:cstheme="majorBidi"/>
          <w:b w:val="0"/>
          <w:sz w:val="24"/>
          <w:highlight w:val="green"/>
          <w:rPrChange w:id="201" w:author="Shaker Meguid" w:date="2018-12-23T12:43:00Z">
            <w:rPr>
              <w:rFonts w:asciiTheme="majorBidi" w:hAnsiTheme="majorBidi" w:cstheme="majorBidi"/>
              <w:b w:val="0"/>
              <w:sz w:val="24"/>
            </w:rPr>
          </w:rPrChange>
        </w:rPr>
        <w:fldChar w:fldCharType="begin"/>
      </w:r>
      <w:r w:rsidR="009A308A" w:rsidRPr="00705971">
        <w:rPr>
          <w:rFonts w:asciiTheme="majorBidi" w:hAnsiTheme="majorBidi" w:cstheme="majorBidi"/>
          <w:b w:val="0"/>
          <w:sz w:val="24"/>
          <w:highlight w:val="green"/>
          <w:rPrChange w:id="202" w:author="Shaker Meguid" w:date="2018-12-23T12:43:00Z">
            <w:rPr>
              <w:rFonts w:asciiTheme="majorBidi" w:hAnsiTheme="majorBidi" w:cstheme="majorBidi"/>
              <w:b w:val="0"/>
              <w:sz w:val="24"/>
            </w:rPr>
          </w:rPrChange>
        </w:rPr>
        <w:instrText xml:space="preserve"> ADDIN ZOTERO_ITEM CSL_CITATION {"citationID":"s2TPR0kO","properties":{"formattedCitation":"[38,43]","plainCitation":"[38,43]","noteIndex":0},"citationItems":[{"id":"R6q3pB8V/LjTtLSwH","uris":["http://zotero.org/users/2762625/items/6QB2MJDT"],"uri":["http://zotero.org/users/2762625/items/6QB2MJDT"],"itemData":{"id":"R6q3pB8V/LjTtLSwH","type":"article-journal","title":"Multiscale micromechanical modeling of the constitutive response of carbon nanotube-reinforced structural adhesives","container-title":"International Journal of Solids and Structures","page":"2575-2589","volume":"51","issue":"14","source":"CrossRef","DOI":"10.1016/j.ijsolstr.2014.03.009","ISSN":"00207683","language":"en","author":[{"family":"Wernik","given":"J.M."},{"family":"Meguid","given":"S.A."}],"issued":{"date-parts":[["2014",7]]}}},{"id":"R6q3pB8V/AdiYZkSk","uris":["http://zotero.org/users/2762625/items/UITJ973I"],"uri":["http://zotero.org/users/2762625/items/UITJ973I"],"itemData":{"id":"R6q3pB8V/AdiYZkSk","type":"article-journal","title":"Multiscale modeling of the coupled electromechanical behavior of multifunctional nanocomposites","container-title":"Composite Structures","page":"826-835","volume":"208","source":"Crossref","DOI":"10.1016/j.compstruct.2018.10.066","ISSN":"02638223","language":"en","author":[{"family":"Alian","given":"A.R."},{"family":"Meguid","given":"S.A."}],"issued":{"date-parts":[["2019",1]]}}}],"schema":"https://github.com/citation-style-language/schema/raw/master/csl-citation.json"} </w:instrText>
      </w:r>
      <w:r w:rsidR="009A308A" w:rsidRPr="00705971">
        <w:rPr>
          <w:rFonts w:asciiTheme="majorBidi" w:hAnsiTheme="majorBidi" w:cstheme="majorBidi"/>
          <w:b w:val="0"/>
          <w:sz w:val="24"/>
          <w:highlight w:val="green"/>
          <w:rPrChange w:id="203" w:author="Shaker Meguid" w:date="2018-12-23T12:43:00Z">
            <w:rPr>
              <w:rFonts w:asciiTheme="majorBidi" w:hAnsiTheme="majorBidi" w:cstheme="majorBidi"/>
              <w:b w:val="0"/>
              <w:sz w:val="24"/>
            </w:rPr>
          </w:rPrChange>
        </w:rPr>
        <w:fldChar w:fldCharType="separate"/>
      </w:r>
      <w:r w:rsidR="009A308A" w:rsidRPr="00705971">
        <w:rPr>
          <w:sz w:val="24"/>
          <w:highlight w:val="green"/>
          <w:rPrChange w:id="204" w:author="Shaker Meguid" w:date="2018-12-23T12:43:00Z">
            <w:rPr>
              <w:sz w:val="24"/>
            </w:rPr>
          </w:rPrChange>
        </w:rPr>
        <w:t>[38,43]</w:t>
      </w:r>
      <w:r w:rsidR="009A308A" w:rsidRPr="00705971">
        <w:rPr>
          <w:rFonts w:asciiTheme="majorBidi" w:hAnsiTheme="majorBidi" w:cstheme="majorBidi"/>
          <w:b w:val="0"/>
          <w:sz w:val="24"/>
          <w:highlight w:val="green"/>
          <w:rPrChange w:id="205" w:author="Shaker Meguid" w:date="2018-12-23T12:43:00Z">
            <w:rPr>
              <w:rFonts w:asciiTheme="majorBidi" w:hAnsiTheme="majorBidi" w:cstheme="majorBidi"/>
              <w:b w:val="0"/>
              <w:sz w:val="24"/>
            </w:rPr>
          </w:rPrChange>
        </w:rPr>
        <w:fldChar w:fldCharType="end"/>
      </w:r>
      <w:r w:rsidR="00A03D42" w:rsidRPr="0095398A">
        <w:rPr>
          <w:rFonts w:asciiTheme="majorBidi" w:hAnsiTheme="majorBidi" w:cstheme="majorBidi"/>
          <w:b w:val="0"/>
          <w:sz w:val="24"/>
        </w:rPr>
        <w:t xml:space="preserve">. </w:t>
      </w:r>
      <w:r w:rsidR="003C6B78" w:rsidRPr="0095398A">
        <w:rPr>
          <w:rFonts w:asciiTheme="majorBidi" w:hAnsiTheme="majorBidi" w:cstheme="majorBidi"/>
          <w:b w:val="0"/>
          <w:sz w:val="24"/>
        </w:rPr>
        <w:t xml:space="preserve">The fully dispersed straight and curved CNT networks are created by the Monte Carlo method described in Section </w:t>
      </w:r>
      <w:r w:rsidR="003C6B78" w:rsidRPr="0095398A">
        <w:rPr>
          <w:rFonts w:asciiTheme="majorBidi" w:hAnsiTheme="majorBidi" w:cstheme="majorBidi"/>
          <w:b w:val="0"/>
          <w:sz w:val="24"/>
        </w:rPr>
        <w:fldChar w:fldCharType="begin"/>
      </w:r>
      <w:r w:rsidR="003C6B78" w:rsidRPr="0095398A">
        <w:rPr>
          <w:rFonts w:asciiTheme="majorBidi" w:hAnsiTheme="majorBidi" w:cstheme="majorBidi"/>
          <w:b w:val="0"/>
          <w:sz w:val="24"/>
        </w:rPr>
        <w:instrText xml:space="preserve"> REF _Ref532923187 \r \h </w:instrText>
      </w:r>
      <w:r w:rsidR="00214797" w:rsidRPr="0095398A">
        <w:rPr>
          <w:rFonts w:asciiTheme="majorBidi" w:hAnsiTheme="majorBidi" w:cstheme="majorBidi"/>
          <w:b w:val="0"/>
          <w:sz w:val="24"/>
        </w:rPr>
        <w:instrText xml:space="preserve"> \* MERGEFORMAT </w:instrText>
      </w:r>
      <w:r w:rsidR="003C6B78" w:rsidRPr="0095398A">
        <w:rPr>
          <w:rFonts w:asciiTheme="majorBidi" w:hAnsiTheme="majorBidi" w:cstheme="majorBidi"/>
          <w:b w:val="0"/>
          <w:sz w:val="24"/>
        </w:rPr>
      </w:r>
      <w:r w:rsidR="003C6B78" w:rsidRPr="0095398A">
        <w:rPr>
          <w:rFonts w:asciiTheme="majorBidi" w:hAnsiTheme="majorBidi" w:cstheme="majorBidi"/>
          <w:b w:val="0"/>
          <w:sz w:val="24"/>
        </w:rPr>
        <w:fldChar w:fldCharType="separate"/>
      </w:r>
      <w:r w:rsidR="003C6B78" w:rsidRPr="0095398A">
        <w:rPr>
          <w:rFonts w:asciiTheme="majorBidi" w:hAnsiTheme="majorBidi" w:cstheme="majorBidi"/>
          <w:b w:val="0"/>
          <w:sz w:val="24"/>
        </w:rPr>
        <w:t>3</w:t>
      </w:r>
      <w:r w:rsidR="003C6B78" w:rsidRPr="0095398A">
        <w:rPr>
          <w:rFonts w:asciiTheme="majorBidi" w:hAnsiTheme="majorBidi" w:cstheme="majorBidi"/>
          <w:b w:val="0"/>
          <w:sz w:val="24"/>
        </w:rPr>
        <w:fldChar w:fldCharType="end"/>
      </w:r>
      <w:r w:rsidR="003C6B78" w:rsidRPr="0095398A">
        <w:rPr>
          <w:rFonts w:asciiTheme="majorBidi" w:hAnsiTheme="majorBidi" w:cstheme="majorBidi"/>
          <w:b w:val="0"/>
          <w:sz w:val="24"/>
        </w:rPr>
        <w:t>.</w:t>
      </w:r>
    </w:p>
    <w:p w14:paraId="4E0FD4C7" w14:textId="3CD64BEB" w:rsidR="00EA515F" w:rsidRPr="00372A73" w:rsidRDefault="0046524E" w:rsidP="0007444A">
      <w:pPr>
        <w:pStyle w:val="1"/>
        <w:numPr>
          <w:ilvl w:val="0"/>
          <w:numId w:val="0"/>
        </w:numPr>
        <w:ind w:right="-23" w:firstLine="720"/>
        <w:rPr>
          <w:rFonts w:asciiTheme="majorBidi" w:hAnsiTheme="majorBidi" w:cstheme="majorBidi"/>
          <w:b w:val="0"/>
          <w:sz w:val="24"/>
        </w:rPr>
      </w:pPr>
      <w:r w:rsidRPr="0095398A">
        <w:rPr>
          <w:rFonts w:asciiTheme="majorBidi" w:hAnsiTheme="majorBidi" w:cstheme="majorBidi"/>
          <w:b w:val="0"/>
          <w:sz w:val="24"/>
        </w:rPr>
        <w:t>In this investigation, three</w:t>
      </w:r>
      <w:r w:rsidR="00676382" w:rsidRPr="00141658">
        <w:rPr>
          <w:rFonts w:asciiTheme="majorBidi" w:hAnsiTheme="majorBidi" w:cstheme="majorBidi"/>
          <w:b w:val="0"/>
          <w:sz w:val="24"/>
        </w:rPr>
        <w:t xml:space="preserve"> volume fractions </w:t>
      </w:r>
      <m:oMath>
        <m:d>
          <m:dPr>
            <m:ctrlPr>
              <w:rPr>
                <w:rFonts w:ascii="Cambria Math" w:hAnsi="Cambria Math" w:cstheme="majorBidi"/>
                <w:b w:val="0"/>
                <w:sz w:val="24"/>
                <w:highlight w:val="green"/>
              </w:rPr>
            </m:ctrlPr>
          </m:dPr>
          <m:e>
            <m:r>
              <m:rPr>
                <m:sty m:val="b"/>
              </m:rPr>
              <w:rPr>
                <w:rFonts w:ascii="Cambria Math" w:hAnsi="Cambria Math" w:cstheme="majorBidi"/>
                <w:sz w:val="24"/>
                <w:highlight w:val="green"/>
                <w:rPrChange w:id="206" w:author="Shaker Meguid" w:date="2018-12-23T12:42:00Z">
                  <w:rPr>
                    <w:rFonts w:ascii="Cambria Math" w:hAnsi="Cambria Math" w:cstheme="majorBidi"/>
                    <w:sz w:val="24"/>
                  </w:rPr>
                </w:rPrChange>
              </w:rPr>
              <m:t>vf=0.5%, 0.15%,0.25%</m:t>
            </m:r>
          </m:e>
        </m:d>
      </m:oMath>
      <w:r w:rsidR="00842F6E" w:rsidRPr="0095398A">
        <w:rPr>
          <w:rFonts w:asciiTheme="majorBidi" w:hAnsiTheme="majorBidi" w:cstheme="majorBidi"/>
          <w:b w:val="0"/>
          <w:sz w:val="24"/>
        </w:rPr>
        <w:t xml:space="preserve"> are investigated and four</w:t>
      </w:r>
      <w:r w:rsidR="00676382" w:rsidRPr="0095398A">
        <w:rPr>
          <w:rFonts w:asciiTheme="majorBidi" w:hAnsiTheme="majorBidi" w:cstheme="majorBidi"/>
          <w:b w:val="0"/>
          <w:sz w:val="24"/>
        </w:rPr>
        <w:t xml:space="preserve"> curvatures</w:t>
      </w:r>
      <w:r w:rsidR="003C6B78" w:rsidRPr="0095398A">
        <w:rPr>
          <w:rFonts w:asciiTheme="majorBidi" w:hAnsiTheme="majorBidi" w:cstheme="majorBidi"/>
          <w:b w:val="0"/>
          <w:sz w:val="24"/>
        </w:rPr>
        <w:t xml:space="preserve"> </w:t>
      </w:r>
      <m:oMath>
        <m:d>
          <m:dPr>
            <m:ctrlPr>
              <w:rPr>
                <w:rFonts w:ascii="Cambria Math" w:hAnsi="Cambria Math" w:cstheme="majorBidi"/>
                <w:b w:val="0"/>
                <w:sz w:val="24"/>
                <w:highlight w:val="green"/>
              </w:rPr>
            </m:ctrlPr>
          </m:dPr>
          <m:e>
            <m:r>
              <m:rPr>
                <m:sty m:val="bi"/>
              </m:rPr>
              <w:rPr>
                <w:rFonts w:ascii="Cambria Math" w:hAnsi="Cambria Math" w:cstheme="majorBidi"/>
                <w:sz w:val="24"/>
                <w:highlight w:val="green"/>
                <w:rPrChange w:id="207" w:author="Shaker Meguid" w:date="2018-12-23T12:42:00Z">
                  <w:rPr>
                    <w:rFonts w:ascii="Cambria Math" w:hAnsi="Cambria Math" w:cstheme="majorBidi"/>
                    <w:sz w:val="24"/>
                  </w:rPr>
                </w:rPrChange>
              </w:rPr>
              <m:t>δ</m:t>
            </m:r>
            <m:r>
              <m:rPr>
                <m:sty m:val="b"/>
              </m:rPr>
              <w:rPr>
                <w:rFonts w:ascii="Cambria Math" w:hAnsi="Cambria Math" w:cstheme="majorBidi"/>
                <w:sz w:val="24"/>
                <w:highlight w:val="green"/>
                <w:rPrChange w:id="208" w:author="Shaker Meguid" w:date="2018-12-23T12:42:00Z">
                  <w:rPr>
                    <w:rFonts w:ascii="Cambria Math" w:hAnsi="Cambria Math" w:cstheme="majorBidi"/>
                    <w:sz w:val="24"/>
                  </w:rPr>
                </w:rPrChange>
              </w:rPr>
              <m:t>=0</m:t>
            </m:r>
            <m:sSup>
              <m:sSupPr>
                <m:ctrlPr>
                  <w:rPr>
                    <w:rFonts w:ascii="Cambria Math" w:hAnsi="Cambria Math" w:cstheme="majorBidi"/>
                    <w:b w:val="0"/>
                    <w:sz w:val="24"/>
                    <w:highlight w:val="green"/>
                  </w:rPr>
                </m:ctrlPr>
              </m:sSupPr>
              <m:e>
                <m:r>
                  <m:rPr>
                    <m:sty m:val="b"/>
                  </m:rPr>
                  <w:rPr>
                    <w:rFonts w:ascii="Cambria Math" w:hAnsi="Cambria Math" w:cstheme="majorBidi"/>
                    <w:sz w:val="24"/>
                    <w:highlight w:val="green"/>
                    <w:rPrChange w:id="209" w:author="Shaker Meguid" w:date="2018-12-23T12:42:00Z">
                      <w:rPr>
                        <w:rFonts w:ascii="Cambria Math" w:hAnsi="Cambria Math" w:cstheme="majorBidi"/>
                        <w:sz w:val="24"/>
                      </w:rPr>
                    </w:rPrChange>
                  </w:rPr>
                  <m:t>nm</m:t>
                </m:r>
              </m:e>
              <m:sup>
                <m:r>
                  <m:rPr>
                    <m:sty m:val="bi"/>
                  </m:rPr>
                  <w:rPr>
                    <w:rFonts w:ascii="Cambria Math" w:hAnsi="Cambria Math" w:cstheme="majorBidi"/>
                    <w:sz w:val="24"/>
                    <w:highlight w:val="green"/>
                    <w:rPrChange w:id="210" w:author="Shaker Meguid" w:date="2018-12-23T12:42:00Z">
                      <w:rPr>
                        <w:rFonts w:ascii="Cambria Math" w:hAnsi="Cambria Math" w:cstheme="majorBidi"/>
                        <w:sz w:val="24"/>
                      </w:rPr>
                    </w:rPrChange>
                  </w:rPr>
                  <m:t>-1</m:t>
                </m:r>
              </m:sup>
            </m:sSup>
            <m:r>
              <m:rPr>
                <m:sty m:val="bi"/>
              </m:rPr>
              <w:rPr>
                <w:rFonts w:ascii="Cambria Math" w:hAnsi="Cambria Math" w:cstheme="majorBidi"/>
                <w:sz w:val="24"/>
                <w:highlight w:val="green"/>
                <w:rPrChange w:id="211" w:author="Shaker Meguid" w:date="2018-12-23T12:42:00Z">
                  <w:rPr>
                    <w:rFonts w:ascii="Cambria Math" w:hAnsi="Cambria Math" w:cstheme="majorBidi"/>
                    <w:sz w:val="24"/>
                  </w:rPr>
                </w:rPrChange>
              </w:rPr>
              <m:t>,</m:t>
            </m:r>
            <m:r>
              <m:rPr>
                <m:sty m:val="b"/>
              </m:rPr>
              <w:rPr>
                <w:rFonts w:ascii="Cambria Math" w:hAnsi="Cambria Math" w:cstheme="majorBidi"/>
                <w:sz w:val="24"/>
                <w:highlight w:val="green"/>
                <w:rPrChange w:id="212" w:author="Shaker Meguid" w:date="2018-12-23T12:42:00Z">
                  <w:rPr>
                    <w:rFonts w:ascii="Cambria Math" w:hAnsi="Cambria Math" w:cstheme="majorBidi"/>
                    <w:sz w:val="24"/>
                  </w:rPr>
                </w:rPrChange>
              </w:rPr>
              <m:t>0.094</m:t>
            </m:r>
            <m:sSup>
              <m:sSupPr>
                <m:ctrlPr>
                  <w:rPr>
                    <w:rFonts w:ascii="Cambria Math" w:hAnsi="Cambria Math" w:cstheme="majorBidi"/>
                    <w:b w:val="0"/>
                    <w:sz w:val="24"/>
                    <w:highlight w:val="green"/>
                  </w:rPr>
                </m:ctrlPr>
              </m:sSupPr>
              <m:e>
                <m:r>
                  <m:rPr>
                    <m:sty m:val="b"/>
                  </m:rPr>
                  <w:rPr>
                    <w:rFonts w:ascii="Cambria Math" w:hAnsi="Cambria Math" w:cstheme="majorBidi"/>
                    <w:sz w:val="24"/>
                    <w:highlight w:val="green"/>
                    <w:rPrChange w:id="213" w:author="Shaker Meguid" w:date="2018-12-23T12:42:00Z">
                      <w:rPr>
                        <w:rFonts w:ascii="Cambria Math" w:hAnsi="Cambria Math" w:cstheme="majorBidi"/>
                        <w:sz w:val="24"/>
                      </w:rPr>
                    </w:rPrChange>
                  </w:rPr>
                  <m:t>nm</m:t>
                </m:r>
              </m:e>
              <m:sup>
                <m:r>
                  <m:rPr>
                    <m:sty m:val="bi"/>
                  </m:rPr>
                  <w:rPr>
                    <w:rFonts w:ascii="Cambria Math" w:hAnsi="Cambria Math" w:cstheme="majorBidi"/>
                    <w:sz w:val="24"/>
                    <w:highlight w:val="green"/>
                    <w:rPrChange w:id="214" w:author="Shaker Meguid" w:date="2018-12-23T12:42:00Z">
                      <w:rPr>
                        <w:rFonts w:ascii="Cambria Math" w:hAnsi="Cambria Math" w:cstheme="majorBidi"/>
                        <w:sz w:val="24"/>
                      </w:rPr>
                    </w:rPrChange>
                  </w:rPr>
                  <m:t>-1</m:t>
                </m:r>
              </m:sup>
            </m:sSup>
            <m:r>
              <m:rPr>
                <m:sty m:val="bi"/>
              </m:rPr>
              <w:rPr>
                <w:rFonts w:ascii="Cambria Math" w:hAnsi="Cambria Math" w:cstheme="majorBidi"/>
                <w:sz w:val="24"/>
                <w:highlight w:val="green"/>
                <w:rPrChange w:id="215" w:author="Shaker Meguid" w:date="2018-12-23T12:42:00Z">
                  <w:rPr>
                    <w:rFonts w:ascii="Cambria Math" w:hAnsi="Cambria Math" w:cstheme="majorBidi"/>
                    <w:sz w:val="24"/>
                  </w:rPr>
                </w:rPrChange>
              </w:rPr>
              <m:t>,</m:t>
            </m:r>
            <m:r>
              <m:rPr>
                <m:sty m:val="b"/>
              </m:rPr>
              <w:rPr>
                <w:rFonts w:ascii="Cambria Math" w:hAnsi="Cambria Math" w:cstheme="majorBidi"/>
                <w:sz w:val="24"/>
                <w:highlight w:val="green"/>
                <w:rPrChange w:id="216" w:author="Shaker Meguid" w:date="2018-12-23T12:42:00Z">
                  <w:rPr>
                    <w:rFonts w:ascii="Cambria Math" w:hAnsi="Cambria Math" w:cstheme="majorBidi"/>
                    <w:sz w:val="24"/>
                  </w:rPr>
                </w:rPrChange>
              </w:rPr>
              <m:t>0.188</m:t>
            </m:r>
            <m:sSup>
              <m:sSupPr>
                <m:ctrlPr>
                  <w:rPr>
                    <w:rFonts w:ascii="Cambria Math" w:hAnsi="Cambria Math" w:cstheme="majorBidi"/>
                    <w:b w:val="0"/>
                    <w:sz w:val="24"/>
                    <w:highlight w:val="green"/>
                  </w:rPr>
                </m:ctrlPr>
              </m:sSupPr>
              <m:e>
                <m:r>
                  <m:rPr>
                    <m:sty m:val="b"/>
                  </m:rPr>
                  <w:rPr>
                    <w:rFonts w:ascii="Cambria Math" w:hAnsi="Cambria Math" w:cstheme="majorBidi"/>
                    <w:sz w:val="24"/>
                    <w:highlight w:val="green"/>
                    <w:rPrChange w:id="217" w:author="Shaker Meguid" w:date="2018-12-23T12:42:00Z">
                      <w:rPr>
                        <w:rFonts w:ascii="Cambria Math" w:hAnsi="Cambria Math" w:cstheme="majorBidi"/>
                        <w:sz w:val="24"/>
                      </w:rPr>
                    </w:rPrChange>
                  </w:rPr>
                  <m:t>nm</m:t>
                </m:r>
              </m:e>
              <m:sup>
                <m:r>
                  <m:rPr>
                    <m:sty m:val="bi"/>
                  </m:rPr>
                  <w:rPr>
                    <w:rFonts w:ascii="Cambria Math" w:hAnsi="Cambria Math" w:cstheme="majorBidi"/>
                    <w:sz w:val="24"/>
                    <w:highlight w:val="green"/>
                    <w:rPrChange w:id="218" w:author="Shaker Meguid" w:date="2018-12-23T12:42:00Z">
                      <w:rPr>
                        <w:rFonts w:ascii="Cambria Math" w:hAnsi="Cambria Math" w:cstheme="majorBidi"/>
                        <w:sz w:val="24"/>
                      </w:rPr>
                    </w:rPrChange>
                  </w:rPr>
                  <m:t>-1</m:t>
                </m:r>
              </m:sup>
            </m:sSup>
            <m:r>
              <m:rPr>
                <m:sty m:val="bi"/>
              </m:rPr>
              <w:rPr>
                <w:rFonts w:ascii="Cambria Math" w:hAnsi="Cambria Math" w:cstheme="majorBidi"/>
                <w:sz w:val="24"/>
                <w:highlight w:val="green"/>
                <w:rPrChange w:id="219" w:author="Shaker Meguid" w:date="2018-12-23T12:42:00Z">
                  <w:rPr>
                    <w:rFonts w:ascii="Cambria Math" w:hAnsi="Cambria Math" w:cstheme="majorBidi"/>
                    <w:sz w:val="24"/>
                  </w:rPr>
                </w:rPrChange>
              </w:rPr>
              <m:t>,</m:t>
            </m:r>
            <m:r>
              <m:rPr>
                <m:sty m:val="b"/>
              </m:rPr>
              <w:rPr>
                <w:rFonts w:ascii="Cambria Math" w:hAnsi="Cambria Math" w:cstheme="majorBidi"/>
                <w:sz w:val="24"/>
                <w:highlight w:val="green"/>
                <w:rPrChange w:id="220" w:author="Shaker Meguid" w:date="2018-12-23T12:42:00Z">
                  <w:rPr>
                    <w:rFonts w:ascii="Cambria Math" w:hAnsi="Cambria Math" w:cstheme="majorBidi"/>
                    <w:sz w:val="24"/>
                  </w:rPr>
                </w:rPrChange>
              </w:rPr>
              <m:t>0282</m:t>
            </m:r>
            <m:sSup>
              <m:sSupPr>
                <m:ctrlPr>
                  <w:rPr>
                    <w:rFonts w:ascii="Cambria Math" w:hAnsi="Cambria Math" w:cstheme="majorBidi"/>
                    <w:b w:val="0"/>
                    <w:sz w:val="24"/>
                    <w:highlight w:val="green"/>
                  </w:rPr>
                </m:ctrlPr>
              </m:sSupPr>
              <m:e>
                <m:r>
                  <m:rPr>
                    <m:sty m:val="b"/>
                  </m:rPr>
                  <w:rPr>
                    <w:rFonts w:ascii="Cambria Math" w:hAnsi="Cambria Math" w:cstheme="majorBidi"/>
                    <w:sz w:val="24"/>
                    <w:highlight w:val="green"/>
                    <w:rPrChange w:id="221" w:author="Shaker Meguid" w:date="2018-12-23T12:42:00Z">
                      <w:rPr>
                        <w:rFonts w:ascii="Cambria Math" w:hAnsi="Cambria Math" w:cstheme="majorBidi"/>
                        <w:sz w:val="24"/>
                      </w:rPr>
                    </w:rPrChange>
                  </w:rPr>
                  <m:t>nm</m:t>
                </m:r>
              </m:e>
              <m:sup>
                <m:r>
                  <m:rPr>
                    <m:sty m:val="bi"/>
                  </m:rPr>
                  <w:rPr>
                    <w:rFonts w:ascii="Cambria Math" w:hAnsi="Cambria Math" w:cstheme="majorBidi"/>
                    <w:sz w:val="24"/>
                    <w:highlight w:val="green"/>
                    <w:rPrChange w:id="222" w:author="Shaker Meguid" w:date="2018-12-23T12:42:00Z">
                      <w:rPr>
                        <w:rFonts w:ascii="Cambria Math" w:hAnsi="Cambria Math" w:cstheme="majorBidi"/>
                        <w:sz w:val="24"/>
                      </w:rPr>
                    </w:rPrChange>
                  </w:rPr>
                  <m:t>-1</m:t>
                </m:r>
              </m:sup>
            </m:sSup>
          </m:e>
        </m:d>
      </m:oMath>
      <w:r w:rsidR="003C6B78" w:rsidRPr="0095398A">
        <w:rPr>
          <w:rFonts w:asciiTheme="majorBidi" w:hAnsiTheme="majorBidi" w:cstheme="majorBidi" w:hint="eastAsia"/>
          <w:b w:val="0"/>
          <w:sz w:val="24"/>
        </w:rPr>
        <w:t xml:space="preserve"> </w:t>
      </w:r>
      <w:commentRangeStart w:id="223"/>
      <w:r w:rsidR="00676382" w:rsidRPr="0095398A">
        <w:rPr>
          <w:rFonts w:asciiTheme="majorBidi" w:hAnsiTheme="majorBidi" w:cstheme="majorBidi"/>
          <w:b w:val="0"/>
          <w:sz w:val="24"/>
        </w:rPr>
        <w:t>are</w:t>
      </w:r>
      <w:commentRangeEnd w:id="223"/>
      <w:r w:rsidR="009913BB">
        <w:rPr>
          <w:rStyle w:val="af"/>
          <w:rFonts w:asciiTheme="minorHAnsi" w:eastAsia="宋体" w:hAnsiTheme="minorHAnsi" w:cstheme="minorBidi"/>
          <w:b w:val="0"/>
          <w:lang w:val="en-CA" w:eastAsia="en-US"/>
        </w:rPr>
        <w:commentReference w:id="223"/>
      </w:r>
      <w:r w:rsidR="00676382" w:rsidRPr="0095398A">
        <w:rPr>
          <w:rFonts w:asciiTheme="majorBidi" w:hAnsiTheme="majorBidi" w:cstheme="majorBidi"/>
          <w:b w:val="0"/>
          <w:sz w:val="24"/>
        </w:rPr>
        <w:t xml:space="preserve"> </w:t>
      </w:r>
      <w:r w:rsidR="00842F6E" w:rsidRPr="00416E78">
        <w:rPr>
          <w:rFonts w:asciiTheme="majorBidi" w:hAnsiTheme="majorBidi" w:cstheme="majorBidi"/>
          <w:b w:val="0"/>
          <w:sz w:val="24"/>
        </w:rPr>
        <w:t>considered for each volume fraction</w:t>
      </w:r>
      <w:r w:rsidR="00676382" w:rsidRPr="00964ABA">
        <w:rPr>
          <w:rFonts w:asciiTheme="majorBidi" w:hAnsiTheme="majorBidi" w:cstheme="majorBidi"/>
          <w:b w:val="0"/>
          <w:sz w:val="24"/>
        </w:rPr>
        <w:t xml:space="preserve">. </w:t>
      </w:r>
      <w:r w:rsidR="00842F6E" w:rsidRPr="00F465C0">
        <w:rPr>
          <w:rFonts w:asciiTheme="majorBidi" w:hAnsiTheme="majorBidi" w:cstheme="majorBidi"/>
          <w:b w:val="0"/>
          <w:sz w:val="24"/>
        </w:rPr>
        <w:t xml:space="preserve">To reduce the effect of the system size and increase the accuracy of the results, for each </w:t>
      </w:r>
      <m:oMath>
        <m:d>
          <m:dPr>
            <m:ctrlPr>
              <w:rPr>
                <w:rFonts w:ascii="Cambria Math" w:hAnsi="Cambria Math" w:cstheme="majorBidi"/>
                <w:b w:val="0"/>
                <w:sz w:val="24"/>
                <w:highlight w:val="green"/>
              </w:rPr>
            </m:ctrlPr>
          </m:dPr>
          <m:e>
            <m:r>
              <m:rPr>
                <m:sty m:val="b"/>
              </m:rPr>
              <w:rPr>
                <w:rFonts w:ascii="Cambria Math" w:hAnsi="Cambria Math" w:cstheme="majorBidi"/>
                <w:sz w:val="24"/>
                <w:highlight w:val="green"/>
                <w:rPrChange w:id="224" w:author="Shaker Meguid" w:date="2018-12-23T12:43:00Z">
                  <w:rPr>
                    <w:rFonts w:ascii="Cambria Math" w:hAnsi="Cambria Math" w:cstheme="majorBidi"/>
                    <w:sz w:val="24"/>
                  </w:rPr>
                </w:rPrChange>
              </w:rPr>
              <m:t>vf,</m:t>
            </m:r>
            <m:r>
              <m:rPr>
                <m:sty m:val="bi"/>
              </m:rPr>
              <w:rPr>
                <w:rFonts w:ascii="Cambria Math" w:hAnsi="Cambria Math" w:cstheme="majorBidi"/>
                <w:sz w:val="24"/>
                <w:highlight w:val="green"/>
                <w:rPrChange w:id="225" w:author="Shaker Meguid" w:date="2018-12-23T12:43:00Z">
                  <w:rPr>
                    <w:rFonts w:ascii="Cambria Math" w:hAnsi="Cambria Math" w:cstheme="majorBidi"/>
                    <w:sz w:val="24"/>
                  </w:rPr>
                </w:rPrChange>
              </w:rPr>
              <m:t>δ</m:t>
            </m:r>
          </m:e>
        </m:d>
      </m:oMath>
      <w:r w:rsidR="003C6B78" w:rsidRPr="0095398A">
        <w:rPr>
          <w:rFonts w:asciiTheme="majorBidi" w:hAnsiTheme="majorBidi" w:cstheme="majorBidi" w:hint="eastAsia"/>
          <w:b w:val="0"/>
          <w:sz w:val="24"/>
        </w:rPr>
        <w:t xml:space="preserve"> </w:t>
      </w:r>
      <w:r w:rsidR="003C6B78" w:rsidRPr="0095398A">
        <w:rPr>
          <w:rFonts w:asciiTheme="majorBidi" w:hAnsiTheme="majorBidi" w:cstheme="majorBidi"/>
          <w:b w:val="0"/>
          <w:sz w:val="24"/>
        </w:rPr>
        <w:t xml:space="preserve">combination, </w:t>
      </w:r>
      <w:r w:rsidR="00842F6E" w:rsidRPr="0095398A">
        <w:rPr>
          <w:rFonts w:asciiTheme="majorBidi" w:hAnsiTheme="majorBidi" w:cstheme="majorBidi"/>
          <w:b w:val="0"/>
          <w:sz w:val="24"/>
        </w:rPr>
        <w:t xml:space="preserve">three RVEs </w:t>
      </w:r>
      <w:r w:rsidR="00EE7DCE" w:rsidRPr="00141658">
        <w:rPr>
          <w:rFonts w:asciiTheme="majorBidi" w:hAnsiTheme="majorBidi" w:cstheme="majorBidi"/>
          <w:b w:val="0"/>
          <w:sz w:val="24"/>
        </w:rPr>
        <w:t xml:space="preserve">samples </w:t>
      </w:r>
      <w:r w:rsidR="00842F6E" w:rsidRPr="00416E78">
        <w:rPr>
          <w:rFonts w:asciiTheme="majorBidi" w:hAnsiTheme="majorBidi" w:cstheme="majorBidi"/>
          <w:b w:val="0"/>
          <w:sz w:val="24"/>
        </w:rPr>
        <w:t>filled with</w:t>
      </w:r>
      <w:r w:rsidR="00676382" w:rsidRPr="00964ABA">
        <w:rPr>
          <w:rFonts w:asciiTheme="majorBidi" w:hAnsiTheme="majorBidi" w:cstheme="majorBidi"/>
          <w:b w:val="0"/>
          <w:sz w:val="24"/>
        </w:rPr>
        <w:t xml:space="preserve"> random</w:t>
      </w:r>
      <w:r w:rsidR="00842F6E" w:rsidRPr="00F465C0">
        <w:rPr>
          <w:rFonts w:asciiTheme="majorBidi" w:hAnsiTheme="majorBidi" w:cstheme="majorBidi"/>
          <w:b w:val="0"/>
          <w:sz w:val="24"/>
        </w:rPr>
        <w:t>ly dispersed</w:t>
      </w:r>
      <w:r w:rsidR="00676382" w:rsidRPr="00F465C0">
        <w:rPr>
          <w:rFonts w:asciiTheme="majorBidi" w:hAnsiTheme="majorBidi" w:cstheme="majorBidi"/>
          <w:b w:val="0"/>
          <w:sz w:val="24"/>
        </w:rPr>
        <w:t xml:space="preserve"> CNT</w:t>
      </w:r>
      <w:r w:rsidR="00EA515F" w:rsidRPr="009D6DB4">
        <w:rPr>
          <w:rFonts w:asciiTheme="majorBidi" w:hAnsiTheme="majorBidi" w:cstheme="majorBidi"/>
          <w:b w:val="0"/>
          <w:sz w:val="24"/>
        </w:rPr>
        <w:t xml:space="preserve">s </w:t>
      </w:r>
      <w:r w:rsidR="00676382" w:rsidRPr="000F191A">
        <w:rPr>
          <w:rFonts w:asciiTheme="majorBidi" w:hAnsiTheme="majorBidi" w:cstheme="majorBidi"/>
          <w:b w:val="0"/>
          <w:sz w:val="24"/>
        </w:rPr>
        <w:t xml:space="preserve">are </w:t>
      </w:r>
      <w:r w:rsidR="00842F6E" w:rsidRPr="000F191A">
        <w:rPr>
          <w:rFonts w:asciiTheme="majorBidi" w:hAnsiTheme="majorBidi" w:cstheme="majorBidi"/>
          <w:b w:val="0"/>
          <w:sz w:val="24"/>
        </w:rPr>
        <w:t>modeled</w:t>
      </w:r>
      <w:r w:rsidR="007F14A9" w:rsidRPr="006E5A91">
        <w:rPr>
          <w:rFonts w:asciiTheme="majorBidi" w:hAnsiTheme="majorBidi" w:cstheme="majorBidi"/>
          <w:b w:val="0"/>
          <w:sz w:val="24"/>
        </w:rPr>
        <w:t>.</w:t>
      </w:r>
      <w:r w:rsidR="00EE7DCE" w:rsidRPr="00372A73">
        <w:rPr>
          <w:rFonts w:asciiTheme="majorBidi" w:hAnsiTheme="majorBidi" w:cstheme="majorBidi"/>
          <w:b w:val="0"/>
          <w:sz w:val="24"/>
        </w:rPr>
        <w:t xml:space="preserve"> Therefore, </w:t>
      </w:r>
      <w:del w:id="226" w:author="Shaker Meguid" w:date="2018-12-23T12:44:00Z">
        <w:r w:rsidR="00EE7DCE" w:rsidRPr="00372A73" w:rsidDel="00705971">
          <w:rPr>
            <w:rFonts w:asciiTheme="majorBidi" w:hAnsiTheme="majorBidi" w:cstheme="majorBidi"/>
            <w:b w:val="0"/>
            <w:sz w:val="24"/>
          </w:rPr>
          <w:delText xml:space="preserve">totally </w:delText>
        </w:r>
      </w:del>
      <w:ins w:id="227" w:author="Shaker Meguid" w:date="2018-12-23T12:44:00Z">
        <w:r w:rsidR="00705971">
          <w:rPr>
            <w:rFonts w:asciiTheme="majorBidi" w:hAnsiTheme="majorBidi" w:cstheme="majorBidi"/>
            <w:b w:val="0"/>
            <w:sz w:val="24"/>
          </w:rPr>
          <w:t>a total of</w:t>
        </w:r>
        <w:r w:rsidR="00705971" w:rsidRPr="00372A73">
          <w:rPr>
            <w:rFonts w:asciiTheme="majorBidi" w:hAnsiTheme="majorBidi" w:cstheme="majorBidi"/>
            <w:b w:val="0"/>
            <w:sz w:val="24"/>
          </w:rPr>
          <w:t xml:space="preserve"> </w:t>
        </w:r>
      </w:ins>
      <w:r w:rsidR="00EE7DCE" w:rsidRPr="00372A73">
        <w:rPr>
          <w:rFonts w:asciiTheme="majorBidi" w:hAnsiTheme="majorBidi" w:cstheme="majorBidi"/>
          <w:b w:val="0"/>
          <w:sz w:val="24"/>
        </w:rPr>
        <w:t xml:space="preserve">36 composite models with different volume fractions and curvatures are simulated in this study. </w:t>
      </w:r>
    </w:p>
    <w:p w14:paraId="68878A8D" w14:textId="3C8EE22E" w:rsidR="00676382" w:rsidRPr="00416E78" w:rsidRDefault="00A36214" w:rsidP="0007444A">
      <w:pPr>
        <w:pStyle w:val="1"/>
        <w:numPr>
          <w:ilvl w:val="0"/>
          <w:numId w:val="0"/>
        </w:numPr>
        <w:ind w:right="-23" w:firstLine="720"/>
        <w:rPr>
          <w:rFonts w:asciiTheme="majorBidi" w:hAnsiTheme="majorBidi" w:cstheme="majorBidi"/>
          <w:b w:val="0"/>
          <w:sz w:val="24"/>
          <w:rtl/>
        </w:rPr>
      </w:pP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Curved_CNT_model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95398A">
        <w:rPr>
          <w:rFonts w:asciiTheme="majorBidi" w:hAnsiTheme="majorBidi" w:cstheme="majorBidi"/>
          <w:b w:val="0"/>
          <w:noProof/>
          <w:sz w:val="24"/>
        </w:rPr>
        <w:t>17</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 xml:space="preserve">shows </w:t>
      </w:r>
      <w:r w:rsidR="00BE40B6" w:rsidRPr="0095398A">
        <w:rPr>
          <w:rFonts w:asciiTheme="majorBidi" w:hAnsiTheme="majorBidi" w:cstheme="majorBidi"/>
          <w:b w:val="0"/>
          <w:sz w:val="24"/>
        </w:rPr>
        <w:t xml:space="preserve">three RVEs </w:t>
      </w:r>
      <w:r w:rsidR="005D7A55" w:rsidRPr="00141658">
        <w:rPr>
          <w:rFonts w:asciiTheme="majorBidi" w:hAnsiTheme="majorBidi" w:cstheme="majorBidi"/>
          <w:b w:val="0"/>
          <w:sz w:val="24"/>
        </w:rPr>
        <w:t>reinforced</w:t>
      </w:r>
      <w:r w:rsidR="00BE40B6" w:rsidRPr="00416E78">
        <w:rPr>
          <w:rFonts w:asciiTheme="majorBidi" w:hAnsiTheme="majorBidi" w:cstheme="majorBidi"/>
          <w:b w:val="0"/>
          <w:sz w:val="24"/>
        </w:rPr>
        <w:t xml:space="preserve"> with </w:t>
      </w:r>
      <w:r w:rsidR="005D7A55" w:rsidRPr="00964ABA">
        <w:rPr>
          <w:rFonts w:asciiTheme="majorBidi" w:hAnsiTheme="majorBidi" w:cstheme="majorBidi"/>
          <w:b w:val="0"/>
          <w:sz w:val="24"/>
        </w:rPr>
        <w:t xml:space="preserve">CNTs of volume fraction </w:t>
      </w:r>
      <m:oMath>
        <m:r>
          <m:rPr>
            <m:sty m:val="b"/>
          </m:rPr>
          <w:rPr>
            <w:rFonts w:ascii="Cambria Math" w:hAnsi="Cambria Math" w:cstheme="majorBidi"/>
            <w:sz w:val="24"/>
            <w:highlight w:val="green"/>
            <w:rPrChange w:id="228" w:author="Shaker Meguid" w:date="2018-12-23T12:44:00Z">
              <w:rPr>
                <w:rFonts w:ascii="Cambria Math" w:hAnsi="Cambria Math" w:cstheme="majorBidi"/>
                <w:sz w:val="24"/>
              </w:rPr>
            </w:rPrChange>
          </w:rPr>
          <m:t>vf=2.5%</m:t>
        </m:r>
      </m:oMath>
      <w:r w:rsidR="00676382" w:rsidRPr="000F191A">
        <w:rPr>
          <w:rFonts w:asciiTheme="majorBidi" w:hAnsiTheme="majorBidi" w:cstheme="majorBidi"/>
          <w:b w:val="0"/>
          <w:sz w:val="24"/>
        </w:rPr>
        <w:t xml:space="preserve"> and different curvatures. The </w:t>
      </w:r>
      <w:r w:rsidRPr="000F191A">
        <w:rPr>
          <w:rFonts w:asciiTheme="majorBidi" w:hAnsiTheme="majorBidi" w:cstheme="majorBidi"/>
          <w:b w:val="0"/>
          <w:sz w:val="24"/>
        </w:rPr>
        <w:t>morphology</w:t>
      </w:r>
      <w:r w:rsidR="00676382" w:rsidRPr="006E5A91">
        <w:rPr>
          <w:rFonts w:asciiTheme="majorBidi" w:hAnsiTheme="majorBidi" w:cstheme="majorBidi"/>
          <w:b w:val="0"/>
          <w:sz w:val="24"/>
        </w:rPr>
        <w:t xml:space="preserve"> </w:t>
      </w:r>
      <w:r w:rsidRPr="00372A73">
        <w:rPr>
          <w:rFonts w:asciiTheme="majorBidi" w:hAnsiTheme="majorBidi" w:cstheme="majorBidi"/>
          <w:b w:val="0"/>
          <w:sz w:val="24"/>
        </w:rPr>
        <w:t>of every CNT in the RVE is different and the CNT networks</w:t>
      </w:r>
      <w:r w:rsidR="009A572C" w:rsidRPr="00372A73">
        <w:rPr>
          <w:rFonts w:asciiTheme="majorBidi" w:hAnsiTheme="majorBidi" w:cstheme="majorBidi"/>
          <w:b w:val="0"/>
          <w:sz w:val="24"/>
        </w:rPr>
        <w:t xml:space="preserve"> </w:t>
      </w:r>
      <w:r w:rsidR="00676382" w:rsidRPr="0036143C">
        <w:rPr>
          <w:rFonts w:asciiTheme="majorBidi" w:hAnsiTheme="majorBidi" w:cstheme="majorBidi"/>
          <w:b w:val="0"/>
          <w:sz w:val="24"/>
        </w:rPr>
        <w:t xml:space="preserve">are very </w:t>
      </w:r>
      <w:r w:rsidR="009A572C" w:rsidRPr="00F8479D">
        <w:rPr>
          <w:rFonts w:asciiTheme="majorBidi" w:hAnsiTheme="majorBidi" w:cstheme="majorBidi"/>
          <w:b w:val="0"/>
          <w:sz w:val="24"/>
        </w:rPr>
        <w:t>similar</w:t>
      </w:r>
      <w:r w:rsidR="00676382" w:rsidRPr="00AA128E">
        <w:rPr>
          <w:rFonts w:asciiTheme="majorBidi" w:hAnsiTheme="majorBidi" w:cstheme="majorBidi"/>
          <w:b w:val="0"/>
          <w:sz w:val="24"/>
        </w:rPr>
        <w:t xml:space="preserve"> to </w:t>
      </w:r>
      <w:r w:rsidR="009A572C" w:rsidRPr="00AA128E">
        <w:rPr>
          <w:rFonts w:asciiTheme="majorBidi" w:hAnsiTheme="majorBidi" w:cstheme="majorBidi"/>
          <w:b w:val="0"/>
          <w:sz w:val="24"/>
        </w:rPr>
        <w:t xml:space="preserve">the </w:t>
      </w:r>
      <w:r w:rsidRPr="00AA128E">
        <w:rPr>
          <w:rFonts w:asciiTheme="majorBidi" w:hAnsiTheme="majorBidi" w:cstheme="majorBidi"/>
          <w:b w:val="0"/>
          <w:sz w:val="24"/>
        </w:rPr>
        <w:t xml:space="preserve">actual </w:t>
      </w:r>
      <w:r w:rsidR="009A572C" w:rsidRPr="00AA128E">
        <w:rPr>
          <w:rFonts w:asciiTheme="majorBidi" w:hAnsiTheme="majorBidi" w:cstheme="majorBidi"/>
          <w:b w:val="0"/>
          <w:sz w:val="24"/>
        </w:rPr>
        <w:t xml:space="preserve">microstructure of </w:t>
      </w:r>
      <w:r w:rsidR="00676382" w:rsidRPr="00234195">
        <w:rPr>
          <w:rFonts w:asciiTheme="majorBidi" w:hAnsiTheme="majorBidi" w:cstheme="majorBidi"/>
          <w:b w:val="0"/>
          <w:sz w:val="24"/>
        </w:rPr>
        <w:t xml:space="preserve"> </w:t>
      </w:r>
      <w:r w:rsidR="009A572C" w:rsidRPr="007D1687">
        <w:rPr>
          <w:rFonts w:asciiTheme="majorBidi" w:hAnsiTheme="majorBidi" w:cstheme="majorBidi"/>
          <w:b w:val="0"/>
          <w:sz w:val="24"/>
        </w:rPr>
        <w:t>nanocomposit</w:t>
      </w:r>
      <w:r w:rsidR="009A572C" w:rsidRPr="003A637B">
        <w:rPr>
          <w:rFonts w:asciiTheme="majorBidi" w:hAnsiTheme="majorBidi" w:cstheme="majorBidi"/>
          <w:b w:val="0"/>
          <w:sz w:val="24"/>
        </w:rPr>
        <w:t xml:space="preserve">es as imaged with </w:t>
      </w:r>
      <w:r w:rsidR="00017712" w:rsidRPr="00DD68DD">
        <w:rPr>
          <w:rFonts w:asciiTheme="majorBidi" w:hAnsiTheme="majorBidi" w:cstheme="majorBidi"/>
          <w:b w:val="0"/>
          <w:sz w:val="24"/>
        </w:rPr>
        <w:t>scanning electron microscopy</w:t>
      </w:r>
      <w:r w:rsidR="00676382" w:rsidRPr="00B971F6">
        <w:rPr>
          <w:rFonts w:asciiTheme="majorBidi" w:hAnsiTheme="majorBidi" w:cstheme="majorBidi"/>
          <w:b w:val="0"/>
          <w:sz w:val="24"/>
        </w:rPr>
        <w:t xml:space="preserve"> </w:t>
      </w:r>
      <w:r w:rsidR="00A95B44" w:rsidRPr="0095398A">
        <w:rPr>
          <w:rFonts w:asciiTheme="majorBidi" w:hAnsiTheme="majorBidi" w:cstheme="majorBidi"/>
          <w:b w:val="0"/>
          <w:sz w:val="24"/>
        </w:rPr>
        <w:fldChar w:fldCharType="begin"/>
      </w:r>
      <w:r w:rsidR="007B428B" w:rsidRPr="0095398A">
        <w:rPr>
          <w:rFonts w:asciiTheme="majorBidi" w:hAnsiTheme="majorBidi" w:cstheme="majorBidi"/>
          <w:b w:val="0"/>
          <w:sz w:val="24"/>
        </w:rPr>
        <w:instrText xml:space="preserve"> ADDIN ZOTERO_ITEM CSL_CITATION {"citationID":"CeEqxHT6","properties":{"formattedCitation":"[35]","plainCitation":"[35]","noteIndex":0},"citationItems":[{"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composites—I","language":"en","author":[{"family":"Fisher","given":"F"}],"issued":{"date-parts":[["2003",8]]}}}],"schema":"https://github.com/citation-style-language/schema/raw/master/csl-citation.json"} </w:instrText>
      </w:r>
      <w:r w:rsidR="00A95B44" w:rsidRPr="0095398A">
        <w:rPr>
          <w:rFonts w:asciiTheme="majorBidi" w:hAnsiTheme="majorBidi" w:cstheme="majorBidi"/>
          <w:b w:val="0"/>
          <w:sz w:val="24"/>
        </w:rPr>
        <w:fldChar w:fldCharType="separate"/>
      </w:r>
      <w:r w:rsidR="00216DFF" w:rsidRPr="0095398A">
        <w:rPr>
          <w:b w:val="0"/>
          <w:sz w:val="24"/>
        </w:rPr>
        <w:t>[35]</w:t>
      </w:r>
      <w:r w:rsidR="00A95B44" w:rsidRPr="0095398A">
        <w:rPr>
          <w:rFonts w:asciiTheme="majorBidi" w:hAnsiTheme="majorBidi" w:cstheme="majorBidi"/>
          <w:b w:val="0"/>
          <w:sz w:val="24"/>
        </w:rPr>
        <w:fldChar w:fldCharType="end"/>
      </w:r>
      <w:r w:rsidR="00023F7C" w:rsidRPr="0095398A">
        <w:rPr>
          <w:rFonts w:asciiTheme="majorBidi" w:hAnsiTheme="majorBidi" w:cstheme="majorBidi"/>
          <w:b w:val="0"/>
          <w:sz w:val="24"/>
        </w:rPr>
        <w:t xml:space="preserve"> (see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Curved_CNT_model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416E78">
        <w:rPr>
          <w:rFonts w:asciiTheme="majorBidi" w:hAnsiTheme="majorBidi" w:cstheme="majorBidi"/>
          <w:b w:val="0"/>
          <w:noProof/>
          <w:sz w:val="24"/>
        </w:rPr>
        <w:t>17</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(d)</w:t>
      </w:r>
      <w:r w:rsidR="00023F7C" w:rsidRPr="00416E78">
        <w:rPr>
          <w:rFonts w:asciiTheme="majorBidi" w:hAnsiTheme="majorBidi" w:cstheme="majorBidi"/>
          <w:b w:val="0"/>
          <w:sz w:val="24"/>
        </w:rPr>
        <w:t>)</w:t>
      </w:r>
      <w:r w:rsidR="00676382" w:rsidRPr="00964ABA">
        <w:rPr>
          <w:rFonts w:asciiTheme="majorBidi" w:hAnsiTheme="majorBidi" w:cstheme="majorBidi"/>
          <w:b w:val="0"/>
          <w:sz w:val="24"/>
        </w:rPr>
        <w:t xml:space="preserve">. </w:t>
      </w:r>
      <w:r w:rsidR="00C967EE" w:rsidRPr="00F465C0">
        <w:rPr>
          <w:rFonts w:asciiTheme="majorBidi" w:hAnsiTheme="majorBidi" w:cstheme="majorBidi"/>
          <w:b w:val="0"/>
          <w:sz w:val="24"/>
        </w:rPr>
        <w:t>T</w:t>
      </w:r>
      <w:r w:rsidR="00676382" w:rsidRPr="00F465C0">
        <w:rPr>
          <w:rFonts w:asciiTheme="majorBidi" w:hAnsiTheme="majorBidi" w:cstheme="majorBidi"/>
          <w:b w:val="0"/>
          <w:sz w:val="24"/>
        </w:rPr>
        <w:t xml:space="preserve">he polymer grid resolution </w:t>
      </w:r>
      <w:r w:rsidRPr="00F465C0">
        <w:rPr>
          <w:rFonts w:asciiTheme="majorBidi" w:hAnsiTheme="majorBidi" w:cstheme="majorBidi"/>
          <w:b w:val="0"/>
          <w:sz w:val="24"/>
        </w:rPr>
        <w:t>in this study is</w:t>
      </w:r>
      <w:r w:rsidR="00C967EE" w:rsidRPr="00F465C0">
        <w:rPr>
          <w:rFonts w:asciiTheme="majorBidi" w:hAnsiTheme="majorBidi" w:cstheme="majorBidi"/>
          <w:b w:val="0"/>
          <w:sz w:val="24"/>
        </w:rPr>
        <w:t xml:space="preserve"> selected to be</w:t>
      </w:r>
      <w:r w:rsidR="004D74F3" w:rsidRPr="000F191A">
        <w:rPr>
          <w:rFonts w:asciiTheme="majorBidi" w:hAnsiTheme="majorBidi" w:cstheme="majorBidi" w:hint="eastAsia"/>
          <w:b w:val="0"/>
          <w:sz w:val="24"/>
        </w:rPr>
        <w:t xml:space="preserve"> </w:t>
      </w:r>
      <m:oMath>
        <m:r>
          <m:rPr>
            <m:nor/>
          </m:rPr>
          <w:rPr>
            <w:rFonts w:ascii="Cambria Math" w:hAnsi="Cambria Math" w:cstheme="majorBidi"/>
            <w:b w:val="0"/>
            <w:i/>
            <w:sz w:val="24"/>
          </w:rPr>
          <m:t>α</m:t>
        </m:r>
        <m:r>
          <m:rPr>
            <m:nor/>
          </m:rPr>
          <w:rPr>
            <w:rFonts w:ascii="Cambria Math" w:hAnsiTheme="majorBidi" w:cstheme="majorBidi"/>
            <w:b w:val="0"/>
            <w:sz w:val="24"/>
          </w:rPr>
          <m:t xml:space="preserve"> =1</m:t>
        </m:r>
      </m:oMath>
      <w:r w:rsidR="00676382" w:rsidRPr="00372A73">
        <w:rPr>
          <w:rFonts w:asciiTheme="majorBidi" w:hAnsiTheme="majorBidi" w:cstheme="majorBidi"/>
          <w:b w:val="0"/>
          <w:sz w:val="24"/>
        </w:rPr>
        <w:t xml:space="preserve"> for all cases</w:t>
      </w:r>
      <w:r w:rsidRPr="0036143C">
        <w:rPr>
          <w:rFonts w:asciiTheme="majorBidi" w:hAnsiTheme="majorBidi" w:cstheme="majorBidi"/>
          <w:b w:val="0"/>
          <w:sz w:val="24"/>
        </w:rPr>
        <w:t xml:space="preserve"> and </w:t>
      </w:r>
      <w:r w:rsidR="004D74F3" w:rsidRPr="00F8479D">
        <w:rPr>
          <w:rFonts w:asciiTheme="majorBidi" w:hAnsiTheme="majorBidi" w:cstheme="majorBidi"/>
          <w:b w:val="0"/>
          <w:sz w:val="24"/>
        </w:rPr>
        <w:t xml:space="preserve">the </w:t>
      </w:r>
      <w:r w:rsidR="00D8499E" w:rsidRPr="00AA128E">
        <w:rPr>
          <w:rFonts w:asciiTheme="majorBidi" w:hAnsiTheme="majorBidi" w:cstheme="majorBidi"/>
          <w:b w:val="0"/>
          <w:sz w:val="24"/>
        </w:rPr>
        <w:t>details of the composites models are listed in</w:t>
      </w:r>
      <w:r w:rsidR="009A308A" w:rsidRPr="00AA128E">
        <w:rPr>
          <w:rFonts w:asciiTheme="majorBidi" w:hAnsiTheme="majorBidi" w:cstheme="majorBidi"/>
          <w:b w:val="0"/>
          <w:sz w:val="24"/>
        </w:rPr>
        <w:t xml:space="preserve"> </w:t>
      </w:r>
      <w:r w:rsidR="009A308A" w:rsidRPr="0095398A">
        <w:rPr>
          <w:rFonts w:asciiTheme="majorBidi" w:hAnsiTheme="majorBidi" w:cstheme="majorBidi"/>
          <w:b w:val="0"/>
          <w:sz w:val="24"/>
          <w:highlight w:val="yellow"/>
        </w:rPr>
        <w:fldChar w:fldCharType="begin"/>
      </w:r>
      <w:r w:rsidR="009A308A" w:rsidRPr="0095398A">
        <w:rPr>
          <w:rFonts w:asciiTheme="majorBidi" w:hAnsiTheme="majorBidi" w:cstheme="majorBidi"/>
          <w:b w:val="0"/>
          <w:sz w:val="24"/>
        </w:rPr>
        <w:instrText xml:space="preserve"> REF CNT_model_information \h </w:instrText>
      </w:r>
      <w:r w:rsidR="009A308A" w:rsidRPr="0095398A">
        <w:rPr>
          <w:rFonts w:asciiTheme="majorBidi" w:hAnsiTheme="majorBidi" w:cstheme="majorBidi"/>
          <w:b w:val="0"/>
          <w:sz w:val="24"/>
          <w:highlight w:val="yellow"/>
        </w:rPr>
        <w:instrText xml:space="preserve"> \* MERGEFORMAT </w:instrText>
      </w:r>
      <w:r w:rsidR="009A308A" w:rsidRPr="0095398A">
        <w:rPr>
          <w:rFonts w:asciiTheme="majorBidi" w:hAnsiTheme="majorBidi" w:cstheme="majorBidi"/>
          <w:b w:val="0"/>
          <w:sz w:val="24"/>
          <w:highlight w:val="yellow"/>
        </w:rPr>
      </w:r>
      <w:r w:rsidR="009A308A" w:rsidRPr="0095398A">
        <w:rPr>
          <w:rFonts w:asciiTheme="majorBidi" w:hAnsiTheme="majorBidi" w:cstheme="majorBidi"/>
          <w:b w:val="0"/>
          <w:sz w:val="24"/>
          <w:highlight w:val="yellow"/>
        </w:rPr>
        <w:fldChar w:fldCharType="separate"/>
      </w:r>
      <w:r w:rsidR="009A308A" w:rsidRPr="0095398A">
        <w:rPr>
          <w:rFonts w:asciiTheme="majorBidi" w:hAnsiTheme="majorBidi" w:cstheme="majorBidi"/>
          <w:b w:val="0"/>
          <w:sz w:val="24"/>
        </w:rPr>
        <w:t>Table.</w:t>
      </w:r>
      <w:r w:rsidR="009A308A" w:rsidRPr="00416E78">
        <w:rPr>
          <w:rFonts w:asciiTheme="majorBidi" w:hAnsiTheme="majorBidi" w:cstheme="majorBidi"/>
          <w:b w:val="0"/>
          <w:bCs/>
          <w:noProof/>
          <w:sz w:val="24"/>
        </w:rPr>
        <w:t>1</w:t>
      </w:r>
      <w:r w:rsidR="009A308A" w:rsidRPr="0095398A">
        <w:rPr>
          <w:rFonts w:asciiTheme="majorBidi" w:hAnsiTheme="majorBidi" w:cstheme="majorBidi"/>
          <w:b w:val="0"/>
          <w:sz w:val="24"/>
          <w:highlight w:val="yellow"/>
        </w:rPr>
        <w:fldChar w:fldCharType="end"/>
      </w:r>
      <w:r w:rsidR="00D8499E" w:rsidRPr="0095398A">
        <w:rPr>
          <w:rFonts w:asciiTheme="majorBidi" w:hAnsiTheme="majorBidi" w:cstheme="majorBidi"/>
          <w:b w:val="0"/>
          <w:sz w:val="24"/>
        </w:rPr>
        <w:t>.</w:t>
      </w:r>
      <w:r w:rsidR="00EE7DCE" w:rsidRPr="0095398A">
        <w:rPr>
          <w:rFonts w:asciiTheme="majorBidi" w:hAnsiTheme="majorBidi" w:cstheme="majorBidi"/>
          <w:b w:val="0"/>
          <w:sz w:val="24"/>
        </w:rPr>
        <w:t xml:space="preserve"> There</w:t>
      </w:r>
      <w:r w:rsidR="00EE7DCE" w:rsidRPr="00416E78">
        <w:rPr>
          <w:rFonts w:asciiTheme="majorBidi" w:hAnsiTheme="majorBidi" w:cstheme="majorBidi"/>
          <w:b w:val="0"/>
          <w:sz w:val="24"/>
        </w:rPr>
        <w:t xml:space="preserve"> are 12 composite models for each </w:t>
      </w:r>
      <w:r w:rsidR="00852803" w:rsidRPr="00964ABA">
        <w:rPr>
          <w:rFonts w:asciiTheme="majorBidi" w:hAnsiTheme="majorBidi" w:cstheme="majorBidi"/>
          <w:b w:val="0"/>
          <w:sz w:val="24"/>
        </w:rPr>
        <w:t xml:space="preserve">volume fraction </w:t>
      </w:r>
      <w:r w:rsidR="00EE7DCE" w:rsidRPr="00F465C0">
        <w:rPr>
          <w:rFonts w:asciiTheme="majorBidi" w:hAnsiTheme="majorBidi" w:cstheme="majorBidi"/>
          <w:b w:val="0"/>
          <w:sz w:val="24"/>
        </w:rPr>
        <w:t xml:space="preserve">and the element and node number in </w:t>
      </w:r>
      <w:r w:rsidR="00EE7DCE" w:rsidRPr="0095398A">
        <w:rPr>
          <w:rFonts w:asciiTheme="majorBidi" w:hAnsiTheme="majorBidi" w:cstheme="majorBidi"/>
          <w:b w:val="0"/>
          <w:sz w:val="24"/>
        </w:rPr>
        <w:fldChar w:fldCharType="begin"/>
      </w:r>
      <w:r w:rsidR="00EE7DCE" w:rsidRPr="0095398A">
        <w:rPr>
          <w:rFonts w:asciiTheme="majorBidi" w:hAnsiTheme="majorBidi" w:cstheme="majorBidi"/>
          <w:b w:val="0"/>
          <w:sz w:val="24"/>
        </w:rPr>
        <w:instrText xml:space="preserve"> REF CNT_model_information \h </w:instrText>
      </w:r>
      <w:r w:rsidR="00214797" w:rsidRPr="0095398A">
        <w:rPr>
          <w:rFonts w:asciiTheme="majorBidi" w:hAnsiTheme="majorBidi" w:cstheme="majorBidi"/>
          <w:b w:val="0"/>
          <w:sz w:val="24"/>
        </w:rPr>
        <w:instrText xml:space="preserve"> \* MERGEFORMAT </w:instrText>
      </w:r>
      <w:r w:rsidR="00EE7DCE" w:rsidRPr="0095398A">
        <w:rPr>
          <w:rFonts w:asciiTheme="majorBidi" w:hAnsiTheme="majorBidi" w:cstheme="majorBidi"/>
          <w:b w:val="0"/>
          <w:sz w:val="24"/>
        </w:rPr>
      </w:r>
      <w:r w:rsidR="00EE7DCE" w:rsidRPr="0095398A">
        <w:rPr>
          <w:rFonts w:asciiTheme="majorBidi" w:hAnsiTheme="majorBidi" w:cstheme="majorBidi"/>
          <w:b w:val="0"/>
          <w:sz w:val="24"/>
        </w:rPr>
        <w:fldChar w:fldCharType="separate"/>
      </w:r>
      <w:r w:rsidR="009A308A" w:rsidRPr="0095398A">
        <w:rPr>
          <w:rFonts w:asciiTheme="majorBidi" w:hAnsiTheme="majorBidi" w:cstheme="majorBidi"/>
          <w:b w:val="0"/>
          <w:sz w:val="24"/>
        </w:rPr>
        <w:t>Table.</w:t>
      </w:r>
      <w:r w:rsidR="009A308A" w:rsidRPr="00416E78">
        <w:rPr>
          <w:rFonts w:asciiTheme="majorBidi" w:hAnsiTheme="majorBidi" w:cstheme="majorBidi"/>
          <w:b w:val="0"/>
          <w:noProof/>
          <w:sz w:val="24"/>
        </w:rPr>
        <w:t>1</w:t>
      </w:r>
      <w:r w:rsidR="00EE7DCE" w:rsidRPr="0095398A">
        <w:rPr>
          <w:rFonts w:asciiTheme="majorBidi" w:hAnsiTheme="majorBidi" w:cstheme="majorBidi"/>
          <w:b w:val="0"/>
          <w:sz w:val="24"/>
        </w:rPr>
        <w:fldChar w:fldCharType="end"/>
      </w:r>
      <w:r w:rsidR="00EE7DCE" w:rsidRPr="0095398A">
        <w:rPr>
          <w:rFonts w:asciiTheme="majorBidi" w:hAnsiTheme="majorBidi" w:cstheme="majorBidi"/>
          <w:b w:val="0"/>
          <w:sz w:val="24"/>
        </w:rPr>
        <w:t xml:space="preserve"> is the average of them.</w:t>
      </w:r>
    </w:p>
    <w:p w14:paraId="32DB2EBF" w14:textId="34052095" w:rsidR="00676382" w:rsidRPr="0095398A" w:rsidRDefault="00B114F0" w:rsidP="0007444A">
      <w:pPr>
        <w:pStyle w:val="1"/>
        <w:numPr>
          <w:ilvl w:val="0"/>
          <w:numId w:val="0"/>
        </w:numPr>
        <w:ind w:right="-23"/>
        <w:jc w:val="center"/>
        <w:rPr>
          <w:rFonts w:asciiTheme="majorBidi" w:hAnsiTheme="majorBidi" w:cstheme="majorBidi"/>
          <w:b w:val="0"/>
          <w:sz w:val="24"/>
        </w:rPr>
      </w:pPr>
      <w:r w:rsidRPr="0095398A">
        <w:rPr>
          <w:noProof/>
          <w:sz w:val="24"/>
          <w:lang w:val="en-CA" w:eastAsia="ja-JP"/>
          <w:rPrChange w:id="229" w:author="Shaker Meguid" w:date="2018-12-22T16:35:00Z">
            <w:rPr>
              <w:noProof/>
              <w:lang w:val="en-CA" w:eastAsia="ja-JP"/>
            </w:rPr>
          </w:rPrChange>
        </w:rPr>
        <w:lastRenderedPageBreak/>
        <w:drawing>
          <wp:inline distT="0" distB="0" distL="0" distR="0" wp14:anchorId="6497F368" wp14:editId="5247D143">
            <wp:extent cx="5943284" cy="4754814"/>
            <wp:effectExtent l="0" t="0" r="63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391"/>
                    <a:stretch/>
                  </pic:blipFill>
                  <pic:spPr bwMode="auto">
                    <a:xfrm>
                      <a:off x="0" y="0"/>
                      <a:ext cx="5943600" cy="4755067"/>
                    </a:xfrm>
                    <a:prstGeom prst="rect">
                      <a:avLst/>
                    </a:prstGeom>
                    <a:noFill/>
                    <a:ln>
                      <a:noFill/>
                    </a:ln>
                    <a:extLst>
                      <a:ext uri="{53640926-AAD7-44D8-BBD7-CCE9431645EC}">
                        <a14:shadowObscured xmlns:a14="http://schemas.microsoft.com/office/drawing/2010/main"/>
                      </a:ext>
                    </a:extLst>
                  </pic:spPr>
                </pic:pic>
              </a:graphicData>
            </a:graphic>
          </wp:inline>
        </w:drawing>
      </w:r>
    </w:p>
    <w:p w14:paraId="1D9D21F7" w14:textId="4905CEB9" w:rsidR="00676382" w:rsidRPr="0095398A" w:rsidRDefault="00005294" w:rsidP="0007444A">
      <w:pPr>
        <w:pStyle w:val="1"/>
        <w:numPr>
          <w:ilvl w:val="0"/>
          <w:numId w:val="0"/>
        </w:numPr>
        <w:spacing w:afterLines="100" w:after="240" w:line="240" w:lineRule="auto"/>
        <w:ind w:right="-23" w:firstLine="420"/>
        <w:jc w:val="center"/>
        <w:rPr>
          <w:rFonts w:asciiTheme="majorBidi" w:hAnsiTheme="majorBidi" w:cstheme="majorBidi"/>
          <w:b w:val="0"/>
          <w:sz w:val="24"/>
          <w:rPrChange w:id="230" w:author="Shaker Meguid" w:date="2018-12-22T16:35:00Z">
            <w:rPr>
              <w:rFonts w:asciiTheme="majorBidi" w:hAnsiTheme="majorBidi" w:cstheme="majorBidi"/>
              <w:b w:val="0"/>
              <w:sz w:val="40"/>
              <w:szCs w:val="40"/>
            </w:rPr>
          </w:rPrChange>
        </w:rPr>
      </w:pPr>
      <w:bookmarkStart w:id="231" w:name="Curved_CNT_model"/>
      <w:r w:rsidRPr="0095398A">
        <w:rPr>
          <w:rFonts w:asciiTheme="majorBidi" w:hAnsiTheme="majorBidi" w:cstheme="majorBidi"/>
          <w:sz w:val="24"/>
        </w:rPr>
        <w:t xml:space="preserve">Fig. </w:t>
      </w:r>
      <w:r w:rsidR="00A36214" w:rsidRPr="0095398A">
        <w:rPr>
          <w:rFonts w:asciiTheme="majorBidi" w:hAnsiTheme="majorBidi" w:cstheme="majorBidi"/>
          <w:bCs/>
          <w:sz w:val="24"/>
        </w:rPr>
        <w:fldChar w:fldCharType="begin"/>
      </w:r>
      <w:r w:rsidR="00A36214" w:rsidRPr="0095398A">
        <w:rPr>
          <w:rFonts w:asciiTheme="majorBidi" w:hAnsiTheme="majorBidi" w:cstheme="majorBidi"/>
          <w:bCs/>
          <w:sz w:val="24"/>
        </w:rPr>
        <w:instrText xml:space="preserve"> SEQ Fig\* Arabic\s </w:instrText>
      </w:r>
      <w:r w:rsidR="00A36214" w:rsidRPr="0095398A">
        <w:rPr>
          <w:rFonts w:asciiTheme="majorBidi" w:hAnsiTheme="majorBidi" w:cstheme="majorBidi"/>
          <w:bCs/>
          <w:sz w:val="24"/>
        </w:rPr>
        <w:fldChar w:fldCharType="separate"/>
      </w:r>
      <w:r w:rsidR="00A36214" w:rsidRPr="0095398A">
        <w:rPr>
          <w:rFonts w:asciiTheme="majorBidi" w:hAnsiTheme="majorBidi" w:cstheme="majorBidi"/>
          <w:bCs/>
          <w:noProof/>
          <w:sz w:val="24"/>
        </w:rPr>
        <w:t>17</w:t>
      </w:r>
      <w:r w:rsidR="00A36214" w:rsidRPr="0095398A">
        <w:rPr>
          <w:rFonts w:asciiTheme="majorBidi" w:hAnsiTheme="majorBidi" w:cstheme="majorBidi"/>
          <w:bCs/>
          <w:sz w:val="24"/>
        </w:rPr>
        <w:fldChar w:fldCharType="end"/>
      </w:r>
      <w:bookmarkEnd w:id="231"/>
      <w:r w:rsidR="00A36214" w:rsidRPr="0095398A">
        <w:rPr>
          <w:rFonts w:asciiTheme="majorBidi" w:hAnsiTheme="majorBidi" w:cstheme="majorBidi"/>
          <w:sz w:val="24"/>
        </w:rPr>
        <w:t>.</w:t>
      </w:r>
      <w:r w:rsidR="00676382" w:rsidRPr="0095398A">
        <w:rPr>
          <w:rFonts w:asciiTheme="majorBidi" w:hAnsiTheme="majorBidi" w:cstheme="majorBidi"/>
          <w:b w:val="0"/>
          <w:sz w:val="24"/>
        </w:rPr>
        <w:t xml:space="preserve"> </w:t>
      </w:r>
      <w:r w:rsidR="00676382" w:rsidRPr="00416E78">
        <w:rPr>
          <w:rFonts w:asciiTheme="majorBidi" w:hAnsiTheme="majorBidi" w:cstheme="majorBidi"/>
          <w:b w:val="0"/>
          <w:sz w:val="24"/>
        </w:rPr>
        <w:t>The curved CNT net</w:t>
      </w:r>
      <w:r w:rsidR="00A36214" w:rsidRPr="00964ABA">
        <w:rPr>
          <w:rFonts w:asciiTheme="majorBidi" w:hAnsiTheme="majorBidi" w:cstheme="majorBidi"/>
          <w:b w:val="0"/>
          <w:sz w:val="24"/>
        </w:rPr>
        <w:t>work</w:t>
      </w:r>
      <w:r w:rsidR="00676382" w:rsidRPr="00F465C0">
        <w:rPr>
          <w:rFonts w:asciiTheme="majorBidi" w:hAnsiTheme="majorBidi" w:cstheme="majorBidi"/>
          <w:b w:val="0"/>
          <w:sz w:val="24"/>
        </w:rPr>
        <w:t xml:space="preserve">s with </w:t>
      </w:r>
      <w:r w:rsidR="00A36214" w:rsidRPr="00F465C0">
        <w:rPr>
          <w:rFonts w:asciiTheme="majorBidi" w:hAnsiTheme="majorBidi" w:cstheme="majorBidi"/>
          <w:b w:val="0"/>
          <w:sz w:val="24"/>
        </w:rPr>
        <w:t xml:space="preserve">volume fraction </w:t>
      </w:r>
      <w:r w:rsidR="00B114F0" w:rsidRPr="00F465C0">
        <w:rPr>
          <w:rFonts w:asciiTheme="majorBidi" w:hAnsiTheme="majorBidi" w:cstheme="majorBidi"/>
          <w:b w:val="0"/>
          <w:sz w:val="24"/>
        </w:rPr>
        <w:t xml:space="preserve"> </w:t>
      </w:r>
      <m:oMath>
        <m:r>
          <m:rPr>
            <m:sty m:val="b"/>
          </m:rPr>
          <w:rPr>
            <w:rFonts w:ascii="Cambria Math" w:hAnsi="Cambria Math" w:cstheme="majorBidi"/>
            <w:sz w:val="24"/>
          </w:rPr>
          <m:t>vf=2.5%</m:t>
        </m:r>
      </m:oMath>
      <w:r w:rsidR="00B114F0" w:rsidRPr="00F8479D">
        <w:rPr>
          <w:rFonts w:asciiTheme="majorBidi" w:hAnsiTheme="majorBidi" w:cstheme="majorBidi"/>
          <w:b w:val="0"/>
          <w:sz w:val="24"/>
        </w:rPr>
        <w:t xml:space="preserve"> and different curvatures: (a) </w:t>
      </w:r>
      <m:oMath>
        <m:r>
          <m:rPr>
            <m:sty m:val="bi"/>
          </m:rPr>
          <w:rPr>
            <w:rFonts w:ascii="Cambria Math" w:hAnsi="Cambria Math" w:cstheme="majorBidi"/>
            <w:sz w:val="24"/>
          </w:rPr>
          <m:t>δ</m:t>
        </m:r>
        <m:r>
          <m:rPr>
            <m:sty m:val="b"/>
          </m:rPr>
          <w:rPr>
            <w:rFonts w:ascii="Cambria Math" w:hAnsi="Cambria Math" w:cstheme="majorBidi"/>
            <w:sz w:val="24"/>
          </w:rPr>
          <m:t>=0.094</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B114F0" w:rsidRPr="0095398A">
        <w:rPr>
          <w:rFonts w:asciiTheme="majorBidi" w:hAnsiTheme="majorBidi" w:cstheme="majorBidi" w:hint="eastAsia"/>
          <w:b w:val="0"/>
          <w:sz w:val="24"/>
        </w:rPr>
        <w:t>,</w:t>
      </w:r>
      <w:r w:rsidR="00B114F0" w:rsidRPr="0095398A">
        <w:rPr>
          <w:rFonts w:asciiTheme="majorBidi" w:hAnsiTheme="majorBidi" w:cstheme="majorBidi"/>
          <w:b w:val="0"/>
          <w:sz w:val="24"/>
        </w:rPr>
        <w:t xml:space="preserve"> (b) </w:t>
      </w:r>
      <m:oMath>
        <m:r>
          <m:rPr>
            <m:sty m:val="bi"/>
          </m:rPr>
          <w:rPr>
            <w:rFonts w:ascii="Cambria Math" w:hAnsi="Cambria Math" w:cstheme="majorBidi"/>
            <w:sz w:val="24"/>
          </w:rPr>
          <m:t>δ</m:t>
        </m:r>
        <m:r>
          <m:rPr>
            <m:sty m:val="b"/>
          </m:rPr>
          <w:rPr>
            <w:rFonts w:ascii="Cambria Math" w:hAnsi="Cambria Math" w:cstheme="majorBidi"/>
            <w:sz w:val="24"/>
          </w:rPr>
          <m:t>=0.188</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B114F0" w:rsidRPr="0095398A">
        <w:rPr>
          <w:rFonts w:asciiTheme="majorBidi" w:hAnsiTheme="majorBidi" w:cstheme="majorBidi"/>
          <w:b w:val="0"/>
          <w:sz w:val="24"/>
        </w:rPr>
        <w:t xml:space="preserve"> and (c)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B114F0" w:rsidRPr="0095398A">
        <w:rPr>
          <w:rFonts w:asciiTheme="majorBidi" w:hAnsiTheme="majorBidi" w:cstheme="majorBidi" w:hint="eastAsia"/>
          <w:b w:val="0"/>
          <w:sz w:val="24"/>
        </w:rPr>
        <w:t>.</w:t>
      </w:r>
      <w:r w:rsidR="00B114F0" w:rsidRPr="0095398A">
        <w:rPr>
          <w:rFonts w:asciiTheme="majorBidi" w:hAnsiTheme="majorBidi" w:cstheme="majorBidi"/>
          <w:b w:val="0"/>
          <w:sz w:val="24"/>
        </w:rPr>
        <w:t xml:space="preserve"> (d) </w:t>
      </w:r>
      <w:r w:rsidR="00A36214" w:rsidRPr="00416E78">
        <w:rPr>
          <w:rFonts w:asciiTheme="majorBidi" w:hAnsiTheme="majorBidi" w:cstheme="majorBidi"/>
          <w:b w:val="0"/>
          <w:sz w:val="24"/>
        </w:rPr>
        <w:t xml:space="preserve">is the </w:t>
      </w:r>
      <w:r w:rsidR="00B114F0" w:rsidRPr="00964ABA">
        <w:rPr>
          <w:rFonts w:asciiTheme="majorBidi" w:hAnsiTheme="majorBidi" w:cstheme="majorBidi"/>
          <w:b w:val="0"/>
          <w:sz w:val="24"/>
        </w:rPr>
        <w:t>scanning electron microscopy</w:t>
      </w:r>
      <w:r w:rsidR="00A36214" w:rsidRPr="00F465C0">
        <w:rPr>
          <w:rFonts w:asciiTheme="majorBidi" w:hAnsiTheme="majorBidi" w:cstheme="majorBidi"/>
          <w:b w:val="0"/>
          <w:sz w:val="24"/>
        </w:rPr>
        <w:t xml:space="preserve"> image of an actual nanocomposite</w:t>
      </w:r>
      <w:r w:rsidR="00B114F0" w:rsidRPr="00F465C0">
        <w:rPr>
          <w:rFonts w:asciiTheme="majorBidi" w:hAnsiTheme="majorBidi" w:cstheme="majorBidi"/>
          <w:b w:val="0"/>
          <w:sz w:val="24"/>
        </w:rPr>
        <w:t xml:space="preserve"> (from Ref. </w:t>
      </w:r>
      <w:r w:rsidR="00B114F0" w:rsidRPr="0095398A">
        <w:rPr>
          <w:rFonts w:asciiTheme="majorBidi" w:hAnsiTheme="majorBidi" w:cstheme="majorBidi"/>
          <w:b w:val="0"/>
          <w:sz w:val="24"/>
        </w:rPr>
        <w:fldChar w:fldCharType="begin"/>
      </w:r>
      <w:r w:rsidR="007B428B" w:rsidRPr="0095398A">
        <w:rPr>
          <w:rFonts w:asciiTheme="majorBidi" w:hAnsiTheme="majorBidi" w:cstheme="majorBidi"/>
          <w:b w:val="0"/>
          <w:sz w:val="24"/>
        </w:rPr>
        <w:instrText xml:space="preserve"> ADDIN ZOTERO_ITEM CSL_CITATION {"citationID":"3F8Cd2yT","properties":{"formattedCitation":"[35]","plainCitation":"[35]","noteIndex":0},"citationItems":[{"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composites—I","language":"en","author":[{"family":"Fisher","given":"F"}],"issued":{"date-parts":[["2003",8]]}}}],"schema":"https://github.com/citation-style-language/schema/raw/master/csl-citation.json"} </w:instrText>
      </w:r>
      <w:r w:rsidR="00B114F0" w:rsidRPr="0095398A">
        <w:rPr>
          <w:rFonts w:asciiTheme="majorBidi" w:hAnsiTheme="majorBidi" w:cstheme="majorBidi"/>
          <w:b w:val="0"/>
          <w:sz w:val="24"/>
        </w:rPr>
        <w:fldChar w:fldCharType="separate"/>
      </w:r>
      <w:r w:rsidR="00B114F0" w:rsidRPr="0095398A">
        <w:rPr>
          <w:b w:val="0"/>
          <w:sz w:val="24"/>
        </w:rPr>
        <w:t>[35]</w:t>
      </w:r>
      <w:r w:rsidR="00B114F0" w:rsidRPr="0095398A">
        <w:rPr>
          <w:rFonts w:asciiTheme="majorBidi" w:hAnsiTheme="majorBidi" w:cstheme="majorBidi"/>
          <w:b w:val="0"/>
          <w:sz w:val="24"/>
        </w:rPr>
        <w:fldChar w:fldCharType="end"/>
      </w:r>
      <w:r w:rsidR="00B114F0" w:rsidRPr="0095398A">
        <w:rPr>
          <w:rFonts w:asciiTheme="majorBidi" w:hAnsiTheme="majorBidi" w:cstheme="majorBidi"/>
          <w:b w:val="0"/>
          <w:sz w:val="24"/>
        </w:rPr>
        <w:t>)</w:t>
      </w:r>
    </w:p>
    <w:p w14:paraId="6D69DA4F" w14:textId="56A39301" w:rsidR="007F14A9" w:rsidRPr="00F465C0" w:rsidRDefault="00D8499E" w:rsidP="0007444A">
      <w:pPr>
        <w:pStyle w:val="1"/>
        <w:numPr>
          <w:ilvl w:val="0"/>
          <w:numId w:val="0"/>
        </w:numPr>
        <w:spacing w:before="360" w:line="240" w:lineRule="auto"/>
        <w:ind w:right="-23"/>
        <w:jc w:val="center"/>
        <w:rPr>
          <w:rFonts w:asciiTheme="majorBidi" w:hAnsiTheme="majorBidi" w:cstheme="majorBidi"/>
          <w:b w:val="0"/>
          <w:sz w:val="24"/>
        </w:rPr>
      </w:pPr>
      <w:bookmarkStart w:id="232" w:name="CNT_model_information"/>
      <w:r w:rsidRPr="0095398A">
        <w:rPr>
          <w:rFonts w:asciiTheme="majorBidi" w:hAnsiTheme="majorBidi" w:cstheme="majorBidi"/>
          <w:sz w:val="24"/>
        </w:rPr>
        <w:t>Tab</w:t>
      </w:r>
      <w:r w:rsidR="00005294" w:rsidRPr="0095398A">
        <w:rPr>
          <w:rFonts w:asciiTheme="majorBidi" w:hAnsiTheme="majorBidi" w:cstheme="majorBidi"/>
          <w:sz w:val="24"/>
        </w:rPr>
        <w:t>le</w:t>
      </w:r>
      <w:r w:rsidRPr="00416E78">
        <w:rPr>
          <w:rFonts w:asciiTheme="majorBidi" w:hAnsiTheme="majorBidi" w:cstheme="majorBidi"/>
          <w:sz w:val="24"/>
        </w:rPr>
        <w:t>.</w:t>
      </w:r>
      <w:r w:rsidR="009A308A" w:rsidRPr="0095398A">
        <w:rPr>
          <w:rFonts w:asciiTheme="majorBidi" w:hAnsiTheme="majorBidi" w:cstheme="majorBidi"/>
          <w:bCs/>
          <w:sz w:val="24"/>
        </w:rPr>
        <w:fldChar w:fldCharType="begin"/>
      </w:r>
      <w:r w:rsidR="009A308A" w:rsidRPr="0095398A">
        <w:rPr>
          <w:rFonts w:asciiTheme="majorBidi" w:hAnsiTheme="majorBidi" w:cstheme="majorBidi"/>
          <w:bCs/>
          <w:sz w:val="24"/>
        </w:rPr>
        <w:instrText xml:space="preserve"> SEQ Tab\* Arabic\r1 </w:instrText>
      </w:r>
      <w:r w:rsidR="009A308A" w:rsidRPr="0095398A">
        <w:rPr>
          <w:rFonts w:asciiTheme="majorBidi" w:hAnsiTheme="majorBidi" w:cstheme="majorBidi"/>
          <w:bCs/>
          <w:sz w:val="24"/>
        </w:rPr>
        <w:fldChar w:fldCharType="separate"/>
      </w:r>
      <w:r w:rsidR="009A308A" w:rsidRPr="0095398A">
        <w:rPr>
          <w:rFonts w:asciiTheme="majorBidi" w:hAnsiTheme="majorBidi" w:cstheme="majorBidi"/>
          <w:bCs/>
          <w:noProof/>
          <w:sz w:val="24"/>
        </w:rPr>
        <w:t>1</w:t>
      </w:r>
      <w:r w:rsidR="009A308A" w:rsidRPr="0095398A">
        <w:rPr>
          <w:rFonts w:asciiTheme="majorBidi" w:hAnsiTheme="majorBidi" w:cstheme="majorBidi"/>
          <w:bCs/>
          <w:sz w:val="24"/>
        </w:rPr>
        <w:fldChar w:fldCharType="end"/>
      </w:r>
      <w:bookmarkEnd w:id="232"/>
      <w:r w:rsidR="007F14A9" w:rsidRPr="0095398A">
        <w:rPr>
          <w:rFonts w:asciiTheme="majorBidi" w:hAnsiTheme="majorBidi" w:cstheme="majorBidi"/>
          <w:sz w:val="24"/>
        </w:rPr>
        <w:t>.</w:t>
      </w:r>
      <w:r w:rsidR="007F14A9" w:rsidRPr="0095398A">
        <w:rPr>
          <w:rFonts w:asciiTheme="majorBidi" w:hAnsiTheme="majorBidi" w:cstheme="majorBidi"/>
          <w:b w:val="0"/>
          <w:sz w:val="24"/>
        </w:rPr>
        <w:t xml:space="preserve"> The details of the</w:t>
      </w:r>
      <w:r w:rsidRPr="00416E78">
        <w:rPr>
          <w:rFonts w:asciiTheme="majorBidi" w:hAnsiTheme="majorBidi" w:cstheme="majorBidi"/>
          <w:b w:val="0"/>
          <w:sz w:val="24"/>
        </w:rPr>
        <w:t xml:space="preserve"> composite models with different CNT volume fractions</w:t>
      </w:r>
      <w:r w:rsidR="00005294" w:rsidRPr="00964ABA">
        <w:rPr>
          <w:rFonts w:asciiTheme="majorBidi" w:hAnsiTheme="majorBidi" w:cstheme="majorBidi"/>
          <w:b w:val="0"/>
          <w:sz w:val="24"/>
        </w:rPr>
        <w:t>.</w:t>
      </w:r>
    </w:p>
    <w:p w14:paraId="0ABE1051" w14:textId="77777777" w:rsidR="00005294" w:rsidRPr="00F465C0" w:rsidRDefault="00005294" w:rsidP="0007444A">
      <w:pPr>
        <w:pStyle w:val="1"/>
        <w:numPr>
          <w:ilvl w:val="0"/>
          <w:numId w:val="0"/>
        </w:numPr>
        <w:spacing w:line="240" w:lineRule="auto"/>
        <w:ind w:right="-23"/>
        <w:jc w:val="center"/>
        <w:rPr>
          <w:rFonts w:asciiTheme="majorBidi" w:hAnsiTheme="majorBidi" w:cstheme="majorBidi"/>
          <w:b w:val="0"/>
          <w:sz w:val="24"/>
        </w:rPr>
      </w:pPr>
    </w:p>
    <w:tbl>
      <w:tblPr>
        <w:tblStyle w:val="aa"/>
        <w:tblW w:w="0" w:type="auto"/>
        <w:jc w:val="center"/>
        <w:tblLook w:val="04A0" w:firstRow="1" w:lastRow="0" w:firstColumn="1" w:lastColumn="0" w:noHBand="0" w:noVBand="1"/>
      </w:tblPr>
      <w:tblGrid>
        <w:gridCol w:w="1558"/>
        <w:gridCol w:w="1558"/>
        <w:gridCol w:w="1558"/>
        <w:gridCol w:w="1559"/>
        <w:gridCol w:w="1559"/>
      </w:tblGrid>
      <w:tr w:rsidR="007F14A9" w:rsidRPr="0095398A" w14:paraId="00C2D194" w14:textId="77777777" w:rsidTr="00D8499E">
        <w:trPr>
          <w:trHeight w:val="414"/>
          <w:jc w:val="center"/>
        </w:trPr>
        <w:tc>
          <w:tcPr>
            <w:tcW w:w="1558" w:type="dxa"/>
            <w:vAlign w:val="center"/>
          </w:tcPr>
          <w:p w14:paraId="10E8FC9E" w14:textId="7F1CBBAA" w:rsidR="007F14A9" w:rsidRPr="006E5A91" w:rsidRDefault="00005294" w:rsidP="0007444A">
            <w:pPr>
              <w:pStyle w:val="1"/>
              <w:numPr>
                <w:ilvl w:val="0"/>
                <w:numId w:val="0"/>
              </w:numPr>
              <w:spacing w:line="240" w:lineRule="auto"/>
              <w:ind w:right="-23"/>
              <w:jc w:val="center"/>
              <w:rPr>
                <w:rFonts w:asciiTheme="majorBidi" w:hAnsiTheme="majorBidi" w:cstheme="majorBidi"/>
                <w:b w:val="0"/>
                <w:sz w:val="24"/>
              </w:rPr>
            </w:pPr>
            <w:r w:rsidRPr="000F191A">
              <w:rPr>
                <w:rFonts w:asciiTheme="majorBidi" w:hAnsiTheme="majorBidi" w:cstheme="majorBidi"/>
                <w:b w:val="0"/>
                <w:sz w:val="24"/>
              </w:rPr>
              <w:t>Case #</w:t>
            </w:r>
          </w:p>
        </w:tc>
        <w:tc>
          <w:tcPr>
            <w:tcW w:w="1558" w:type="dxa"/>
            <w:vAlign w:val="center"/>
          </w:tcPr>
          <w:p w14:paraId="552FECE0" w14:textId="77777777" w:rsidR="007F14A9" w:rsidRPr="00372A73" w:rsidRDefault="007F14A9"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CNT Vf (%)</w:t>
            </w:r>
          </w:p>
        </w:tc>
        <w:tc>
          <w:tcPr>
            <w:tcW w:w="1558" w:type="dxa"/>
            <w:vAlign w:val="center"/>
          </w:tcPr>
          <w:p w14:paraId="2A9F1F0C" w14:textId="77777777" w:rsidR="007F14A9" w:rsidRPr="00372A73" w:rsidRDefault="007F14A9"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 CNTs</w:t>
            </w:r>
          </w:p>
        </w:tc>
        <w:tc>
          <w:tcPr>
            <w:tcW w:w="1559" w:type="dxa"/>
            <w:vAlign w:val="center"/>
          </w:tcPr>
          <w:p w14:paraId="3576E8C0" w14:textId="77777777" w:rsidR="007F14A9" w:rsidRPr="0036143C" w:rsidRDefault="007F14A9" w:rsidP="0007444A">
            <w:pPr>
              <w:pStyle w:val="1"/>
              <w:numPr>
                <w:ilvl w:val="0"/>
                <w:numId w:val="0"/>
              </w:numPr>
              <w:spacing w:line="240" w:lineRule="auto"/>
              <w:ind w:right="-23"/>
              <w:jc w:val="center"/>
              <w:rPr>
                <w:rFonts w:asciiTheme="majorBidi" w:hAnsiTheme="majorBidi" w:cstheme="majorBidi"/>
                <w:b w:val="0"/>
                <w:sz w:val="24"/>
              </w:rPr>
            </w:pPr>
            <w:r w:rsidRPr="0036143C">
              <w:rPr>
                <w:rFonts w:asciiTheme="majorBidi" w:hAnsiTheme="majorBidi" w:cstheme="majorBidi"/>
                <w:b w:val="0"/>
                <w:sz w:val="24"/>
              </w:rPr>
              <w:t># elements</w:t>
            </w:r>
          </w:p>
        </w:tc>
        <w:tc>
          <w:tcPr>
            <w:tcW w:w="1559" w:type="dxa"/>
            <w:vAlign w:val="center"/>
          </w:tcPr>
          <w:p w14:paraId="2DCBDBFA" w14:textId="77777777" w:rsidR="007F14A9" w:rsidRPr="00F8479D" w:rsidRDefault="007F14A9" w:rsidP="0007444A">
            <w:pPr>
              <w:pStyle w:val="1"/>
              <w:numPr>
                <w:ilvl w:val="0"/>
                <w:numId w:val="0"/>
              </w:numPr>
              <w:spacing w:line="240" w:lineRule="auto"/>
              <w:ind w:right="-23"/>
              <w:jc w:val="center"/>
              <w:rPr>
                <w:rFonts w:asciiTheme="majorBidi" w:hAnsiTheme="majorBidi" w:cstheme="majorBidi"/>
                <w:b w:val="0"/>
                <w:sz w:val="24"/>
              </w:rPr>
            </w:pPr>
            <w:r w:rsidRPr="00F8479D">
              <w:rPr>
                <w:rFonts w:asciiTheme="majorBidi" w:hAnsiTheme="majorBidi" w:cstheme="majorBidi"/>
                <w:b w:val="0"/>
                <w:sz w:val="24"/>
              </w:rPr>
              <w:t># nodes</w:t>
            </w:r>
          </w:p>
        </w:tc>
      </w:tr>
      <w:tr w:rsidR="007F14A9" w:rsidRPr="0095398A" w14:paraId="77094B91" w14:textId="77777777" w:rsidTr="00D8499E">
        <w:trPr>
          <w:trHeight w:val="414"/>
          <w:jc w:val="center"/>
        </w:trPr>
        <w:tc>
          <w:tcPr>
            <w:tcW w:w="1558" w:type="dxa"/>
            <w:vAlign w:val="center"/>
          </w:tcPr>
          <w:p w14:paraId="4CEEC061" w14:textId="77777777" w:rsidR="007F14A9" w:rsidRPr="0095398A" w:rsidRDefault="007F14A9" w:rsidP="0007444A">
            <w:pPr>
              <w:pStyle w:val="1"/>
              <w:numPr>
                <w:ilvl w:val="0"/>
                <w:numId w:val="0"/>
              </w:numPr>
              <w:spacing w:line="240" w:lineRule="auto"/>
              <w:ind w:right="-23"/>
              <w:jc w:val="center"/>
              <w:rPr>
                <w:rFonts w:asciiTheme="majorBidi" w:hAnsiTheme="majorBidi" w:cstheme="majorBidi"/>
                <w:b w:val="0"/>
                <w:sz w:val="24"/>
              </w:rPr>
            </w:pPr>
            <w:r w:rsidRPr="0095398A">
              <w:rPr>
                <w:rFonts w:asciiTheme="majorBidi" w:hAnsiTheme="majorBidi" w:cstheme="majorBidi"/>
                <w:b w:val="0"/>
                <w:sz w:val="24"/>
              </w:rPr>
              <w:t>Case #1</w:t>
            </w:r>
          </w:p>
        </w:tc>
        <w:tc>
          <w:tcPr>
            <w:tcW w:w="1558" w:type="dxa"/>
            <w:vAlign w:val="center"/>
          </w:tcPr>
          <w:p w14:paraId="7E572A1E" w14:textId="28AB0A62" w:rsidR="007F14A9" w:rsidRPr="00F465C0" w:rsidRDefault="004D74F3" w:rsidP="0007444A">
            <w:pPr>
              <w:pStyle w:val="1"/>
              <w:numPr>
                <w:ilvl w:val="0"/>
                <w:numId w:val="0"/>
              </w:numPr>
              <w:spacing w:line="240" w:lineRule="auto"/>
              <w:ind w:right="-23"/>
              <w:jc w:val="center"/>
              <w:rPr>
                <w:rFonts w:asciiTheme="majorBidi" w:hAnsiTheme="majorBidi" w:cstheme="majorBidi"/>
                <w:b w:val="0"/>
                <w:sz w:val="24"/>
              </w:rPr>
            </w:pPr>
            <w:r w:rsidRPr="00416E78">
              <w:rPr>
                <w:rFonts w:asciiTheme="majorBidi" w:hAnsiTheme="majorBidi" w:cstheme="majorBidi" w:hint="eastAsia"/>
                <w:b w:val="0"/>
                <w:sz w:val="24"/>
              </w:rPr>
              <w:t>0</w:t>
            </w:r>
            <w:r w:rsidRPr="00964ABA">
              <w:rPr>
                <w:rFonts w:asciiTheme="majorBidi" w:hAnsiTheme="majorBidi" w:cstheme="majorBidi"/>
                <w:b w:val="0"/>
                <w:sz w:val="24"/>
              </w:rPr>
              <w:t>.5</w:t>
            </w:r>
          </w:p>
        </w:tc>
        <w:tc>
          <w:tcPr>
            <w:tcW w:w="1558" w:type="dxa"/>
            <w:vAlign w:val="center"/>
          </w:tcPr>
          <w:p w14:paraId="70F7C73E" w14:textId="60CE7524" w:rsidR="007F14A9" w:rsidRPr="006E5A91" w:rsidRDefault="004D74F3" w:rsidP="0007444A">
            <w:pPr>
              <w:pStyle w:val="1"/>
              <w:numPr>
                <w:ilvl w:val="0"/>
                <w:numId w:val="0"/>
              </w:numPr>
              <w:spacing w:line="240" w:lineRule="auto"/>
              <w:ind w:right="-23"/>
              <w:jc w:val="center"/>
              <w:rPr>
                <w:rFonts w:asciiTheme="majorBidi" w:hAnsiTheme="majorBidi" w:cstheme="majorBidi"/>
                <w:b w:val="0"/>
                <w:sz w:val="24"/>
              </w:rPr>
            </w:pPr>
            <w:r w:rsidRPr="00F465C0">
              <w:rPr>
                <w:rFonts w:asciiTheme="majorBidi" w:hAnsiTheme="majorBidi" w:cstheme="majorBidi" w:hint="eastAsia"/>
                <w:b w:val="0"/>
                <w:sz w:val="24"/>
              </w:rPr>
              <w:t>6</w:t>
            </w:r>
            <w:r w:rsidRPr="000F191A">
              <w:rPr>
                <w:rFonts w:asciiTheme="majorBidi" w:hAnsiTheme="majorBidi" w:cstheme="majorBidi"/>
                <w:b w:val="0"/>
                <w:sz w:val="24"/>
              </w:rPr>
              <w:t>4</w:t>
            </w:r>
          </w:p>
        </w:tc>
        <w:tc>
          <w:tcPr>
            <w:tcW w:w="1559" w:type="dxa"/>
            <w:vAlign w:val="center"/>
          </w:tcPr>
          <w:p w14:paraId="6CA38996" w14:textId="6EFB6C0A" w:rsidR="007F14A9" w:rsidRPr="00F8479D" w:rsidRDefault="00EE7DCE"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10</w:t>
            </w:r>
            <w:r w:rsidR="006B75C7" w:rsidRPr="00372A73">
              <w:rPr>
                <w:rFonts w:asciiTheme="majorBidi" w:hAnsiTheme="majorBidi" w:cstheme="majorBidi" w:hint="eastAsia"/>
                <w:b w:val="0"/>
                <w:sz w:val="24"/>
              </w:rPr>
              <w:t>9</w:t>
            </w:r>
            <w:r w:rsidR="006B75C7" w:rsidRPr="0036143C">
              <w:rPr>
                <w:rFonts w:asciiTheme="majorBidi" w:hAnsiTheme="majorBidi" w:cstheme="majorBidi"/>
                <w:b w:val="0"/>
                <w:sz w:val="24"/>
              </w:rPr>
              <w:t>1971</w:t>
            </w:r>
          </w:p>
        </w:tc>
        <w:tc>
          <w:tcPr>
            <w:tcW w:w="1559" w:type="dxa"/>
            <w:vAlign w:val="center"/>
          </w:tcPr>
          <w:p w14:paraId="58E22744" w14:textId="1B84C6B8" w:rsidR="007F14A9" w:rsidRPr="00AA128E" w:rsidRDefault="00EE7DCE" w:rsidP="0007444A">
            <w:pPr>
              <w:pStyle w:val="1"/>
              <w:numPr>
                <w:ilvl w:val="0"/>
                <w:numId w:val="0"/>
              </w:numPr>
              <w:spacing w:line="240" w:lineRule="auto"/>
              <w:ind w:right="-23"/>
              <w:jc w:val="center"/>
              <w:rPr>
                <w:rFonts w:asciiTheme="majorBidi" w:hAnsiTheme="majorBidi" w:cstheme="majorBidi"/>
                <w:b w:val="0"/>
                <w:sz w:val="24"/>
              </w:rPr>
            </w:pPr>
            <w:r w:rsidRPr="00AA128E">
              <w:rPr>
                <w:rFonts w:asciiTheme="majorBidi" w:hAnsiTheme="majorBidi" w:cstheme="majorBidi"/>
                <w:b w:val="0"/>
                <w:sz w:val="24"/>
              </w:rPr>
              <w:t>1147861</w:t>
            </w:r>
          </w:p>
        </w:tc>
      </w:tr>
      <w:tr w:rsidR="007F14A9" w:rsidRPr="0095398A" w14:paraId="3645E03B" w14:textId="77777777" w:rsidTr="00D8499E">
        <w:trPr>
          <w:trHeight w:val="414"/>
          <w:jc w:val="center"/>
        </w:trPr>
        <w:tc>
          <w:tcPr>
            <w:tcW w:w="1558" w:type="dxa"/>
            <w:vAlign w:val="center"/>
          </w:tcPr>
          <w:p w14:paraId="3AA50126" w14:textId="77777777" w:rsidR="007F14A9" w:rsidRPr="0095398A" w:rsidRDefault="007F14A9" w:rsidP="0007444A">
            <w:pPr>
              <w:pStyle w:val="1"/>
              <w:numPr>
                <w:ilvl w:val="0"/>
                <w:numId w:val="0"/>
              </w:numPr>
              <w:spacing w:line="240" w:lineRule="auto"/>
              <w:ind w:right="-23"/>
              <w:jc w:val="center"/>
              <w:rPr>
                <w:rFonts w:asciiTheme="majorBidi" w:hAnsiTheme="majorBidi" w:cstheme="majorBidi"/>
                <w:b w:val="0"/>
                <w:sz w:val="24"/>
              </w:rPr>
            </w:pPr>
            <w:r w:rsidRPr="0095398A">
              <w:rPr>
                <w:rFonts w:asciiTheme="majorBidi" w:hAnsiTheme="majorBidi" w:cstheme="majorBidi"/>
                <w:b w:val="0"/>
                <w:sz w:val="24"/>
              </w:rPr>
              <w:t>Case #2</w:t>
            </w:r>
          </w:p>
        </w:tc>
        <w:tc>
          <w:tcPr>
            <w:tcW w:w="1558" w:type="dxa"/>
            <w:vAlign w:val="center"/>
          </w:tcPr>
          <w:p w14:paraId="6729D1DD" w14:textId="6E9C27CA" w:rsidR="007F14A9" w:rsidRPr="00F465C0" w:rsidRDefault="004D74F3" w:rsidP="0007444A">
            <w:pPr>
              <w:pStyle w:val="1"/>
              <w:numPr>
                <w:ilvl w:val="0"/>
                <w:numId w:val="0"/>
              </w:numPr>
              <w:spacing w:line="240" w:lineRule="auto"/>
              <w:ind w:right="-23"/>
              <w:jc w:val="center"/>
              <w:rPr>
                <w:rFonts w:asciiTheme="majorBidi" w:hAnsiTheme="majorBidi" w:cstheme="majorBidi"/>
                <w:b w:val="0"/>
                <w:sz w:val="24"/>
              </w:rPr>
            </w:pPr>
            <w:r w:rsidRPr="00416E78">
              <w:rPr>
                <w:rFonts w:asciiTheme="majorBidi" w:hAnsiTheme="majorBidi" w:cstheme="majorBidi" w:hint="eastAsia"/>
                <w:b w:val="0"/>
                <w:sz w:val="24"/>
              </w:rPr>
              <w:t>1</w:t>
            </w:r>
            <w:r w:rsidRPr="00964ABA">
              <w:rPr>
                <w:rFonts w:asciiTheme="majorBidi" w:hAnsiTheme="majorBidi" w:cstheme="majorBidi"/>
                <w:b w:val="0"/>
                <w:sz w:val="24"/>
              </w:rPr>
              <w:t>.5</w:t>
            </w:r>
          </w:p>
        </w:tc>
        <w:tc>
          <w:tcPr>
            <w:tcW w:w="1558" w:type="dxa"/>
            <w:vAlign w:val="center"/>
          </w:tcPr>
          <w:p w14:paraId="4A64FAEE" w14:textId="2DEB5F75" w:rsidR="007F14A9" w:rsidRPr="006E5A91" w:rsidRDefault="004D74F3" w:rsidP="0007444A">
            <w:pPr>
              <w:pStyle w:val="1"/>
              <w:numPr>
                <w:ilvl w:val="0"/>
                <w:numId w:val="0"/>
              </w:numPr>
              <w:spacing w:line="240" w:lineRule="auto"/>
              <w:ind w:right="-23"/>
              <w:jc w:val="center"/>
              <w:rPr>
                <w:rFonts w:asciiTheme="majorBidi" w:hAnsiTheme="majorBidi" w:cstheme="majorBidi"/>
                <w:b w:val="0"/>
                <w:sz w:val="24"/>
              </w:rPr>
            </w:pPr>
            <w:r w:rsidRPr="00F465C0">
              <w:rPr>
                <w:rFonts w:asciiTheme="majorBidi" w:hAnsiTheme="majorBidi" w:cstheme="majorBidi" w:hint="eastAsia"/>
                <w:b w:val="0"/>
                <w:sz w:val="24"/>
              </w:rPr>
              <w:t>1</w:t>
            </w:r>
            <w:r w:rsidRPr="000F191A">
              <w:rPr>
                <w:rFonts w:asciiTheme="majorBidi" w:hAnsiTheme="majorBidi" w:cstheme="majorBidi"/>
                <w:b w:val="0"/>
                <w:sz w:val="24"/>
              </w:rPr>
              <w:t>91</w:t>
            </w:r>
          </w:p>
        </w:tc>
        <w:tc>
          <w:tcPr>
            <w:tcW w:w="1559" w:type="dxa"/>
            <w:vAlign w:val="center"/>
          </w:tcPr>
          <w:p w14:paraId="1EFB48AA" w14:textId="3E6CBCBC" w:rsidR="007F14A9" w:rsidRPr="00F8479D" w:rsidRDefault="00EE7DCE"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1</w:t>
            </w:r>
            <w:r w:rsidR="006B75C7" w:rsidRPr="00372A73">
              <w:rPr>
                <w:rFonts w:asciiTheme="majorBidi" w:hAnsiTheme="majorBidi" w:cstheme="majorBidi" w:hint="eastAsia"/>
                <w:b w:val="0"/>
                <w:sz w:val="24"/>
              </w:rPr>
              <w:t>2</w:t>
            </w:r>
            <w:r w:rsidR="006B75C7" w:rsidRPr="0036143C">
              <w:rPr>
                <w:rFonts w:asciiTheme="majorBidi" w:hAnsiTheme="majorBidi" w:cstheme="majorBidi"/>
                <w:b w:val="0"/>
                <w:sz w:val="24"/>
              </w:rPr>
              <w:t>73933</w:t>
            </w:r>
          </w:p>
        </w:tc>
        <w:tc>
          <w:tcPr>
            <w:tcW w:w="1559" w:type="dxa"/>
            <w:vAlign w:val="center"/>
          </w:tcPr>
          <w:p w14:paraId="291F712F" w14:textId="40B2133C" w:rsidR="007F14A9" w:rsidRPr="00AA128E" w:rsidRDefault="00EE7DCE" w:rsidP="0007444A">
            <w:pPr>
              <w:pStyle w:val="1"/>
              <w:numPr>
                <w:ilvl w:val="0"/>
                <w:numId w:val="0"/>
              </w:numPr>
              <w:spacing w:line="240" w:lineRule="auto"/>
              <w:ind w:right="-23"/>
              <w:jc w:val="center"/>
              <w:rPr>
                <w:rFonts w:asciiTheme="majorBidi" w:hAnsiTheme="majorBidi" w:cstheme="majorBidi"/>
                <w:b w:val="0"/>
                <w:sz w:val="24"/>
              </w:rPr>
            </w:pPr>
            <w:r w:rsidRPr="00AA128E">
              <w:rPr>
                <w:rFonts w:asciiTheme="majorBidi" w:hAnsiTheme="majorBidi" w:cstheme="majorBidi"/>
                <w:b w:val="0"/>
                <w:sz w:val="24"/>
              </w:rPr>
              <w:t>1379901</w:t>
            </w:r>
          </w:p>
        </w:tc>
      </w:tr>
      <w:tr w:rsidR="007F14A9" w:rsidRPr="0095398A" w14:paraId="7CA6A3A4" w14:textId="77777777" w:rsidTr="00D8499E">
        <w:trPr>
          <w:trHeight w:val="414"/>
          <w:jc w:val="center"/>
        </w:trPr>
        <w:tc>
          <w:tcPr>
            <w:tcW w:w="1558" w:type="dxa"/>
            <w:vAlign w:val="center"/>
          </w:tcPr>
          <w:p w14:paraId="31B80E34" w14:textId="77777777" w:rsidR="007F14A9" w:rsidRPr="0095398A" w:rsidRDefault="007F14A9" w:rsidP="0007444A">
            <w:pPr>
              <w:pStyle w:val="1"/>
              <w:numPr>
                <w:ilvl w:val="0"/>
                <w:numId w:val="0"/>
              </w:numPr>
              <w:spacing w:line="240" w:lineRule="auto"/>
              <w:ind w:right="-23"/>
              <w:jc w:val="center"/>
              <w:rPr>
                <w:rFonts w:asciiTheme="majorBidi" w:hAnsiTheme="majorBidi" w:cstheme="majorBidi"/>
                <w:b w:val="0"/>
                <w:sz w:val="24"/>
              </w:rPr>
            </w:pPr>
            <w:r w:rsidRPr="0095398A">
              <w:rPr>
                <w:rFonts w:asciiTheme="majorBidi" w:hAnsiTheme="majorBidi" w:cstheme="majorBidi"/>
                <w:b w:val="0"/>
                <w:sz w:val="24"/>
              </w:rPr>
              <w:t>Case #3</w:t>
            </w:r>
          </w:p>
        </w:tc>
        <w:tc>
          <w:tcPr>
            <w:tcW w:w="1558" w:type="dxa"/>
            <w:vAlign w:val="center"/>
          </w:tcPr>
          <w:p w14:paraId="7D05A167" w14:textId="6A5CF95D" w:rsidR="007F14A9" w:rsidRPr="00F465C0" w:rsidRDefault="004D74F3" w:rsidP="0007444A">
            <w:pPr>
              <w:pStyle w:val="1"/>
              <w:numPr>
                <w:ilvl w:val="0"/>
                <w:numId w:val="0"/>
              </w:numPr>
              <w:spacing w:line="240" w:lineRule="auto"/>
              <w:ind w:right="-23"/>
              <w:jc w:val="center"/>
              <w:rPr>
                <w:rFonts w:asciiTheme="majorBidi" w:hAnsiTheme="majorBidi" w:cstheme="majorBidi"/>
                <w:b w:val="0"/>
                <w:sz w:val="24"/>
              </w:rPr>
            </w:pPr>
            <w:r w:rsidRPr="00416E78">
              <w:rPr>
                <w:rFonts w:asciiTheme="majorBidi" w:hAnsiTheme="majorBidi" w:cstheme="majorBidi" w:hint="eastAsia"/>
                <w:b w:val="0"/>
                <w:sz w:val="24"/>
              </w:rPr>
              <w:t>2</w:t>
            </w:r>
            <w:r w:rsidRPr="00964ABA">
              <w:rPr>
                <w:rFonts w:asciiTheme="majorBidi" w:hAnsiTheme="majorBidi" w:cstheme="majorBidi"/>
                <w:b w:val="0"/>
                <w:sz w:val="24"/>
              </w:rPr>
              <w:t>.5</w:t>
            </w:r>
          </w:p>
        </w:tc>
        <w:tc>
          <w:tcPr>
            <w:tcW w:w="1558" w:type="dxa"/>
            <w:vAlign w:val="center"/>
          </w:tcPr>
          <w:p w14:paraId="5C0DD551" w14:textId="35EFCDAC" w:rsidR="007F14A9" w:rsidRPr="006E5A91" w:rsidRDefault="004D74F3" w:rsidP="0007444A">
            <w:pPr>
              <w:pStyle w:val="1"/>
              <w:numPr>
                <w:ilvl w:val="0"/>
                <w:numId w:val="0"/>
              </w:numPr>
              <w:spacing w:line="240" w:lineRule="auto"/>
              <w:ind w:right="-23"/>
              <w:jc w:val="center"/>
              <w:rPr>
                <w:rFonts w:asciiTheme="majorBidi" w:hAnsiTheme="majorBidi" w:cstheme="majorBidi"/>
                <w:b w:val="0"/>
                <w:sz w:val="24"/>
              </w:rPr>
            </w:pPr>
            <w:r w:rsidRPr="00F465C0">
              <w:rPr>
                <w:rFonts w:asciiTheme="majorBidi" w:hAnsiTheme="majorBidi" w:cstheme="majorBidi" w:hint="eastAsia"/>
                <w:b w:val="0"/>
                <w:sz w:val="24"/>
              </w:rPr>
              <w:t>3</w:t>
            </w:r>
            <w:r w:rsidRPr="000F191A">
              <w:rPr>
                <w:rFonts w:asciiTheme="majorBidi" w:hAnsiTheme="majorBidi" w:cstheme="majorBidi"/>
                <w:b w:val="0"/>
                <w:sz w:val="24"/>
              </w:rPr>
              <w:t>18</w:t>
            </w:r>
          </w:p>
        </w:tc>
        <w:tc>
          <w:tcPr>
            <w:tcW w:w="1559" w:type="dxa"/>
            <w:vAlign w:val="center"/>
          </w:tcPr>
          <w:p w14:paraId="19BD69A8" w14:textId="6C9150EF" w:rsidR="007F14A9" w:rsidRPr="00F8479D" w:rsidRDefault="00EE7DCE" w:rsidP="0007444A">
            <w:pPr>
              <w:pStyle w:val="1"/>
              <w:numPr>
                <w:ilvl w:val="0"/>
                <w:numId w:val="0"/>
              </w:numPr>
              <w:spacing w:line="240" w:lineRule="auto"/>
              <w:ind w:right="-23"/>
              <w:jc w:val="center"/>
              <w:rPr>
                <w:rFonts w:asciiTheme="majorBidi" w:hAnsiTheme="majorBidi" w:cstheme="majorBidi"/>
                <w:b w:val="0"/>
                <w:sz w:val="24"/>
              </w:rPr>
            </w:pPr>
            <w:r w:rsidRPr="00372A73">
              <w:rPr>
                <w:rFonts w:asciiTheme="majorBidi" w:hAnsiTheme="majorBidi" w:cstheme="majorBidi"/>
                <w:b w:val="0"/>
                <w:sz w:val="24"/>
              </w:rPr>
              <w:t>1</w:t>
            </w:r>
            <w:r w:rsidR="006B75C7" w:rsidRPr="00372A73">
              <w:rPr>
                <w:rFonts w:asciiTheme="majorBidi" w:hAnsiTheme="majorBidi" w:cstheme="majorBidi" w:hint="eastAsia"/>
                <w:b w:val="0"/>
                <w:sz w:val="24"/>
              </w:rPr>
              <w:t>4</w:t>
            </w:r>
            <w:r w:rsidR="006B75C7" w:rsidRPr="0036143C">
              <w:rPr>
                <w:rFonts w:asciiTheme="majorBidi" w:hAnsiTheme="majorBidi" w:cstheme="majorBidi"/>
                <w:b w:val="0"/>
                <w:sz w:val="24"/>
              </w:rPr>
              <w:t>55433</w:t>
            </w:r>
          </w:p>
        </w:tc>
        <w:tc>
          <w:tcPr>
            <w:tcW w:w="1559" w:type="dxa"/>
            <w:vAlign w:val="center"/>
          </w:tcPr>
          <w:p w14:paraId="128B14B8" w14:textId="3A49D0DC" w:rsidR="007F14A9" w:rsidRPr="00AA128E" w:rsidRDefault="00EE7DCE" w:rsidP="0007444A">
            <w:pPr>
              <w:pStyle w:val="1"/>
              <w:numPr>
                <w:ilvl w:val="0"/>
                <w:numId w:val="0"/>
              </w:numPr>
              <w:spacing w:line="240" w:lineRule="auto"/>
              <w:ind w:right="-23"/>
              <w:jc w:val="center"/>
              <w:rPr>
                <w:rFonts w:asciiTheme="majorBidi" w:hAnsiTheme="majorBidi" w:cstheme="majorBidi"/>
                <w:b w:val="0"/>
                <w:sz w:val="24"/>
              </w:rPr>
            </w:pPr>
            <w:r w:rsidRPr="00AA128E">
              <w:rPr>
                <w:rFonts w:asciiTheme="majorBidi" w:hAnsiTheme="majorBidi" w:cstheme="majorBidi"/>
                <w:b w:val="0"/>
                <w:sz w:val="24"/>
              </w:rPr>
              <w:t>1611941</w:t>
            </w:r>
          </w:p>
        </w:tc>
      </w:tr>
    </w:tbl>
    <w:p w14:paraId="302CCCA2" w14:textId="79E2CB4F" w:rsidR="00676382" w:rsidRPr="00964ABA" w:rsidRDefault="00457C98" w:rsidP="0007444A">
      <w:pPr>
        <w:pStyle w:val="1"/>
        <w:numPr>
          <w:ilvl w:val="0"/>
          <w:numId w:val="0"/>
        </w:numPr>
        <w:spacing w:beforeLines="100" w:before="240" w:after="360"/>
        <w:ind w:right="-23" w:firstLine="420"/>
        <w:rPr>
          <w:rFonts w:asciiTheme="majorBidi" w:hAnsiTheme="majorBidi" w:cstheme="majorBidi"/>
          <w:b w:val="0"/>
          <w:sz w:val="24"/>
        </w:rPr>
      </w:pP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Waviness_study1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416E78">
        <w:rPr>
          <w:rFonts w:asciiTheme="majorBidi" w:hAnsiTheme="majorBidi" w:cstheme="majorBidi"/>
          <w:b w:val="0"/>
          <w:noProof/>
          <w:sz w:val="24"/>
        </w:rPr>
        <w:t>18</w:t>
      </w:r>
      <w:r w:rsidRPr="0095398A">
        <w:rPr>
          <w:rFonts w:asciiTheme="majorBidi" w:hAnsiTheme="majorBidi" w:cstheme="majorBidi"/>
          <w:b w:val="0"/>
          <w:sz w:val="24"/>
        </w:rPr>
        <w:fldChar w:fldCharType="end"/>
      </w:r>
      <w:r w:rsidRPr="0095398A">
        <w:rPr>
          <w:rFonts w:asciiTheme="majorBidi" w:hAnsiTheme="majorBidi" w:cstheme="majorBidi"/>
          <w:b w:val="0"/>
          <w:sz w:val="24"/>
        </w:rPr>
        <w:t xml:space="preserve"> </w:t>
      </w:r>
      <w:r w:rsidR="00676382" w:rsidRPr="0095398A">
        <w:rPr>
          <w:rFonts w:asciiTheme="majorBidi" w:hAnsiTheme="majorBidi" w:cstheme="majorBidi"/>
          <w:b w:val="0"/>
          <w:sz w:val="24"/>
        </w:rPr>
        <w:t>and</w:t>
      </w:r>
      <w:r w:rsidRPr="00416E78">
        <w:rPr>
          <w:rFonts w:asciiTheme="majorBidi" w:hAnsiTheme="majorBidi" w:cstheme="majorBidi"/>
          <w:b w:val="0"/>
          <w:sz w:val="24"/>
        </w:rPr>
        <w:t xml:space="preserve"> </w:t>
      </w:r>
      <w:r w:rsidRPr="0095398A">
        <w:rPr>
          <w:rFonts w:asciiTheme="majorBidi" w:hAnsiTheme="majorBidi" w:cstheme="majorBidi"/>
          <w:b w:val="0"/>
          <w:sz w:val="24"/>
        </w:rPr>
        <w:fldChar w:fldCharType="begin"/>
      </w:r>
      <w:r w:rsidRPr="0095398A">
        <w:rPr>
          <w:rFonts w:asciiTheme="majorBidi" w:hAnsiTheme="majorBidi" w:cstheme="majorBidi"/>
          <w:b w:val="0"/>
          <w:sz w:val="24"/>
        </w:rPr>
        <w:instrText xml:space="preserve"> REF Waviness_study2 \h </w:instrText>
      </w:r>
      <w:r w:rsidR="00214797" w:rsidRPr="0095398A">
        <w:rPr>
          <w:rFonts w:asciiTheme="majorBidi" w:hAnsiTheme="majorBidi" w:cstheme="majorBidi"/>
          <w:b w:val="0"/>
          <w:sz w:val="24"/>
        </w:rPr>
        <w:instrText xml:space="preserve"> \* MERGEFORMAT </w:instrText>
      </w:r>
      <w:r w:rsidRPr="0095398A">
        <w:rPr>
          <w:rFonts w:asciiTheme="majorBidi" w:hAnsiTheme="majorBidi" w:cstheme="majorBidi"/>
          <w:b w:val="0"/>
          <w:sz w:val="24"/>
        </w:rPr>
      </w:r>
      <w:r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Pr="00416E78">
        <w:rPr>
          <w:rFonts w:asciiTheme="majorBidi" w:hAnsiTheme="majorBidi" w:cstheme="majorBidi"/>
          <w:b w:val="0"/>
          <w:noProof/>
          <w:sz w:val="24"/>
        </w:rPr>
        <w:t>19</w:t>
      </w:r>
      <w:r w:rsidRPr="0095398A">
        <w:rPr>
          <w:rFonts w:asciiTheme="majorBidi" w:hAnsiTheme="majorBidi" w:cstheme="majorBidi"/>
          <w:b w:val="0"/>
          <w:sz w:val="24"/>
        </w:rPr>
        <w:fldChar w:fldCharType="end"/>
      </w:r>
      <w:r w:rsidR="00676382" w:rsidRPr="0095398A">
        <w:rPr>
          <w:rFonts w:asciiTheme="majorBidi" w:hAnsiTheme="majorBidi" w:cstheme="majorBidi"/>
          <w:b w:val="0"/>
          <w:sz w:val="24"/>
        </w:rPr>
        <w:t xml:space="preserve"> show the variation of Young’s modulus of the nanocomposites </w:t>
      </w:r>
      <w:r w:rsidR="00B12499" w:rsidRPr="0095398A">
        <w:rPr>
          <w:rFonts w:asciiTheme="majorBidi" w:hAnsiTheme="majorBidi" w:cstheme="majorBidi"/>
          <w:b w:val="0"/>
          <w:sz w:val="24"/>
        </w:rPr>
        <w:t>with increasing the</w:t>
      </w:r>
      <w:r w:rsidR="00676382" w:rsidRPr="00416E78">
        <w:rPr>
          <w:rFonts w:asciiTheme="majorBidi" w:hAnsiTheme="majorBidi" w:cstheme="majorBidi"/>
          <w:b w:val="0"/>
          <w:sz w:val="24"/>
        </w:rPr>
        <w:t xml:space="preserve"> CNT curvature and volume fraction</w:t>
      </w:r>
      <w:r w:rsidR="00B12499" w:rsidRPr="00964ABA">
        <w:rPr>
          <w:rFonts w:asciiTheme="majorBidi" w:hAnsiTheme="majorBidi" w:cstheme="majorBidi"/>
          <w:b w:val="0"/>
          <w:sz w:val="24"/>
        </w:rPr>
        <w:t>, res</w:t>
      </w:r>
      <w:r w:rsidR="00B12499" w:rsidRPr="00F465C0">
        <w:rPr>
          <w:rFonts w:asciiTheme="majorBidi" w:hAnsiTheme="majorBidi" w:cstheme="majorBidi"/>
          <w:b w:val="0"/>
          <w:sz w:val="24"/>
        </w:rPr>
        <w:t>pectively</w:t>
      </w:r>
      <w:r w:rsidR="00676382" w:rsidRPr="00F465C0">
        <w:rPr>
          <w:rFonts w:asciiTheme="majorBidi" w:hAnsiTheme="majorBidi" w:cstheme="majorBidi"/>
          <w:b w:val="0"/>
          <w:sz w:val="24"/>
        </w:rPr>
        <w:t xml:space="preserve">. The effective Young’s modulus at each combination </w:t>
      </w:r>
      <m:oMath>
        <m:d>
          <m:dPr>
            <m:ctrlPr>
              <w:rPr>
                <w:rFonts w:ascii="Cambria Math" w:hAnsi="Cambria Math" w:cstheme="majorBidi"/>
                <w:b w:val="0"/>
                <w:sz w:val="24"/>
              </w:rPr>
            </m:ctrlPr>
          </m:dPr>
          <m:e>
            <m:r>
              <m:rPr>
                <m:sty m:val="bi"/>
              </m:rPr>
              <w:rPr>
                <w:rFonts w:ascii="Cambria Math" w:hAnsi="Cambria Math" w:cstheme="majorBidi"/>
                <w:sz w:val="24"/>
              </w:rPr>
              <m:t>vf,δ</m:t>
            </m:r>
          </m:e>
        </m:d>
      </m:oMath>
      <w:r w:rsidR="00676382" w:rsidRPr="0095398A">
        <w:rPr>
          <w:rFonts w:asciiTheme="majorBidi" w:hAnsiTheme="majorBidi" w:cstheme="majorBidi"/>
          <w:b w:val="0"/>
          <w:sz w:val="24"/>
        </w:rPr>
        <w:t xml:space="preserve"> is the average of 3 </w:t>
      </w:r>
      <w:r w:rsidR="00B12499" w:rsidRPr="0095398A">
        <w:rPr>
          <w:rFonts w:asciiTheme="majorBidi" w:hAnsiTheme="majorBidi" w:cstheme="majorBidi"/>
          <w:b w:val="0"/>
          <w:sz w:val="24"/>
        </w:rPr>
        <w:t xml:space="preserve">different </w:t>
      </w:r>
      <w:r w:rsidR="0042520B" w:rsidRPr="00416E78">
        <w:rPr>
          <w:rFonts w:asciiTheme="majorBidi" w:hAnsiTheme="majorBidi" w:cstheme="majorBidi"/>
          <w:b w:val="0"/>
          <w:sz w:val="24"/>
        </w:rPr>
        <w:t>samples</w:t>
      </w:r>
      <w:r w:rsidR="00676382" w:rsidRPr="00964ABA">
        <w:rPr>
          <w:rFonts w:asciiTheme="majorBidi" w:hAnsiTheme="majorBidi" w:cstheme="majorBidi"/>
          <w:b w:val="0"/>
          <w:sz w:val="24"/>
        </w:rPr>
        <w:t xml:space="preserve">. </w:t>
      </w:r>
      <w:r w:rsidR="0042520B" w:rsidRPr="0095398A">
        <w:rPr>
          <w:rFonts w:asciiTheme="majorBidi" w:hAnsiTheme="majorBidi" w:cstheme="majorBidi"/>
          <w:b w:val="0"/>
          <w:sz w:val="24"/>
        </w:rPr>
        <w:fldChar w:fldCharType="begin"/>
      </w:r>
      <w:r w:rsidR="0042520B" w:rsidRPr="0095398A">
        <w:rPr>
          <w:rFonts w:asciiTheme="majorBidi" w:hAnsiTheme="majorBidi" w:cstheme="majorBidi"/>
          <w:b w:val="0"/>
          <w:sz w:val="24"/>
        </w:rPr>
        <w:instrText xml:space="preserve"> REF Waviness_study1 \h </w:instrText>
      </w:r>
      <w:r w:rsidR="00214797" w:rsidRPr="0095398A">
        <w:rPr>
          <w:rFonts w:asciiTheme="majorBidi" w:hAnsiTheme="majorBidi" w:cstheme="majorBidi"/>
          <w:b w:val="0"/>
          <w:sz w:val="24"/>
        </w:rPr>
        <w:instrText xml:space="preserve"> \* MERGEFORMAT </w:instrText>
      </w:r>
      <w:r w:rsidR="0042520B" w:rsidRPr="0095398A">
        <w:rPr>
          <w:rFonts w:asciiTheme="majorBidi" w:hAnsiTheme="majorBidi" w:cstheme="majorBidi"/>
          <w:b w:val="0"/>
          <w:sz w:val="24"/>
        </w:rPr>
      </w:r>
      <w:r w:rsidR="0042520B"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42520B" w:rsidRPr="00416E78">
        <w:rPr>
          <w:rFonts w:asciiTheme="majorBidi" w:hAnsiTheme="majorBidi" w:cstheme="majorBidi"/>
          <w:b w:val="0"/>
          <w:noProof/>
          <w:sz w:val="24"/>
        </w:rPr>
        <w:t>18</w:t>
      </w:r>
      <w:r w:rsidR="0042520B" w:rsidRPr="0095398A">
        <w:rPr>
          <w:rFonts w:asciiTheme="majorBidi" w:hAnsiTheme="majorBidi" w:cstheme="majorBidi"/>
          <w:b w:val="0"/>
          <w:sz w:val="24"/>
        </w:rPr>
        <w:fldChar w:fldCharType="end"/>
      </w:r>
      <w:r w:rsidR="00676382" w:rsidRPr="0095398A">
        <w:rPr>
          <w:rFonts w:asciiTheme="majorBidi" w:hAnsiTheme="majorBidi" w:cstheme="majorBidi"/>
          <w:b w:val="0"/>
          <w:sz w:val="24"/>
        </w:rPr>
        <w:t xml:space="preserve"> indicates that the </w:t>
      </w:r>
      <w:r w:rsidR="00493FFA" w:rsidRPr="0095398A">
        <w:rPr>
          <w:rFonts w:asciiTheme="majorBidi" w:hAnsiTheme="majorBidi" w:cstheme="majorBidi"/>
          <w:b w:val="0"/>
          <w:sz w:val="24"/>
        </w:rPr>
        <w:t xml:space="preserve">RVE </w:t>
      </w:r>
      <w:r w:rsidR="00493FFA" w:rsidRPr="0095398A">
        <w:rPr>
          <w:rFonts w:asciiTheme="majorBidi" w:hAnsiTheme="majorBidi" w:cstheme="majorBidi"/>
          <w:b w:val="0"/>
          <w:sz w:val="24"/>
        </w:rPr>
        <w:lastRenderedPageBreak/>
        <w:t xml:space="preserve">reinforced by the straight CNT networks produce the highest enhancement on </w:t>
      </w:r>
      <w:r w:rsidR="00676382" w:rsidRPr="00416E78">
        <w:rPr>
          <w:rFonts w:asciiTheme="majorBidi" w:hAnsiTheme="majorBidi" w:cstheme="majorBidi"/>
          <w:b w:val="0"/>
          <w:sz w:val="24"/>
        </w:rPr>
        <w:t>effective Young’s modulus</w:t>
      </w:r>
      <w:r w:rsidR="00DF0DB8" w:rsidRPr="00964ABA">
        <w:rPr>
          <w:rFonts w:asciiTheme="majorBidi" w:hAnsiTheme="majorBidi" w:cstheme="majorBidi"/>
          <w:b w:val="0"/>
          <w:sz w:val="24"/>
        </w:rPr>
        <w:t xml:space="preserve"> which</w:t>
      </w:r>
      <w:r w:rsidR="00493FFA" w:rsidRPr="00F465C0">
        <w:rPr>
          <w:rFonts w:asciiTheme="majorBidi" w:hAnsiTheme="majorBidi" w:cstheme="majorBidi"/>
          <w:b w:val="0"/>
          <w:sz w:val="24"/>
        </w:rPr>
        <w:t xml:space="preserve"> </w:t>
      </w:r>
      <w:r w:rsidR="004A4C51" w:rsidRPr="00F465C0">
        <w:rPr>
          <w:rFonts w:asciiTheme="majorBidi" w:hAnsiTheme="majorBidi" w:cstheme="majorBidi"/>
          <w:b w:val="0"/>
          <w:sz w:val="24"/>
        </w:rPr>
        <w:t>is improved by 70% when the volume fraction of CNT increased to 2.5%.</w:t>
      </w:r>
      <w:r w:rsidR="00676382" w:rsidRPr="00F465C0">
        <w:rPr>
          <w:rFonts w:asciiTheme="majorBidi" w:hAnsiTheme="majorBidi" w:cstheme="majorBidi"/>
          <w:b w:val="0"/>
          <w:sz w:val="24"/>
        </w:rPr>
        <w:t xml:space="preserve"> </w:t>
      </w:r>
      <w:r w:rsidR="00DF0DB8" w:rsidRPr="000F191A">
        <w:rPr>
          <w:rFonts w:asciiTheme="majorBidi" w:hAnsiTheme="majorBidi" w:cstheme="majorBidi"/>
          <w:b w:val="0"/>
          <w:sz w:val="24"/>
        </w:rPr>
        <w:t xml:space="preserve">However, the elastic modulus decreases significantly if the CNT is curved. The decrement is more obvious with higher CNT curvatures and roughly 40% of the reinforcement lost when the CNT curvature increased to </w:t>
      </w:r>
      <m:oMath>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DF0DB8" w:rsidRPr="0095398A">
        <w:rPr>
          <w:rFonts w:asciiTheme="majorBidi" w:hAnsiTheme="majorBidi" w:cstheme="majorBidi"/>
          <w:b w:val="0"/>
          <w:sz w:val="24"/>
        </w:rPr>
        <w:t xml:space="preserve">. </w:t>
      </w:r>
      <w:r w:rsidR="003936CF" w:rsidRPr="0095398A">
        <w:rPr>
          <w:rFonts w:asciiTheme="majorBidi" w:hAnsiTheme="majorBidi" w:cstheme="majorBidi"/>
          <w:b w:val="0"/>
          <w:sz w:val="24"/>
        </w:rPr>
        <w:t xml:space="preserve">This </w:t>
      </w:r>
      <w:r w:rsidR="00DF0DB8" w:rsidRPr="00416E78">
        <w:rPr>
          <w:rFonts w:asciiTheme="majorBidi" w:hAnsiTheme="majorBidi" w:cstheme="majorBidi"/>
          <w:b w:val="0"/>
          <w:sz w:val="24"/>
        </w:rPr>
        <w:t>conclusion</w:t>
      </w:r>
      <w:r w:rsidR="003936CF" w:rsidRPr="00964ABA">
        <w:rPr>
          <w:rFonts w:asciiTheme="majorBidi" w:hAnsiTheme="majorBidi" w:cstheme="majorBidi"/>
          <w:b w:val="0"/>
          <w:sz w:val="24"/>
        </w:rPr>
        <w:t xml:space="preserve"> is in a</w:t>
      </w:r>
      <w:r w:rsidR="00852803" w:rsidRPr="00F465C0">
        <w:rPr>
          <w:rFonts w:asciiTheme="majorBidi" w:hAnsiTheme="majorBidi" w:cstheme="majorBidi"/>
          <w:b w:val="0"/>
          <w:sz w:val="24"/>
        </w:rPr>
        <w:t xml:space="preserve"> </w:t>
      </w:r>
      <w:r w:rsidR="003936CF" w:rsidRPr="00F465C0">
        <w:rPr>
          <w:rFonts w:asciiTheme="majorBidi" w:hAnsiTheme="majorBidi" w:cstheme="majorBidi"/>
          <w:b w:val="0"/>
          <w:sz w:val="24"/>
        </w:rPr>
        <w:t xml:space="preserve">good agreement with those obtained in the literature </w:t>
      </w:r>
      <w:r w:rsidR="00DF0DB8" w:rsidRPr="00F465C0">
        <w:rPr>
          <w:rFonts w:asciiTheme="majorBidi" w:hAnsiTheme="majorBidi" w:cstheme="majorBidi"/>
          <w:b w:val="0"/>
          <w:sz w:val="24"/>
        </w:rPr>
        <w:t>by</w:t>
      </w:r>
      <w:r w:rsidR="003936CF" w:rsidRPr="00F465C0">
        <w:rPr>
          <w:rFonts w:asciiTheme="majorBidi" w:hAnsiTheme="majorBidi" w:cstheme="majorBidi"/>
          <w:b w:val="0"/>
          <w:sz w:val="24"/>
        </w:rPr>
        <w:t xml:space="preserve"> atomistic and analytical techniques </w:t>
      </w:r>
      <w:r w:rsidR="00A95B44" w:rsidRPr="0095398A">
        <w:rPr>
          <w:rFonts w:asciiTheme="majorBidi" w:hAnsiTheme="majorBidi" w:cstheme="majorBidi"/>
          <w:b w:val="0"/>
          <w:sz w:val="24"/>
        </w:rPr>
        <w:fldChar w:fldCharType="begin"/>
      </w:r>
      <w:r w:rsidR="007B428B" w:rsidRPr="0095398A">
        <w:rPr>
          <w:rFonts w:asciiTheme="majorBidi" w:hAnsiTheme="majorBidi" w:cstheme="majorBidi"/>
          <w:b w:val="0"/>
          <w:sz w:val="24"/>
        </w:rPr>
        <w:instrText xml:space="preserve"> ADDIN ZOTERO_ITEM CSL_CITATION {"citationID":"ZoXzVr9C","properties":{"formattedCitation":"[34\\uc0\\u8211{}36,50]","plainCitation":"[34–36,50]","noteIndex":0},"citationItems":[{"id":"L9wRzMMQ/Kwb9B0fs","uris":["http://zotero.org/users/2762625/items/UEGV3PP6"],"uri":["http://zotero.org/users/2762625/items/UEGV3PP6"],"itemData":{"id":1455,"type":"article-journal","title":"Effects of nanotube waviness on the modulus of nanotube-reinforced polymers","container-title":"Applied Physics Letters","page":"4647-4649","volume":"80","issue":"24","source":"Crossref","DOI":"10.1063/1.1487900","ISSN":"0003-6951, 1077-3118","language":"en","author":[{"family":"Fisher","given":"F. T."},{"family":"Bradshaw","given":"R. D."},{"family":"Brinson","given":"L. C."}],"issued":{"date-parts":[["2002",6,17]]}}},{"id":"L9wRzMMQ/o80Kobfi","uris":["http://zotero.org/users/2762625/items/VAS4Y8YH"],"uri":["http://zotero.org/users/2762625/items/VAS4Y8YH"],"itemData":{"id":1454,"type":"article-journal","title":"Fiber waviness in nanotube-reinforced polymer composites—I: Modulus predictions using effective nanotube properties","container-title":"Composites Science and Technology","page":"1689-1703","volume":"63","issue":"11","source":"Crossref","DOI":"10.1016/S0266-3538(03)00069-1","ISSN":"02663538","shortTitle":"Fiber waviness in nanotube-reinforced polymer composites—I","language":"en","author":[{"family":"Fisher","given":"F"}],"issued":{"date-parts":[["2003",8]]}}},{"id":"L9wRzMMQ/CO9BBqAA","uris":["http://zotero.org/users/2762625/items/ESQARP9F"],"uri":["http://zotero.org/users/2762625/items/ESQARP9F"],"itemData":{"id":518,"type":"article-journal","title":"Effect of waviness and orientation of carbon nanotubes on random apparent material properties and RVE size of CNT reinforced composites","container-title":"Composite Structures","page":"870-882","volume":"152","source":"CrossRef","DOI":"10.1016/j.compstruct.2016.06.009","ISSN":"02638223","language":"en","author":[{"family":"Savvas","given":"Dimitrios"},{"family":"Stefanou","given":"George"},{"family":"Papadopoulos","given":"Vissarion"},{"family":"Papadrakakis","given":"Manolis"}],"issued":{"date-parts":[["2016",9]]}}},{"id":"L9wRzMMQ/tRALIz1t","uris":["http://zotero.org/users/2762625/items/B96PN3BB"],"uri":["http://zotero.org/users/2762625/items/B96PN3BB"],"itemData":{"id":132,"type":"article-journal","title":"Multiscale modeling of the effect of waviness and agglomeration of CNTs on the elastic properties of nanocomposites","container-title":"Computational Materials Science","page":"195-204","volume":"117","source":"CrossRef","DOI":"10.1016/j.commatsci.2016.01.029","ISSN":"09270256","language":"en","author":[{"family":"Alian","given":"A.R."},{"family":"El-Borgi","given":"S."},{"family":"Meguid","given":"S.A."}],"issued":{"date-parts":[["2016",5]]}}}],"schema":"https://github.com/citation-style-language/schema/raw/master/csl-citation.json"} </w:instrText>
      </w:r>
      <w:r w:rsidR="00A95B44" w:rsidRPr="0095398A">
        <w:rPr>
          <w:rFonts w:asciiTheme="majorBidi" w:hAnsiTheme="majorBidi" w:cstheme="majorBidi"/>
          <w:b w:val="0"/>
          <w:sz w:val="24"/>
        </w:rPr>
        <w:fldChar w:fldCharType="separate"/>
      </w:r>
      <w:r w:rsidR="00065011" w:rsidRPr="0095398A">
        <w:rPr>
          <w:b w:val="0"/>
          <w:sz w:val="24"/>
        </w:rPr>
        <w:t>[34–36,50]</w:t>
      </w:r>
      <w:r w:rsidR="00A95B44" w:rsidRPr="0095398A">
        <w:rPr>
          <w:rFonts w:asciiTheme="majorBidi" w:hAnsiTheme="majorBidi" w:cstheme="majorBidi"/>
          <w:b w:val="0"/>
          <w:sz w:val="24"/>
        </w:rPr>
        <w:fldChar w:fldCharType="end"/>
      </w:r>
      <w:r w:rsidR="00676382" w:rsidRPr="0095398A">
        <w:rPr>
          <w:rFonts w:asciiTheme="majorBidi" w:hAnsiTheme="majorBidi" w:cstheme="majorBidi"/>
          <w:b w:val="0"/>
          <w:sz w:val="24"/>
        </w:rPr>
        <w:t xml:space="preserve">. The numerical results are also compared with </w:t>
      </w:r>
      <w:r w:rsidR="002C438D" w:rsidRPr="00416E78">
        <w:rPr>
          <w:rFonts w:asciiTheme="majorBidi" w:hAnsiTheme="majorBidi" w:cstheme="majorBidi"/>
          <w:b w:val="0"/>
          <w:sz w:val="24"/>
        </w:rPr>
        <w:t>the experimental results of CNT-</w:t>
      </w:r>
      <w:r w:rsidR="00676382" w:rsidRPr="00964ABA">
        <w:rPr>
          <w:rFonts w:asciiTheme="majorBidi" w:hAnsiTheme="majorBidi" w:cstheme="majorBidi"/>
          <w:b w:val="0"/>
          <w:sz w:val="24"/>
        </w:rPr>
        <w:t xml:space="preserve">epoxy composites </w:t>
      </w:r>
      <w:r w:rsidR="00753AF8" w:rsidRPr="0095398A">
        <w:rPr>
          <w:rFonts w:asciiTheme="majorBidi" w:hAnsiTheme="majorBidi" w:cstheme="majorBidi"/>
          <w:b w:val="0"/>
          <w:sz w:val="24"/>
        </w:rPr>
        <w:fldChar w:fldCharType="begin"/>
      </w:r>
      <w:r w:rsidR="009A308A" w:rsidRPr="0095398A">
        <w:rPr>
          <w:rFonts w:asciiTheme="majorBidi" w:hAnsiTheme="majorBidi" w:cstheme="majorBidi"/>
          <w:b w:val="0"/>
          <w:sz w:val="24"/>
        </w:rPr>
        <w:instrText xml:space="preserve"> ADDIN ZOTERO_ITEM CSL_CITATION {"citationID":"Jszko6D8","properties":{"formattedCitation":"[51]","plainCitation":"[51]","noteIndex":0},"citationItems":[{"id":"R6q3pB8V/Z8m60P16","uris":["http://zotero.org/users/2762625/items/8RVV2VWR"],"uri":["http://zotero.org/users/2762625/items/8RVV2VWR"],"itemData":{"id":102,"type":"article-journal","title":"Prediction of the mechanical characteristics of multi-walled carbon nanotube/epoxy composites using a new form of the rule of mixtures","container-title":"Carbon","page":"3218-3228","volume":"48","issue":"11","source":"ScienceDirect","abstract":"Multi-walled carbon nanotubes (MWCNTs) were used in the low-viscosity, thermosetting polyester epoxy/amine resin LY-5052 with high temperature resistance to fabricate MWCNT/epoxy composites. Tensile tests of the specimens were carried out to obtain mechanical properties of MWCNT/epoxy composites for various weight-percents (wt.%) of MWCNTs. Experimental results show that the Young’s modulus and the tensile strength of the composites can be significantly improved by adding a small percentage of MWCNT. A new form of the rule of mixtures, including an exponential shape function, length efficiency parameter, orientation efficiency factor and a waviness parameter, is proposed for a more accurate prediction of the mechanical properties of MWCNT-reinforced epoxy composites, for both low and high wt.% ranges. In order to verify the suitability of the model, the ensuing predictions are compared to the available experimental data in the literature. Results demonstrate a good predictability of the modified form over a wide range of tests.","DOI":"10.1016/j.carbon.2010.05.007","ISSN":"0008-6223","journalAbbreviation":"Carbon","author":[{"family":"Omidi","given":"Meisam"},{"family":"Rokni D.T.","given":"Hossein"},{"family":"Milani","given":"Abbas S."},{"family":"Seethaler","given":"Rudolf J."},{"family":"Arasteh","given":"R."}],"issued":{"date-parts":[["2010",9]]}}}],"schema":"https://github.com/citation-style-language/schema/raw/master/csl-citation.json"} </w:instrText>
      </w:r>
      <w:r w:rsidR="00753AF8" w:rsidRPr="0095398A">
        <w:rPr>
          <w:rFonts w:asciiTheme="majorBidi" w:hAnsiTheme="majorBidi" w:cstheme="majorBidi"/>
          <w:b w:val="0"/>
          <w:sz w:val="24"/>
        </w:rPr>
        <w:fldChar w:fldCharType="separate"/>
      </w:r>
      <w:r w:rsidR="00065011" w:rsidRPr="0095398A">
        <w:rPr>
          <w:b w:val="0"/>
          <w:sz w:val="24"/>
        </w:rPr>
        <w:t>[51]</w:t>
      </w:r>
      <w:r w:rsidR="00753AF8" w:rsidRPr="0095398A">
        <w:rPr>
          <w:rFonts w:asciiTheme="majorBidi" w:hAnsiTheme="majorBidi" w:cstheme="majorBidi"/>
          <w:b w:val="0"/>
          <w:sz w:val="24"/>
        </w:rPr>
        <w:fldChar w:fldCharType="end"/>
      </w:r>
      <w:r w:rsidR="00315C6D" w:rsidRPr="0095398A">
        <w:rPr>
          <w:rFonts w:asciiTheme="majorBidi" w:hAnsiTheme="majorBidi" w:cstheme="majorBidi"/>
          <w:b w:val="0"/>
          <w:sz w:val="24"/>
        </w:rPr>
        <w:t xml:space="preserve"> </w:t>
      </w:r>
      <w:r w:rsidR="00676382" w:rsidRPr="0095398A">
        <w:rPr>
          <w:rFonts w:asciiTheme="majorBidi" w:hAnsiTheme="majorBidi" w:cstheme="majorBidi"/>
          <w:b w:val="0"/>
          <w:sz w:val="24"/>
        </w:rPr>
        <w:t xml:space="preserve">and the </w:t>
      </w:r>
      <w:r w:rsidR="00F129DC" w:rsidRPr="00416E78">
        <w:rPr>
          <w:rFonts w:asciiTheme="majorBidi" w:hAnsiTheme="majorBidi" w:cstheme="majorBidi"/>
          <w:b w:val="0"/>
          <w:sz w:val="24"/>
        </w:rPr>
        <w:t>obtained elastic moduli</w:t>
      </w:r>
      <w:r w:rsidR="00676382" w:rsidRPr="00964ABA">
        <w:rPr>
          <w:rFonts w:asciiTheme="majorBidi" w:hAnsiTheme="majorBidi" w:cstheme="majorBidi"/>
          <w:b w:val="0"/>
          <w:sz w:val="24"/>
        </w:rPr>
        <w:t xml:space="preserve"> at</w:t>
      </w:r>
      <w:r w:rsidR="00F129DC" w:rsidRPr="00F465C0">
        <w:rPr>
          <w:rFonts w:asciiTheme="majorBidi" w:hAnsiTheme="majorBidi" w:cstheme="majorBidi"/>
          <w:b w:val="0"/>
          <w:sz w:val="24"/>
        </w:rPr>
        <w:t xml:space="preserve"> </w:t>
      </w:r>
      <w:r w:rsidR="00833F1A" w:rsidRPr="00F465C0">
        <w:rPr>
          <w:rFonts w:asciiTheme="majorBidi" w:hAnsiTheme="majorBidi" w:cstheme="majorBidi"/>
          <w:b w:val="0"/>
          <w:sz w:val="24"/>
        </w:rPr>
        <w:t>curvature</w:t>
      </w:r>
      <w:r w:rsidR="00676382" w:rsidRPr="00F465C0">
        <w:rPr>
          <w:rFonts w:asciiTheme="majorBidi" w:hAnsiTheme="majorBidi" w:cstheme="majorBidi"/>
          <w:b w:val="0"/>
          <w:sz w:val="24"/>
        </w:rPr>
        <w:t xml:space="preserve"> </w:t>
      </w:r>
      <m:oMath>
        <m:r>
          <m:rPr>
            <m:sty m:val="bi"/>
          </m:rPr>
          <w:rPr>
            <w:rFonts w:ascii="Cambria Math" w:hAnsi="Cambria Math" w:cstheme="majorBidi"/>
            <w:sz w:val="24"/>
          </w:rPr>
          <m:t>δ</m:t>
        </m:r>
        <m:r>
          <m:rPr>
            <m:sty m:val="b"/>
          </m:rPr>
          <w:rPr>
            <w:rFonts w:ascii="Cambria Math" w:hAnsi="Cambria Math" w:cstheme="majorBidi"/>
            <w:sz w:val="24"/>
          </w:rPr>
          <m:t>=0.188</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676382" w:rsidRPr="0095398A">
        <w:rPr>
          <w:rFonts w:asciiTheme="majorBidi" w:hAnsiTheme="majorBidi" w:cstheme="majorBidi"/>
          <w:b w:val="0"/>
          <w:sz w:val="24"/>
        </w:rPr>
        <w:t xml:space="preserve"> matches well with the experimental data. The good agreement between the reported experimental data and the numerical results also validates the capability of the proposed method in </w:t>
      </w:r>
      <w:r w:rsidR="00F129DC" w:rsidRPr="00416E78">
        <w:rPr>
          <w:rFonts w:asciiTheme="majorBidi" w:hAnsiTheme="majorBidi" w:cstheme="majorBidi"/>
          <w:b w:val="0"/>
          <w:sz w:val="24"/>
        </w:rPr>
        <w:t xml:space="preserve">modeling actual nanocomposite </w:t>
      </w:r>
      <w:commentRangeStart w:id="233"/>
      <w:commentRangeStart w:id="234"/>
      <w:r w:rsidR="00F129DC" w:rsidRPr="00416E78">
        <w:rPr>
          <w:rFonts w:asciiTheme="majorBidi" w:hAnsiTheme="majorBidi" w:cstheme="majorBidi"/>
          <w:b w:val="0"/>
          <w:sz w:val="24"/>
        </w:rPr>
        <w:t>materials</w:t>
      </w:r>
      <w:commentRangeEnd w:id="233"/>
      <w:r w:rsidR="003A637B">
        <w:rPr>
          <w:rStyle w:val="af"/>
          <w:rFonts w:asciiTheme="minorHAnsi" w:eastAsia="宋体" w:hAnsiTheme="minorHAnsi" w:cstheme="minorBidi"/>
          <w:b w:val="0"/>
          <w:lang w:val="en-CA" w:eastAsia="en-US"/>
        </w:rPr>
        <w:commentReference w:id="233"/>
      </w:r>
      <w:commentRangeEnd w:id="234"/>
      <w:r w:rsidR="00705971">
        <w:rPr>
          <w:rStyle w:val="af"/>
          <w:rFonts w:asciiTheme="minorHAnsi" w:eastAsia="宋体" w:hAnsiTheme="minorHAnsi" w:cstheme="minorBidi"/>
          <w:b w:val="0"/>
          <w:lang w:val="en-CA" w:eastAsia="en-US"/>
        </w:rPr>
        <w:commentReference w:id="234"/>
      </w:r>
      <w:r w:rsidR="00676382" w:rsidRPr="00964ABA">
        <w:rPr>
          <w:rFonts w:asciiTheme="majorBidi" w:hAnsiTheme="majorBidi" w:cstheme="majorBidi"/>
          <w:b w:val="0"/>
          <w:sz w:val="24"/>
        </w:rPr>
        <w:t>.</w:t>
      </w:r>
    </w:p>
    <w:p w14:paraId="04EE2A5F" w14:textId="163C95D9" w:rsidR="0044749E" w:rsidRPr="003A637B" w:rsidRDefault="009A5DFC" w:rsidP="0007444A">
      <w:pPr>
        <w:pStyle w:val="1"/>
        <w:numPr>
          <w:ilvl w:val="0"/>
          <w:numId w:val="0"/>
        </w:numPr>
        <w:ind w:right="-23" w:firstLine="420"/>
        <w:jc w:val="center"/>
        <w:rPr>
          <w:rFonts w:asciiTheme="majorBidi" w:hAnsiTheme="majorBidi" w:cstheme="majorBidi"/>
          <w:b w:val="0"/>
          <w:color w:val="00FFFF"/>
          <w:sz w:val="24"/>
          <w:rPrChange w:id="235" w:author="Shaker Meguid" w:date="2018-12-23T11:58:00Z">
            <w:rPr>
              <w:rFonts w:asciiTheme="majorBidi" w:hAnsiTheme="majorBidi" w:cstheme="majorBidi"/>
              <w:b w:val="0"/>
              <w:sz w:val="24"/>
            </w:rPr>
          </w:rPrChange>
        </w:rPr>
      </w:pPr>
      <w:r w:rsidRPr="003A637B">
        <w:rPr>
          <w:noProof/>
          <w:sz w:val="24"/>
          <w:lang w:val="en-CA" w:eastAsia="ja-JP"/>
          <w:rPrChange w:id="236" w:author="Shaker Meguid" w:date="2018-12-23T11:58:00Z">
            <w:rPr>
              <w:noProof/>
              <w:lang w:val="en-CA" w:eastAsia="ja-JP"/>
            </w:rPr>
          </w:rPrChange>
        </w:rPr>
        <w:drawing>
          <wp:inline distT="0" distB="0" distL="0" distR="0" wp14:anchorId="4F01C4CE" wp14:editId="68540631">
            <wp:extent cx="3745102" cy="3031577"/>
            <wp:effectExtent l="0" t="0" r="8255" b="0"/>
            <wp:docPr id="51" name="图表 51">
              <a:extLst xmlns:a="http://schemas.openxmlformats.org/drawingml/2006/main">
                <a:ext uri="{FF2B5EF4-FFF2-40B4-BE49-F238E27FC236}">
                  <a16:creationId xmlns:a16="http://schemas.microsoft.com/office/drawing/2014/main" id="{829D55AC-6EED-4E48-90FF-0F97EB30EB93}"/>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F58EFFB" w14:textId="4F7C8FB2" w:rsidR="00A1075C" w:rsidRPr="00964ABA" w:rsidRDefault="00005294" w:rsidP="0007444A">
      <w:pPr>
        <w:pStyle w:val="1"/>
        <w:numPr>
          <w:ilvl w:val="0"/>
          <w:numId w:val="0"/>
        </w:numPr>
        <w:spacing w:after="360" w:line="240" w:lineRule="auto"/>
        <w:ind w:right="-23"/>
        <w:jc w:val="center"/>
        <w:rPr>
          <w:rFonts w:asciiTheme="majorBidi" w:hAnsiTheme="majorBidi" w:cstheme="majorBidi"/>
          <w:b w:val="0"/>
          <w:sz w:val="24"/>
        </w:rPr>
      </w:pPr>
      <w:r w:rsidRPr="0095398A">
        <w:rPr>
          <w:rFonts w:asciiTheme="majorBidi" w:hAnsiTheme="majorBidi" w:cstheme="majorBidi"/>
          <w:bCs/>
          <w:sz w:val="24"/>
        </w:rPr>
        <w:t xml:space="preserve">Fig. </w:t>
      </w:r>
      <w:r w:rsidR="00A1075C" w:rsidRPr="0095398A">
        <w:rPr>
          <w:rFonts w:asciiTheme="majorBidi" w:hAnsiTheme="majorBidi" w:cstheme="majorBidi"/>
          <w:bCs/>
          <w:sz w:val="24"/>
        </w:rPr>
        <w:fldChar w:fldCharType="begin"/>
      </w:r>
      <w:r w:rsidR="00A1075C" w:rsidRPr="0095398A">
        <w:rPr>
          <w:rFonts w:asciiTheme="majorBidi" w:hAnsiTheme="majorBidi" w:cstheme="majorBidi"/>
          <w:bCs/>
          <w:sz w:val="24"/>
        </w:rPr>
        <w:instrText xml:space="preserve"> SEQ Fig\* Arabic\s </w:instrText>
      </w:r>
      <w:r w:rsidR="00A1075C" w:rsidRPr="0095398A">
        <w:rPr>
          <w:rFonts w:asciiTheme="majorBidi" w:hAnsiTheme="majorBidi" w:cstheme="majorBidi"/>
          <w:bCs/>
          <w:sz w:val="24"/>
        </w:rPr>
        <w:fldChar w:fldCharType="separate"/>
      </w:r>
      <w:r w:rsidR="00A1075C" w:rsidRPr="0095398A">
        <w:rPr>
          <w:rFonts w:asciiTheme="majorBidi" w:hAnsiTheme="majorBidi" w:cstheme="majorBidi"/>
          <w:bCs/>
          <w:noProof/>
          <w:sz w:val="24"/>
        </w:rPr>
        <w:t>18</w:t>
      </w:r>
      <w:r w:rsidR="00A1075C" w:rsidRPr="0095398A">
        <w:rPr>
          <w:rFonts w:asciiTheme="majorBidi" w:hAnsiTheme="majorBidi" w:cstheme="majorBidi"/>
          <w:bCs/>
          <w:sz w:val="24"/>
        </w:rPr>
        <w:fldChar w:fldCharType="end"/>
      </w:r>
      <w:r w:rsidR="00A1075C" w:rsidRPr="0095398A">
        <w:rPr>
          <w:rFonts w:asciiTheme="majorBidi" w:hAnsiTheme="majorBidi" w:cstheme="majorBidi"/>
          <w:bCs/>
          <w:sz w:val="24"/>
          <w:lang w:val="en-CA"/>
        </w:rPr>
        <w:t>.</w:t>
      </w:r>
      <w:r w:rsidR="00A1075C" w:rsidRPr="0095398A">
        <w:rPr>
          <w:rFonts w:asciiTheme="majorBidi" w:hAnsiTheme="majorBidi" w:cstheme="majorBidi"/>
          <w:b w:val="0"/>
          <w:sz w:val="24"/>
        </w:rPr>
        <w:t xml:space="preserve"> Variation of </w:t>
      </w:r>
      <w:r w:rsidR="00A1075C" w:rsidRPr="00416E78">
        <w:rPr>
          <w:rFonts w:asciiTheme="majorBidi" w:hAnsiTheme="majorBidi" w:cstheme="majorBidi"/>
          <w:b w:val="0"/>
          <w:sz w:val="24"/>
        </w:rPr>
        <w:t xml:space="preserve">the </w:t>
      </w:r>
      <w:r w:rsidR="00A1075C" w:rsidRPr="00964ABA">
        <w:rPr>
          <w:rFonts w:asciiTheme="majorBidi" w:hAnsiTheme="majorBidi" w:cstheme="majorBidi"/>
          <w:b w:val="0"/>
          <w:sz w:val="24"/>
        </w:rPr>
        <w:t xml:space="preserve">effective Young’s modulus of CNT-epoxy composites with increasing the volume fraction of CNTs of different </w:t>
      </w:r>
      <w:commentRangeStart w:id="237"/>
      <w:r w:rsidR="00A1075C" w:rsidRPr="00964ABA">
        <w:rPr>
          <w:rFonts w:asciiTheme="majorBidi" w:hAnsiTheme="majorBidi" w:cstheme="majorBidi"/>
          <w:b w:val="0"/>
          <w:sz w:val="24"/>
        </w:rPr>
        <w:t>curvatures</w:t>
      </w:r>
      <w:commentRangeEnd w:id="237"/>
      <w:r w:rsidR="00705971">
        <w:rPr>
          <w:rStyle w:val="af"/>
          <w:rFonts w:asciiTheme="minorHAnsi" w:eastAsia="宋体" w:hAnsiTheme="minorHAnsi" w:cstheme="minorBidi"/>
          <w:b w:val="0"/>
          <w:lang w:val="en-CA" w:eastAsia="en-US"/>
        </w:rPr>
        <w:commentReference w:id="237"/>
      </w:r>
      <w:r w:rsidR="00A1075C" w:rsidRPr="00964ABA">
        <w:rPr>
          <w:rFonts w:asciiTheme="majorBidi" w:hAnsiTheme="majorBidi" w:cstheme="majorBidi"/>
          <w:b w:val="0"/>
          <w:sz w:val="24"/>
        </w:rPr>
        <w:t>.</w:t>
      </w:r>
    </w:p>
    <w:p w14:paraId="142F03D9" w14:textId="58E4DA1E" w:rsidR="00676382" w:rsidRPr="0095398A" w:rsidRDefault="004C3592" w:rsidP="0007444A">
      <w:pPr>
        <w:pStyle w:val="1"/>
        <w:numPr>
          <w:ilvl w:val="0"/>
          <w:numId w:val="0"/>
        </w:numPr>
        <w:ind w:right="-23" w:firstLine="720"/>
        <w:rPr>
          <w:rFonts w:asciiTheme="majorBidi" w:hAnsiTheme="majorBidi" w:cstheme="majorBidi"/>
          <w:b w:val="0"/>
          <w:sz w:val="24"/>
        </w:rPr>
      </w:pPr>
      <w:r w:rsidRPr="00964ABA">
        <w:rPr>
          <w:rFonts w:asciiTheme="majorBidi" w:hAnsiTheme="majorBidi" w:cstheme="majorBidi"/>
          <w:b w:val="0"/>
          <w:sz w:val="24"/>
        </w:rPr>
        <w:t>Additionally</w:t>
      </w:r>
      <w:r w:rsidR="00676382" w:rsidRPr="00F465C0">
        <w:rPr>
          <w:rFonts w:asciiTheme="majorBidi" w:hAnsiTheme="majorBidi" w:cstheme="majorBidi"/>
          <w:b w:val="0"/>
          <w:sz w:val="24"/>
        </w:rPr>
        <w:t xml:space="preserve">, </w:t>
      </w:r>
      <w:r w:rsidR="009A5DFC" w:rsidRPr="0095398A">
        <w:rPr>
          <w:rFonts w:asciiTheme="majorBidi" w:hAnsiTheme="majorBidi" w:cstheme="majorBidi"/>
          <w:b w:val="0"/>
          <w:sz w:val="24"/>
        </w:rPr>
        <w:fldChar w:fldCharType="begin"/>
      </w:r>
      <w:r w:rsidR="009A5DFC" w:rsidRPr="0095398A">
        <w:rPr>
          <w:rFonts w:asciiTheme="majorBidi" w:hAnsiTheme="majorBidi" w:cstheme="majorBidi"/>
          <w:b w:val="0"/>
          <w:sz w:val="24"/>
        </w:rPr>
        <w:instrText xml:space="preserve"> REF Waviness_study2 \h </w:instrText>
      </w:r>
      <w:r w:rsidR="00A37E08" w:rsidRPr="0095398A">
        <w:rPr>
          <w:rFonts w:asciiTheme="majorBidi" w:hAnsiTheme="majorBidi" w:cstheme="majorBidi"/>
          <w:b w:val="0"/>
          <w:sz w:val="24"/>
        </w:rPr>
        <w:instrText xml:space="preserve"> \* MERGEFORMAT </w:instrText>
      </w:r>
      <w:r w:rsidR="009A5DFC" w:rsidRPr="0095398A">
        <w:rPr>
          <w:rFonts w:asciiTheme="majorBidi" w:hAnsiTheme="majorBidi" w:cstheme="majorBidi"/>
          <w:b w:val="0"/>
          <w:sz w:val="24"/>
        </w:rPr>
      </w:r>
      <w:r w:rsidR="009A5DFC" w:rsidRPr="0095398A">
        <w:rPr>
          <w:rFonts w:asciiTheme="majorBidi" w:hAnsiTheme="majorBidi" w:cstheme="majorBidi"/>
          <w:b w:val="0"/>
          <w:sz w:val="24"/>
        </w:rPr>
        <w:fldChar w:fldCharType="separate"/>
      </w:r>
      <w:r w:rsidR="00005294" w:rsidRPr="0095398A">
        <w:rPr>
          <w:rFonts w:asciiTheme="majorBidi" w:hAnsiTheme="majorBidi" w:cstheme="majorBidi"/>
          <w:b w:val="0"/>
          <w:sz w:val="24"/>
        </w:rPr>
        <w:t xml:space="preserve">Fig. </w:t>
      </w:r>
      <w:r w:rsidR="009A5DFC" w:rsidRPr="00416E78">
        <w:rPr>
          <w:rFonts w:asciiTheme="majorBidi" w:hAnsiTheme="majorBidi" w:cstheme="majorBidi"/>
          <w:b w:val="0"/>
          <w:noProof/>
          <w:sz w:val="24"/>
        </w:rPr>
        <w:t>19</w:t>
      </w:r>
      <w:r w:rsidR="009A5DFC" w:rsidRPr="0095398A">
        <w:rPr>
          <w:rFonts w:asciiTheme="majorBidi" w:hAnsiTheme="majorBidi" w:cstheme="majorBidi"/>
          <w:b w:val="0"/>
          <w:sz w:val="24"/>
        </w:rPr>
        <w:fldChar w:fldCharType="end"/>
      </w:r>
      <w:r w:rsidR="00676382" w:rsidRPr="0095398A">
        <w:rPr>
          <w:rFonts w:asciiTheme="majorBidi" w:hAnsiTheme="majorBidi" w:cstheme="majorBidi"/>
          <w:b w:val="0"/>
          <w:sz w:val="24"/>
        </w:rPr>
        <w:t xml:space="preserve"> demonstrates that the decrement of effective Young’s modulus is almost linear from </w:t>
      </w:r>
      <m:oMath>
        <m:r>
          <m:rPr>
            <m:sty m:val="bi"/>
          </m:rPr>
          <w:rPr>
            <w:rFonts w:ascii="Cambria Math" w:hAnsi="Cambria Math" w:cstheme="majorBidi"/>
            <w:sz w:val="24"/>
          </w:rPr>
          <m:t>δ</m:t>
        </m:r>
        <m:r>
          <m:rPr>
            <m:sty m:val="b"/>
          </m:rPr>
          <w:rPr>
            <w:rFonts w:ascii="Cambria Math" w:hAnsi="Cambria Math" w:cstheme="majorBidi"/>
            <w:sz w:val="24"/>
          </w:rPr>
          <m:t>=0</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676382" w:rsidRPr="0095398A">
        <w:rPr>
          <w:rFonts w:asciiTheme="majorBidi" w:hAnsiTheme="majorBidi" w:cstheme="majorBidi"/>
          <w:b w:val="0"/>
          <w:sz w:val="24"/>
        </w:rPr>
        <w:t xml:space="preserve"> to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nm</m:t>
            </m:r>
          </m:e>
          <m:sup>
            <m:r>
              <m:rPr>
                <m:sty m:val="bi"/>
              </m:rPr>
              <w:rPr>
                <w:rFonts w:ascii="Cambria Math" w:hAnsi="Cambria Math" w:cstheme="majorBidi"/>
                <w:sz w:val="24"/>
              </w:rPr>
              <m:t>-1</m:t>
            </m:r>
          </m:sup>
        </m:sSup>
      </m:oMath>
      <w:r w:rsidR="00676382" w:rsidRPr="0095398A">
        <w:rPr>
          <w:rFonts w:asciiTheme="majorBidi" w:hAnsiTheme="majorBidi" w:cstheme="majorBidi"/>
          <w:b w:val="0"/>
          <w:sz w:val="24"/>
        </w:rPr>
        <w:t xml:space="preserve"> and the slopes for </w:t>
      </w:r>
      <m:oMath>
        <m:r>
          <m:rPr>
            <m:sty m:val="bi"/>
          </m:rPr>
          <w:rPr>
            <w:rFonts w:ascii="Cambria Math" w:hAnsi="Cambria Math" w:cstheme="majorBidi"/>
            <w:sz w:val="24"/>
          </w:rPr>
          <m:t>=0.5%</m:t>
        </m:r>
      </m:oMath>
      <w:r w:rsidR="00676382" w:rsidRPr="00F465C0">
        <w:rPr>
          <w:rFonts w:asciiTheme="majorBidi" w:hAnsiTheme="majorBidi" w:cstheme="majorBidi"/>
          <w:b w:val="0"/>
          <w:sz w:val="24"/>
        </w:rPr>
        <w:t xml:space="preserve"> </w:t>
      </w:r>
      <w:r w:rsidR="00A1075C" w:rsidRPr="000F191A">
        <w:rPr>
          <w:rFonts w:asciiTheme="majorBidi" w:hAnsiTheme="majorBidi" w:cstheme="majorBidi"/>
          <w:b w:val="0"/>
          <w:sz w:val="24"/>
        </w:rPr>
        <w:t xml:space="preserve">, </w:t>
      </w:r>
      <m:oMath>
        <m:r>
          <m:rPr>
            <m:sty m:val="b"/>
          </m:rPr>
          <w:rPr>
            <w:rFonts w:ascii="Cambria Math" w:hAnsi="Cambria Math" w:cstheme="majorBidi"/>
            <w:sz w:val="24"/>
          </w:rPr>
          <m:t>1.5%</m:t>
        </m:r>
      </m:oMath>
      <w:r w:rsidR="00A1075C" w:rsidRPr="00F8479D">
        <w:rPr>
          <w:rFonts w:asciiTheme="majorBidi" w:hAnsiTheme="majorBidi" w:cstheme="majorBidi" w:hint="eastAsia"/>
          <w:b w:val="0"/>
          <w:sz w:val="24"/>
        </w:rPr>
        <w:t xml:space="preserve"> </w:t>
      </w:r>
      <w:r w:rsidR="00A1075C" w:rsidRPr="00AA128E">
        <w:rPr>
          <w:rFonts w:asciiTheme="majorBidi" w:hAnsiTheme="majorBidi" w:cstheme="majorBidi"/>
          <w:b w:val="0"/>
          <w:sz w:val="24"/>
        </w:rPr>
        <w:t xml:space="preserve">and </w:t>
      </w:r>
      <m:oMath>
        <m:r>
          <m:rPr>
            <m:sty m:val="b"/>
          </m:rPr>
          <w:rPr>
            <w:rFonts w:ascii="Cambria Math" w:hAnsi="Cambria Math" w:cstheme="majorBidi"/>
            <w:sz w:val="24"/>
          </w:rPr>
          <m:t>2.5%</m:t>
        </m:r>
      </m:oMath>
      <w:r w:rsidR="00A1075C" w:rsidRPr="007D1687">
        <w:rPr>
          <w:rFonts w:asciiTheme="majorBidi" w:hAnsiTheme="majorBidi" w:cstheme="majorBidi" w:hint="eastAsia"/>
          <w:b w:val="0"/>
          <w:sz w:val="24"/>
        </w:rPr>
        <w:t xml:space="preserve"> </w:t>
      </w:r>
      <w:r w:rsidR="00676382" w:rsidRPr="003A637B">
        <w:rPr>
          <w:rFonts w:asciiTheme="majorBidi" w:hAnsiTheme="majorBidi" w:cstheme="majorBidi"/>
          <w:b w:val="0"/>
          <w:sz w:val="24"/>
        </w:rPr>
        <w:t>are</w:t>
      </w:r>
      <w:r w:rsidR="00A1075C" w:rsidRPr="003A637B">
        <w:rPr>
          <w:rFonts w:asciiTheme="majorBidi" w:hAnsiTheme="majorBidi" w:cstheme="majorBidi"/>
          <w:b w:val="0"/>
          <w:sz w:val="24"/>
        </w:rPr>
        <w:t xml:space="preserve"> </w:t>
      </w:r>
      <m:oMath>
        <m:r>
          <m:rPr>
            <m:sty m:val="b"/>
          </m:rPr>
          <w:rPr>
            <w:rFonts w:ascii="Cambria Math" w:hAnsi="Cambria Math" w:cstheme="majorBidi"/>
            <w:sz w:val="24"/>
          </w:rPr>
          <m:t>-0.87</m:t>
        </m:r>
      </m:oMath>
      <w:r w:rsidR="00A1075C" w:rsidRPr="003A637B">
        <w:rPr>
          <w:rFonts w:asciiTheme="majorBidi" w:hAnsiTheme="majorBidi" w:cstheme="majorBidi" w:hint="eastAsia"/>
          <w:b w:val="0"/>
          <w:sz w:val="24"/>
        </w:rPr>
        <w:t>,</w:t>
      </w:r>
      <w:r w:rsidR="00A1075C" w:rsidRPr="00DD68DD">
        <w:rPr>
          <w:rFonts w:asciiTheme="majorBidi" w:hAnsiTheme="majorBidi" w:cstheme="majorBidi"/>
          <w:b w:val="0"/>
          <w:sz w:val="24"/>
        </w:rPr>
        <w:t xml:space="preserve"> </w:t>
      </w:r>
      <m:oMath>
        <m:r>
          <m:rPr>
            <m:sty m:val="b"/>
          </m:rPr>
          <w:rPr>
            <w:rFonts w:ascii="Cambria Math" w:hAnsi="Cambria Math" w:cstheme="majorBidi"/>
            <w:sz w:val="24"/>
          </w:rPr>
          <m:t>-2.41</m:t>
        </m:r>
      </m:oMath>
      <w:r w:rsidR="00A1075C" w:rsidRPr="00DD68DD">
        <w:rPr>
          <w:rFonts w:asciiTheme="majorBidi" w:hAnsiTheme="majorBidi" w:cstheme="majorBidi" w:hint="eastAsia"/>
          <w:b w:val="0"/>
          <w:sz w:val="24"/>
        </w:rPr>
        <w:t xml:space="preserve"> </w:t>
      </w:r>
      <w:r w:rsidR="00676382" w:rsidRPr="00DD68DD">
        <w:rPr>
          <w:rFonts w:asciiTheme="majorBidi" w:hAnsiTheme="majorBidi" w:cstheme="majorBidi"/>
          <w:b w:val="0"/>
          <w:sz w:val="24"/>
        </w:rPr>
        <w:t>and</w:t>
      </w:r>
      <w:r w:rsidR="00A1075C" w:rsidRPr="00DD68DD">
        <w:rPr>
          <w:rFonts w:asciiTheme="majorBidi" w:hAnsiTheme="majorBidi" w:cstheme="majorBidi"/>
          <w:b w:val="0"/>
          <w:sz w:val="24"/>
        </w:rPr>
        <w:t xml:space="preserve"> </w:t>
      </w:r>
      <m:oMath>
        <m:r>
          <m:rPr>
            <m:sty m:val="b"/>
          </m:rPr>
          <w:rPr>
            <w:rFonts w:ascii="Cambria Math" w:hAnsi="Cambria Math" w:cstheme="majorBidi"/>
            <w:sz w:val="24"/>
          </w:rPr>
          <m:t>-3.12</m:t>
        </m:r>
      </m:oMath>
      <w:r w:rsidR="00676382" w:rsidRPr="00DD68DD">
        <w:rPr>
          <w:rFonts w:asciiTheme="majorBidi" w:hAnsiTheme="majorBidi" w:cstheme="majorBidi"/>
          <w:b w:val="0"/>
          <w:sz w:val="24"/>
        </w:rPr>
        <w:t xml:space="preserve">, respectively. </w:t>
      </w:r>
      <w:r w:rsidR="00407D9F" w:rsidRPr="00DD68DD">
        <w:rPr>
          <w:rFonts w:asciiTheme="majorBidi" w:hAnsiTheme="majorBidi" w:cstheme="majorBidi"/>
          <w:b w:val="0"/>
          <w:sz w:val="24"/>
        </w:rPr>
        <w:t xml:space="preserve">These results </w:t>
      </w:r>
      <w:r w:rsidR="00676382" w:rsidRPr="00DD68DD">
        <w:rPr>
          <w:rFonts w:asciiTheme="majorBidi" w:hAnsiTheme="majorBidi" w:cstheme="majorBidi"/>
          <w:b w:val="0"/>
          <w:sz w:val="24"/>
        </w:rPr>
        <w:t xml:space="preserve">demonstrate that the reduction of Young’s modulus becomes more tangible </w:t>
      </w:r>
      <w:r w:rsidR="008D2FAE" w:rsidRPr="00086BEB">
        <w:rPr>
          <w:rFonts w:asciiTheme="majorBidi" w:hAnsiTheme="majorBidi" w:cstheme="majorBidi"/>
          <w:b w:val="0"/>
          <w:sz w:val="24"/>
        </w:rPr>
        <w:t>at</w:t>
      </w:r>
      <w:r w:rsidR="00676382" w:rsidRPr="00086BEB">
        <w:rPr>
          <w:rFonts w:asciiTheme="majorBidi" w:hAnsiTheme="majorBidi" w:cstheme="majorBidi"/>
          <w:b w:val="0"/>
          <w:sz w:val="24"/>
        </w:rPr>
        <w:t xml:space="preserve"> higher CNT volume fractio</w:t>
      </w:r>
      <w:r w:rsidR="00676382" w:rsidRPr="005977DB">
        <w:rPr>
          <w:rFonts w:asciiTheme="majorBidi" w:hAnsiTheme="majorBidi" w:cstheme="majorBidi"/>
          <w:b w:val="0"/>
          <w:sz w:val="24"/>
        </w:rPr>
        <w:t>n</w:t>
      </w:r>
      <w:r w:rsidR="008D2FAE" w:rsidRPr="00DC5F5A">
        <w:rPr>
          <w:rFonts w:asciiTheme="majorBidi" w:hAnsiTheme="majorBidi" w:cstheme="majorBidi"/>
          <w:b w:val="0"/>
          <w:sz w:val="24"/>
        </w:rPr>
        <w:t>s</w:t>
      </w:r>
      <w:r w:rsidR="00676382" w:rsidRPr="005C63CB">
        <w:rPr>
          <w:rFonts w:asciiTheme="majorBidi" w:hAnsiTheme="majorBidi" w:cstheme="majorBidi"/>
          <w:b w:val="0"/>
          <w:sz w:val="24"/>
        </w:rPr>
        <w:t xml:space="preserve"> and this conclusion is</w:t>
      </w:r>
      <w:r w:rsidR="008D2FAE" w:rsidRPr="005C63CB">
        <w:rPr>
          <w:rFonts w:asciiTheme="majorBidi" w:hAnsiTheme="majorBidi" w:cstheme="majorBidi"/>
          <w:b w:val="0"/>
          <w:sz w:val="24"/>
        </w:rPr>
        <w:t xml:space="preserve"> in agreement </w:t>
      </w:r>
      <w:r w:rsidR="0044749E" w:rsidRPr="005C63CB">
        <w:rPr>
          <w:rFonts w:asciiTheme="majorBidi" w:hAnsiTheme="majorBidi" w:cstheme="majorBidi"/>
          <w:b w:val="0"/>
          <w:sz w:val="24"/>
        </w:rPr>
        <w:t xml:space="preserve">with </w:t>
      </w:r>
      <w:r w:rsidR="00676382" w:rsidRPr="00CE2D97">
        <w:rPr>
          <w:rFonts w:asciiTheme="majorBidi" w:hAnsiTheme="majorBidi" w:cstheme="majorBidi"/>
          <w:b w:val="0"/>
          <w:sz w:val="24"/>
        </w:rPr>
        <w:t xml:space="preserve">the study by Roham </w:t>
      </w:r>
      <w:r w:rsidR="00753AF8" w:rsidRPr="0095398A">
        <w:rPr>
          <w:rFonts w:asciiTheme="majorBidi" w:hAnsiTheme="majorBidi" w:cstheme="majorBidi"/>
          <w:b w:val="0"/>
          <w:sz w:val="24"/>
        </w:rPr>
        <w:fldChar w:fldCharType="begin"/>
      </w:r>
      <w:r w:rsidR="0044749E" w:rsidRPr="0095398A">
        <w:rPr>
          <w:rFonts w:asciiTheme="majorBidi" w:hAnsiTheme="majorBidi" w:cstheme="majorBidi"/>
          <w:b w:val="0"/>
          <w:sz w:val="24"/>
        </w:rPr>
        <w:instrText xml:space="preserve"> ADDIN ZOTERO_ITEM CSL_CITATION {"citationID":"pNy1gyGr","properties":{"formattedCitation":"[41]","plainCitation":"[41]","noteIndex":0},"citationItems":[{"id":1436,"uris":["http://zotero.org/users/2762625/items/PG3NTQT4"],"uri":["http://zotero.org/users/2762625/items/PG3NTQT4"],"itemData":{"id":1436,"type":"article-journal","title":"Influence of carbon nanotube waviness on the stiffness reduction of CNT/polymer composites","container-title":"Composite Structures","page":"304-309","volume":"97","source":"Crossref","DOI":"10.1016/j.compstruct.2012.10.028","ISSN":"02638223","language":"en","author":[{"family":"Rafiee","given":"Roham"}],"issued":{"date-parts":[["2013",3]]}}}],"schema":"https://github.com/citation-style-language/schema/raw/master/csl-citation.json"} </w:instrText>
      </w:r>
      <w:r w:rsidR="00753AF8" w:rsidRPr="0095398A">
        <w:rPr>
          <w:rFonts w:asciiTheme="majorBidi" w:hAnsiTheme="majorBidi" w:cstheme="majorBidi"/>
          <w:b w:val="0"/>
          <w:sz w:val="24"/>
        </w:rPr>
        <w:fldChar w:fldCharType="separate"/>
      </w:r>
      <w:r w:rsidR="0044749E" w:rsidRPr="0095398A">
        <w:rPr>
          <w:b w:val="0"/>
          <w:sz w:val="24"/>
        </w:rPr>
        <w:t>[41]</w:t>
      </w:r>
      <w:r w:rsidR="00753AF8" w:rsidRPr="0095398A">
        <w:rPr>
          <w:rFonts w:asciiTheme="majorBidi" w:hAnsiTheme="majorBidi" w:cstheme="majorBidi"/>
          <w:b w:val="0"/>
          <w:sz w:val="24"/>
        </w:rPr>
        <w:fldChar w:fldCharType="end"/>
      </w:r>
      <w:r w:rsidR="00676382" w:rsidRPr="0095398A">
        <w:rPr>
          <w:rFonts w:asciiTheme="majorBidi" w:hAnsiTheme="majorBidi" w:cstheme="majorBidi"/>
          <w:b w:val="0"/>
          <w:sz w:val="24"/>
        </w:rPr>
        <w:t>.</w:t>
      </w:r>
    </w:p>
    <w:p w14:paraId="7B470342" w14:textId="635D6816" w:rsidR="00676382" w:rsidRPr="0095398A" w:rsidRDefault="002307F5" w:rsidP="0007444A">
      <w:pPr>
        <w:pStyle w:val="1"/>
        <w:numPr>
          <w:ilvl w:val="0"/>
          <w:numId w:val="0"/>
        </w:numPr>
        <w:ind w:right="-23"/>
        <w:jc w:val="center"/>
        <w:rPr>
          <w:rFonts w:asciiTheme="majorBidi" w:hAnsiTheme="majorBidi" w:cstheme="majorBidi"/>
          <w:b w:val="0"/>
          <w:sz w:val="24"/>
          <w:rtl/>
          <w:lang w:bidi="ar-EG"/>
        </w:rPr>
      </w:pPr>
      <w:r w:rsidRPr="0095398A">
        <w:rPr>
          <w:noProof/>
          <w:sz w:val="24"/>
          <w:lang w:val="en-CA" w:eastAsia="ja-JP"/>
          <w:rPrChange w:id="238" w:author="Shaker Meguid" w:date="2018-12-22T16:35:00Z">
            <w:rPr>
              <w:noProof/>
              <w:lang w:val="en-CA" w:eastAsia="ja-JP"/>
            </w:rPr>
          </w:rPrChange>
        </w:rPr>
        <w:lastRenderedPageBreak/>
        <w:drawing>
          <wp:inline distT="0" distB="0" distL="0" distR="0" wp14:anchorId="116EEDC2" wp14:editId="2145AD17">
            <wp:extent cx="3959860" cy="2867025"/>
            <wp:effectExtent l="0" t="0" r="2540" b="0"/>
            <wp:docPr id="52" name="图表 52">
              <a:extLst xmlns:a="http://schemas.openxmlformats.org/drawingml/2006/main">
                <a:ext uri="{FF2B5EF4-FFF2-40B4-BE49-F238E27FC236}">
                  <a16:creationId xmlns:a16="http://schemas.microsoft.com/office/drawing/2014/main" id="{9B1FD921-FFEE-4A06-AA15-BF662613CBD5}"/>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53AB7B8" w14:textId="7140A1C1" w:rsidR="00080F66" w:rsidRPr="00F465C0" w:rsidRDefault="00005294" w:rsidP="0007444A">
      <w:pPr>
        <w:pStyle w:val="1"/>
        <w:numPr>
          <w:ilvl w:val="0"/>
          <w:numId w:val="0"/>
        </w:numPr>
        <w:spacing w:after="360" w:line="240" w:lineRule="auto"/>
        <w:ind w:right="-23"/>
        <w:jc w:val="center"/>
        <w:rPr>
          <w:rFonts w:asciiTheme="majorBidi" w:hAnsiTheme="majorBidi" w:cstheme="majorBidi"/>
          <w:b w:val="0"/>
          <w:sz w:val="24"/>
        </w:rPr>
      </w:pPr>
      <w:bookmarkStart w:id="239" w:name="Waviness_study2"/>
      <w:r w:rsidRPr="0095398A">
        <w:rPr>
          <w:rFonts w:asciiTheme="majorBidi" w:hAnsiTheme="majorBidi" w:cstheme="majorBidi"/>
          <w:bCs/>
          <w:sz w:val="24"/>
        </w:rPr>
        <w:t xml:space="preserve">Fig. </w:t>
      </w:r>
      <w:r w:rsidR="00457C98" w:rsidRPr="0095398A">
        <w:rPr>
          <w:rFonts w:asciiTheme="majorBidi" w:hAnsiTheme="majorBidi" w:cstheme="majorBidi"/>
          <w:bCs/>
          <w:sz w:val="24"/>
        </w:rPr>
        <w:fldChar w:fldCharType="begin"/>
      </w:r>
      <w:r w:rsidR="00457C98" w:rsidRPr="0095398A">
        <w:rPr>
          <w:rFonts w:asciiTheme="majorBidi" w:hAnsiTheme="majorBidi" w:cstheme="majorBidi"/>
          <w:bCs/>
          <w:sz w:val="24"/>
        </w:rPr>
        <w:instrText xml:space="preserve"> SEQ Fig\* Arabic\s </w:instrText>
      </w:r>
      <w:r w:rsidR="00457C98" w:rsidRPr="0095398A">
        <w:rPr>
          <w:rFonts w:asciiTheme="majorBidi" w:hAnsiTheme="majorBidi" w:cstheme="majorBidi"/>
          <w:bCs/>
          <w:sz w:val="24"/>
        </w:rPr>
        <w:fldChar w:fldCharType="separate"/>
      </w:r>
      <w:r w:rsidR="00457C98" w:rsidRPr="0095398A">
        <w:rPr>
          <w:rFonts w:asciiTheme="majorBidi" w:hAnsiTheme="majorBidi" w:cstheme="majorBidi"/>
          <w:bCs/>
          <w:noProof/>
          <w:sz w:val="24"/>
        </w:rPr>
        <w:t>19</w:t>
      </w:r>
      <w:r w:rsidR="00457C98" w:rsidRPr="0095398A">
        <w:rPr>
          <w:rFonts w:asciiTheme="majorBidi" w:hAnsiTheme="majorBidi" w:cstheme="majorBidi"/>
          <w:bCs/>
          <w:sz w:val="24"/>
        </w:rPr>
        <w:fldChar w:fldCharType="end"/>
      </w:r>
      <w:bookmarkEnd w:id="239"/>
      <w:r w:rsidR="00080F66" w:rsidRPr="0095398A">
        <w:rPr>
          <w:rFonts w:asciiTheme="majorBidi" w:hAnsiTheme="majorBidi" w:cstheme="majorBidi"/>
          <w:bCs/>
          <w:sz w:val="24"/>
          <w:lang w:val="en-CA"/>
        </w:rPr>
        <w:t>.</w:t>
      </w:r>
      <w:r w:rsidR="00080F66" w:rsidRPr="0095398A">
        <w:rPr>
          <w:rFonts w:asciiTheme="majorBidi" w:hAnsiTheme="majorBidi" w:cstheme="majorBidi"/>
          <w:b w:val="0"/>
          <w:sz w:val="24"/>
        </w:rPr>
        <w:t xml:space="preserve"> Variation of </w:t>
      </w:r>
      <w:r w:rsidR="00080F66" w:rsidRPr="00416E78">
        <w:rPr>
          <w:rFonts w:asciiTheme="majorBidi" w:hAnsiTheme="majorBidi" w:cstheme="majorBidi"/>
          <w:b w:val="0"/>
          <w:sz w:val="24"/>
        </w:rPr>
        <w:t xml:space="preserve">the </w:t>
      </w:r>
      <w:r w:rsidR="00080F66" w:rsidRPr="00964ABA">
        <w:rPr>
          <w:rFonts w:asciiTheme="majorBidi" w:hAnsiTheme="majorBidi" w:cstheme="majorBidi"/>
          <w:b w:val="0"/>
          <w:sz w:val="24"/>
        </w:rPr>
        <w:t xml:space="preserve">effective Young’s modulus of CNT-epoxy composites with increasing the curvature ratio of the CNTs obtained for at different CNTs </w:t>
      </w:r>
      <w:r w:rsidR="00080F66" w:rsidRPr="00F465C0">
        <w:rPr>
          <w:rFonts w:asciiTheme="majorBidi" w:hAnsiTheme="majorBidi" w:cstheme="majorBidi"/>
          <w:b w:val="0"/>
          <w:sz w:val="24"/>
        </w:rPr>
        <w:t xml:space="preserve">volume </w:t>
      </w:r>
      <w:commentRangeStart w:id="240"/>
      <w:r w:rsidR="00080F66" w:rsidRPr="00F465C0">
        <w:rPr>
          <w:rFonts w:asciiTheme="majorBidi" w:hAnsiTheme="majorBidi" w:cstheme="majorBidi"/>
          <w:b w:val="0"/>
          <w:sz w:val="24"/>
        </w:rPr>
        <w:t>fractions</w:t>
      </w:r>
      <w:commentRangeEnd w:id="240"/>
      <w:r w:rsidR="00DD68DD">
        <w:rPr>
          <w:rStyle w:val="af"/>
          <w:rFonts w:asciiTheme="minorHAnsi" w:eastAsia="宋体" w:hAnsiTheme="minorHAnsi" w:cstheme="minorBidi"/>
          <w:b w:val="0"/>
          <w:lang w:val="en-CA" w:eastAsia="en-US"/>
        </w:rPr>
        <w:commentReference w:id="240"/>
      </w:r>
      <w:r w:rsidR="00080F66" w:rsidRPr="00F465C0">
        <w:rPr>
          <w:rFonts w:asciiTheme="majorBidi" w:hAnsiTheme="majorBidi" w:cstheme="majorBidi"/>
          <w:b w:val="0"/>
          <w:sz w:val="24"/>
        </w:rPr>
        <w:t>.</w:t>
      </w:r>
    </w:p>
    <w:p w14:paraId="4A9163C6" w14:textId="58781C54" w:rsidR="00676382" w:rsidRPr="0095398A" w:rsidRDefault="00676382" w:rsidP="00DC57D3">
      <w:pPr>
        <w:pStyle w:val="1"/>
        <w:ind w:left="284" w:right="-23" w:hanging="284"/>
        <w:rPr>
          <w:rFonts w:asciiTheme="majorBidi" w:hAnsiTheme="majorBidi" w:cstheme="majorBidi"/>
          <w:sz w:val="24"/>
          <w:rPrChange w:id="241" w:author="Shaker Meguid" w:date="2018-12-22T16:35:00Z">
            <w:rPr>
              <w:rFonts w:asciiTheme="majorBidi" w:hAnsiTheme="majorBidi" w:cstheme="majorBidi"/>
              <w:sz w:val="28"/>
              <w:szCs w:val="28"/>
            </w:rPr>
          </w:rPrChange>
        </w:rPr>
      </w:pPr>
      <w:r w:rsidRPr="0095398A">
        <w:rPr>
          <w:rFonts w:asciiTheme="majorBidi" w:hAnsiTheme="majorBidi" w:cstheme="majorBidi"/>
          <w:sz w:val="24"/>
          <w:rPrChange w:id="242" w:author="Shaker Meguid" w:date="2018-12-22T16:35:00Z">
            <w:rPr>
              <w:rFonts w:asciiTheme="majorBidi" w:hAnsiTheme="majorBidi" w:cstheme="majorBidi"/>
              <w:sz w:val="28"/>
              <w:szCs w:val="28"/>
            </w:rPr>
          </w:rPrChange>
        </w:rPr>
        <w:t>Conclusion</w:t>
      </w:r>
      <w:ins w:id="243" w:author="Shaker Meguid" w:date="2018-12-23T12:54:00Z">
        <w:r w:rsidR="00033B02">
          <w:rPr>
            <w:rFonts w:asciiTheme="majorBidi" w:hAnsiTheme="majorBidi" w:cstheme="majorBidi"/>
            <w:sz w:val="24"/>
          </w:rPr>
          <w:t xml:space="preserve"> (did not review. Waiting your input to many of my </w:t>
        </w:r>
        <w:r w:rsidR="00D40D16">
          <w:rPr>
            <w:rFonts w:asciiTheme="majorBidi" w:hAnsiTheme="majorBidi" w:cstheme="majorBidi"/>
            <w:sz w:val="24"/>
          </w:rPr>
          <w:t>revisions and changes)</w:t>
        </w:r>
      </w:ins>
    </w:p>
    <w:p w14:paraId="57353D66" w14:textId="67EA9F8F" w:rsidR="00AA3D9A" w:rsidRPr="00705971" w:rsidRDefault="00676382" w:rsidP="00DC57D3">
      <w:pPr>
        <w:pStyle w:val="1"/>
        <w:numPr>
          <w:ilvl w:val="0"/>
          <w:numId w:val="0"/>
        </w:numPr>
        <w:ind w:right="-23"/>
        <w:rPr>
          <w:rFonts w:asciiTheme="majorBidi" w:hAnsiTheme="majorBidi" w:cstheme="majorBidi"/>
          <w:b w:val="0"/>
          <w:sz w:val="24"/>
        </w:rPr>
      </w:pPr>
      <w:r w:rsidRPr="0095398A">
        <w:rPr>
          <w:rFonts w:asciiTheme="majorBidi" w:hAnsiTheme="majorBidi" w:cstheme="majorBidi"/>
          <w:b w:val="0"/>
          <w:sz w:val="24"/>
        </w:rPr>
        <w:t xml:space="preserve">In this study, </w:t>
      </w:r>
      <w:r w:rsidRPr="00705971">
        <w:rPr>
          <w:rFonts w:asciiTheme="majorBidi" w:hAnsiTheme="majorBidi" w:cstheme="majorBidi"/>
          <w:b w:val="0"/>
          <w:sz w:val="24"/>
          <w:highlight w:val="green"/>
          <w:rPrChange w:id="244" w:author="Shaker Meguid" w:date="2018-12-23T12:52:00Z">
            <w:rPr>
              <w:rFonts w:asciiTheme="majorBidi" w:hAnsiTheme="majorBidi" w:cstheme="majorBidi"/>
              <w:b w:val="0"/>
              <w:sz w:val="24"/>
            </w:rPr>
          </w:rPrChange>
        </w:rPr>
        <w:t xml:space="preserve">we </w:t>
      </w:r>
      <w:r w:rsidR="00071A8D" w:rsidRPr="00705971">
        <w:rPr>
          <w:rFonts w:asciiTheme="majorBidi" w:hAnsiTheme="majorBidi" w:cstheme="majorBidi"/>
          <w:b w:val="0"/>
          <w:sz w:val="24"/>
          <w:highlight w:val="green"/>
          <w:rPrChange w:id="245" w:author="Shaker Meguid" w:date="2018-12-23T12:52:00Z">
            <w:rPr>
              <w:rFonts w:asciiTheme="majorBidi" w:hAnsiTheme="majorBidi" w:cstheme="majorBidi"/>
              <w:b w:val="0"/>
              <w:sz w:val="24"/>
            </w:rPr>
          </w:rPrChange>
        </w:rPr>
        <w:t>developed</w:t>
      </w:r>
      <w:r w:rsidRPr="00705971">
        <w:rPr>
          <w:rFonts w:asciiTheme="majorBidi" w:hAnsiTheme="majorBidi" w:cstheme="majorBidi"/>
          <w:b w:val="0"/>
          <w:sz w:val="24"/>
          <w:highlight w:val="green"/>
          <w:rPrChange w:id="246" w:author="Shaker Meguid" w:date="2018-12-23T12:52:00Z">
            <w:rPr>
              <w:rFonts w:asciiTheme="majorBidi" w:hAnsiTheme="majorBidi" w:cstheme="majorBidi"/>
              <w:b w:val="0"/>
              <w:sz w:val="24"/>
            </w:rPr>
          </w:rPrChange>
        </w:rPr>
        <w:t xml:space="preserve"> a</w:t>
      </w:r>
      <w:r w:rsidR="00D0430B" w:rsidRPr="00705971">
        <w:rPr>
          <w:rFonts w:asciiTheme="majorBidi" w:hAnsiTheme="majorBidi" w:cstheme="majorBidi"/>
          <w:b w:val="0"/>
          <w:sz w:val="24"/>
          <w:highlight w:val="green"/>
          <w:rPrChange w:id="247" w:author="Shaker Meguid" w:date="2018-12-23T12:52:00Z">
            <w:rPr>
              <w:rFonts w:asciiTheme="majorBidi" w:hAnsiTheme="majorBidi" w:cstheme="majorBidi"/>
              <w:b w:val="0"/>
              <w:sz w:val="24"/>
            </w:rPr>
          </w:rPrChange>
        </w:rPr>
        <w:t xml:space="preserve"> modeling </w:t>
      </w:r>
      <w:commentRangeStart w:id="248"/>
      <w:r w:rsidR="00D0430B" w:rsidRPr="00705971">
        <w:rPr>
          <w:rFonts w:asciiTheme="majorBidi" w:hAnsiTheme="majorBidi" w:cstheme="majorBidi"/>
          <w:b w:val="0"/>
          <w:sz w:val="24"/>
          <w:highlight w:val="green"/>
          <w:rPrChange w:id="249" w:author="Shaker Meguid" w:date="2018-12-23T12:52:00Z">
            <w:rPr>
              <w:rFonts w:asciiTheme="majorBidi" w:hAnsiTheme="majorBidi" w:cstheme="majorBidi"/>
              <w:b w:val="0"/>
              <w:sz w:val="24"/>
            </w:rPr>
          </w:rPrChange>
        </w:rPr>
        <w:t>approach</w:t>
      </w:r>
      <w:commentRangeEnd w:id="248"/>
      <w:r w:rsidR="00705971">
        <w:rPr>
          <w:rStyle w:val="af"/>
          <w:rFonts w:asciiTheme="minorHAnsi" w:eastAsia="宋体" w:hAnsiTheme="minorHAnsi" w:cstheme="minorBidi"/>
          <w:b w:val="0"/>
          <w:lang w:val="en-CA" w:eastAsia="en-US"/>
        </w:rPr>
        <w:commentReference w:id="248"/>
      </w:r>
      <w:r w:rsidR="00D0430B" w:rsidRPr="00F465C0">
        <w:rPr>
          <w:rFonts w:asciiTheme="majorBidi" w:hAnsiTheme="majorBidi" w:cstheme="majorBidi"/>
          <w:b w:val="0"/>
          <w:sz w:val="24"/>
        </w:rPr>
        <w:t xml:space="preserve"> based on </w:t>
      </w:r>
      <w:r w:rsidR="004772EE" w:rsidRPr="00F465C0">
        <w:rPr>
          <w:rFonts w:asciiTheme="majorBidi" w:hAnsiTheme="majorBidi" w:cstheme="majorBidi"/>
          <w:b w:val="0"/>
          <w:sz w:val="24"/>
        </w:rPr>
        <w:t xml:space="preserve">the </w:t>
      </w:r>
      <w:r w:rsidR="00856720" w:rsidRPr="00F465C0">
        <w:rPr>
          <w:rFonts w:asciiTheme="majorBidi" w:hAnsiTheme="majorBidi" w:cstheme="majorBidi"/>
          <w:b w:val="0"/>
          <w:sz w:val="24"/>
        </w:rPr>
        <w:t>i</w:t>
      </w:r>
      <w:r w:rsidRPr="00F465C0">
        <w:rPr>
          <w:rFonts w:asciiTheme="majorBidi" w:hAnsiTheme="majorBidi" w:cstheme="majorBidi"/>
          <w:b w:val="0"/>
          <w:sz w:val="24"/>
        </w:rPr>
        <w:t xml:space="preserve">mmersed </w:t>
      </w:r>
      <w:r w:rsidR="00071A8D" w:rsidRPr="00F465C0">
        <w:rPr>
          <w:rFonts w:asciiTheme="majorBidi" w:hAnsiTheme="majorBidi" w:cstheme="majorBidi"/>
          <w:b w:val="0"/>
          <w:sz w:val="24"/>
        </w:rPr>
        <w:t>f</w:t>
      </w:r>
      <w:r w:rsidRPr="000F191A">
        <w:rPr>
          <w:rFonts w:asciiTheme="majorBidi" w:hAnsiTheme="majorBidi" w:cstheme="majorBidi"/>
          <w:b w:val="0"/>
          <w:sz w:val="24"/>
        </w:rPr>
        <w:t xml:space="preserve">inite </w:t>
      </w:r>
      <w:r w:rsidR="00071A8D" w:rsidRPr="006E5A91">
        <w:rPr>
          <w:rFonts w:asciiTheme="majorBidi" w:hAnsiTheme="majorBidi" w:cstheme="majorBidi"/>
          <w:b w:val="0"/>
          <w:sz w:val="24"/>
        </w:rPr>
        <w:t>e</w:t>
      </w:r>
      <w:r w:rsidRPr="00372A73">
        <w:rPr>
          <w:rFonts w:asciiTheme="majorBidi" w:hAnsiTheme="majorBidi" w:cstheme="majorBidi"/>
          <w:b w:val="0"/>
          <w:sz w:val="24"/>
        </w:rPr>
        <w:t xml:space="preserve">lement </w:t>
      </w:r>
      <w:r w:rsidR="00D0430B" w:rsidRPr="00372A73">
        <w:rPr>
          <w:rFonts w:asciiTheme="majorBidi" w:hAnsiTheme="majorBidi" w:cstheme="majorBidi"/>
          <w:b w:val="0"/>
          <w:sz w:val="24"/>
        </w:rPr>
        <w:t>method</w:t>
      </w:r>
      <w:r w:rsidRPr="0036143C">
        <w:rPr>
          <w:rFonts w:asciiTheme="majorBidi" w:hAnsiTheme="majorBidi" w:cstheme="majorBidi"/>
          <w:b w:val="0"/>
          <w:sz w:val="24"/>
        </w:rPr>
        <w:t xml:space="preserve"> to </w:t>
      </w:r>
      <w:r w:rsidR="00D0430B" w:rsidRPr="00F8479D">
        <w:rPr>
          <w:rFonts w:asciiTheme="majorBidi" w:hAnsiTheme="majorBidi" w:cstheme="majorBidi"/>
          <w:b w:val="0"/>
          <w:sz w:val="24"/>
        </w:rPr>
        <w:t>determine</w:t>
      </w:r>
      <w:r w:rsidRPr="00AA128E">
        <w:rPr>
          <w:rFonts w:asciiTheme="majorBidi" w:hAnsiTheme="majorBidi" w:cstheme="majorBidi"/>
          <w:b w:val="0"/>
          <w:sz w:val="24"/>
        </w:rPr>
        <w:t xml:space="preserve"> the mechanical </w:t>
      </w:r>
      <w:r w:rsidR="00D0430B" w:rsidRPr="00AA128E">
        <w:rPr>
          <w:rFonts w:asciiTheme="majorBidi" w:hAnsiTheme="majorBidi" w:cstheme="majorBidi"/>
          <w:b w:val="0"/>
          <w:sz w:val="24"/>
        </w:rPr>
        <w:t>properties</w:t>
      </w:r>
      <w:r w:rsidRPr="00AA128E">
        <w:rPr>
          <w:rFonts w:asciiTheme="majorBidi" w:hAnsiTheme="majorBidi" w:cstheme="majorBidi"/>
          <w:b w:val="0"/>
          <w:sz w:val="24"/>
        </w:rPr>
        <w:t xml:space="preserve"> of CNT-reinforced polymer</w:t>
      </w:r>
      <w:r w:rsidR="00D0430B" w:rsidRPr="00AA128E">
        <w:rPr>
          <w:rFonts w:asciiTheme="majorBidi" w:hAnsiTheme="majorBidi" w:cstheme="majorBidi"/>
          <w:b w:val="0"/>
          <w:sz w:val="24"/>
        </w:rPr>
        <w:t xml:space="preserve"> composites</w:t>
      </w:r>
      <w:r w:rsidRPr="00234195">
        <w:rPr>
          <w:rFonts w:asciiTheme="majorBidi" w:hAnsiTheme="majorBidi" w:cstheme="majorBidi"/>
          <w:b w:val="0"/>
          <w:sz w:val="24"/>
        </w:rPr>
        <w:t xml:space="preserve">. In </w:t>
      </w:r>
      <w:r w:rsidR="00D0430B" w:rsidRPr="007D1687">
        <w:rPr>
          <w:rFonts w:asciiTheme="majorBidi" w:hAnsiTheme="majorBidi" w:cstheme="majorBidi"/>
          <w:b w:val="0"/>
          <w:sz w:val="24"/>
        </w:rPr>
        <w:t xml:space="preserve">this model, </w:t>
      </w:r>
      <w:r w:rsidRPr="003A637B">
        <w:rPr>
          <w:rFonts w:asciiTheme="majorBidi" w:hAnsiTheme="majorBidi" w:cstheme="majorBidi"/>
          <w:b w:val="0"/>
          <w:sz w:val="24"/>
        </w:rPr>
        <w:t xml:space="preserve">the </w:t>
      </w:r>
      <w:r w:rsidR="00D0430B" w:rsidRPr="003A637B">
        <w:rPr>
          <w:rFonts w:asciiTheme="majorBidi" w:hAnsiTheme="majorBidi" w:cstheme="majorBidi"/>
          <w:b w:val="0"/>
          <w:sz w:val="24"/>
        </w:rPr>
        <w:t xml:space="preserve">dispersed </w:t>
      </w:r>
      <w:r w:rsidRPr="003A637B">
        <w:rPr>
          <w:rFonts w:asciiTheme="majorBidi" w:hAnsiTheme="majorBidi" w:cstheme="majorBidi"/>
          <w:b w:val="0"/>
          <w:sz w:val="24"/>
        </w:rPr>
        <w:t>CNT</w:t>
      </w:r>
      <w:r w:rsidR="00D0430B" w:rsidRPr="003A637B">
        <w:rPr>
          <w:rFonts w:asciiTheme="majorBidi" w:hAnsiTheme="majorBidi" w:cstheme="majorBidi"/>
          <w:b w:val="0"/>
          <w:sz w:val="24"/>
        </w:rPr>
        <w:t xml:space="preserve">s </w:t>
      </w:r>
      <w:r w:rsidRPr="00DD68DD">
        <w:rPr>
          <w:rFonts w:asciiTheme="majorBidi" w:hAnsiTheme="majorBidi" w:cstheme="majorBidi"/>
          <w:b w:val="0"/>
          <w:sz w:val="24"/>
        </w:rPr>
        <w:t>and the</w:t>
      </w:r>
      <w:r w:rsidR="00D0430B" w:rsidRPr="00DD68DD">
        <w:rPr>
          <w:rFonts w:asciiTheme="majorBidi" w:hAnsiTheme="majorBidi" w:cstheme="majorBidi"/>
          <w:b w:val="0"/>
          <w:sz w:val="24"/>
        </w:rPr>
        <w:t xml:space="preserve"> surrounding polymer matrix were </w:t>
      </w:r>
      <w:r w:rsidRPr="00DD68DD">
        <w:rPr>
          <w:rFonts w:asciiTheme="majorBidi" w:hAnsiTheme="majorBidi" w:cstheme="majorBidi"/>
          <w:b w:val="0"/>
          <w:sz w:val="24"/>
        </w:rPr>
        <w:t xml:space="preserve">created independently but simulated as a coupled system. The </w:t>
      </w:r>
      <w:r w:rsidR="00C30EF0" w:rsidRPr="00086BEB">
        <w:rPr>
          <w:rFonts w:asciiTheme="majorBidi" w:hAnsiTheme="majorBidi" w:cstheme="majorBidi"/>
          <w:b w:val="0"/>
          <w:sz w:val="24"/>
        </w:rPr>
        <w:t>nano</w:t>
      </w:r>
      <w:r w:rsidRPr="00086BEB">
        <w:rPr>
          <w:rFonts w:asciiTheme="majorBidi" w:hAnsiTheme="majorBidi" w:cstheme="majorBidi"/>
          <w:b w:val="0"/>
          <w:sz w:val="24"/>
        </w:rPr>
        <w:t xml:space="preserve">composite model </w:t>
      </w:r>
      <w:r w:rsidR="00C30EF0" w:rsidRPr="005977DB">
        <w:rPr>
          <w:rFonts w:asciiTheme="majorBidi" w:hAnsiTheme="majorBidi" w:cstheme="majorBidi"/>
          <w:b w:val="0"/>
          <w:sz w:val="24"/>
        </w:rPr>
        <w:t>can be easily created</w:t>
      </w:r>
      <w:r w:rsidR="00D33851" w:rsidRPr="00DC5F5A">
        <w:rPr>
          <w:rFonts w:asciiTheme="majorBidi" w:hAnsiTheme="majorBidi" w:cstheme="majorBidi"/>
          <w:b w:val="0"/>
          <w:sz w:val="24"/>
        </w:rPr>
        <w:t xml:space="preserve"> </w:t>
      </w:r>
      <w:r w:rsidR="004772EE" w:rsidRPr="005C63CB">
        <w:rPr>
          <w:rFonts w:asciiTheme="majorBidi" w:hAnsiTheme="majorBidi" w:cstheme="majorBidi"/>
          <w:b w:val="0"/>
          <w:sz w:val="24"/>
        </w:rPr>
        <w:t xml:space="preserve">by eliminating the associated difficulties in </w:t>
      </w:r>
      <w:r w:rsidR="00D33851" w:rsidRPr="005C63CB">
        <w:rPr>
          <w:rFonts w:asciiTheme="majorBidi" w:hAnsiTheme="majorBidi" w:cstheme="majorBidi"/>
          <w:b w:val="0"/>
          <w:sz w:val="24"/>
        </w:rPr>
        <w:t>creating a compatible mesh faced in</w:t>
      </w:r>
      <w:r w:rsidR="004772EE" w:rsidRPr="005C63CB">
        <w:rPr>
          <w:rFonts w:asciiTheme="majorBidi" w:hAnsiTheme="majorBidi" w:cstheme="majorBidi"/>
          <w:b w:val="0"/>
          <w:sz w:val="24"/>
        </w:rPr>
        <w:t xml:space="preserve"> the traditional finite element method. </w:t>
      </w:r>
      <w:r w:rsidRPr="00CE2D97">
        <w:rPr>
          <w:rFonts w:asciiTheme="majorBidi" w:hAnsiTheme="majorBidi" w:cstheme="majorBidi"/>
          <w:b w:val="0"/>
          <w:sz w:val="24"/>
        </w:rPr>
        <w:t>When coupling th</w:t>
      </w:r>
      <w:r w:rsidRPr="009038AA">
        <w:rPr>
          <w:rFonts w:asciiTheme="majorBidi" w:hAnsiTheme="majorBidi" w:cstheme="majorBidi"/>
          <w:b w:val="0"/>
          <w:sz w:val="24"/>
        </w:rPr>
        <w:t xml:space="preserve">e independent CNT and polymer grids, both kinematic and mechanic relations in between are considered by embedding the equilibrium equation of each CNT into the equilibrium equation of </w:t>
      </w:r>
      <w:r w:rsidR="00D33851" w:rsidRPr="009038AA">
        <w:rPr>
          <w:rFonts w:asciiTheme="majorBidi" w:hAnsiTheme="majorBidi" w:cstheme="majorBidi"/>
          <w:b w:val="0"/>
          <w:sz w:val="24"/>
        </w:rPr>
        <w:t xml:space="preserve">the </w:t>
      </w:r>
      <w:r w:rsidRPr="009913BB">
        <w:rPr>
          <w:rFonts w:asciiTheme="majorBidi" w:hAnsiTheme="majorBidi" w:cstheme="majorBidi"/>
          <w:b w:val="0"/>
          <w:sz w:val="24"/>
        </w:rPr>
        <w:t>polymer. Since no additional unnecessary assumption</w:t>
      </w:r>
      <w:r w:rsidR="00D33851" w:rsidRPr="009913BB">
        <w:rPr>
          <w:rFonts w:asciiTheme="majorBidi" w:hAnsiTheme="majorBidi" w:cstheme="majorBidi"/>
          <w:b w:val="0"/>
          <w:sz w:val="24"/>
        </w:rPr>
        <w:t xml:space="preserve">s are </w:t>
      </w:r>
      <w:r w:rsidRPr="00705971">
        <w:rPr>
          <w:rFonts w:asciiTheme="majorBidi" w:hAnsiTheme="majorBidi" w:cstheme="majorBidi"/>
          <w:b w:val="0"/>
          <w:sz w:val="24"/>
        </w:rPr>
        <w:t xml:space="preserve">introduced, the results of the </w:t>
      </w:r>
      <w:r w:rsidR="00D33851" w:rsidRPr="00705971">
        <w:rPr>
          <w:rFonts w:asciiTheme="majorBidi" w:hAnsiTheme="majorBidi" w:cstheme="majorBidi"/>
          <w:b w:val="0"/>
          <w:sz w:val="24"/>
        </w:rPr>
        <w:t>i</w:t>
      </w:r>
      <w:r w:rsidRPr="00705971">
        <w:rPr>
          <w:rFonts w:asciiTheme="majorBidi" w:hAnsiTheme="majorBidi" w:cstheme="majorBidi"/>
          <w:b w:val="0"/>
          <w:sz w:val="24"/>
        </w:rPr>
        <w:t xml:space="preserve">mmersed FE method are very close to the traditional FE method. </w:t>
      </w:r>
    </w:p>
    <w:p w14:paraId="071DBCBA" w14:textId="0E3325AB" w:rsidR="00AA3D9A" w:rsidRPr="00705971" w:rsidRDefault="005B0C80" w:rsidP="0007444A">
      <w:pPr>
        <w:pStyle w:val="1"/>
        <w:numPr>
          <w:ilvl w:val="0"/>
          <w:numId w:val="0"/>
        </w:numPr>
        <w:ind w:right="-23" w:firstLine="420"/>
        <w:rPr>
          <w:rFonts w:asciiTheme="majorBidi" w:hAnsiTheme="majorBidi" w:cstheme="majorBidi"/>
          <w:b w:val="0"/>
          <w:sz w:val="24"/>
        </w:rPr>
      </w:pPr>
      <w:r w:rsidRPr="00705971">
        <w:rPr>
          <w:rFonts w:asciiTheme="majorBidi" w:hAnsiTheme="majorBidi" w:cstheme="majorBidi"/>
          <w:b w:val="0"/>
          <w:sz w:val="24"/>
        </w:rPr>
        <w:t xml:space="preserve">The polymer </w:t>
      </w:r>
      <w:r w:rsidR="002D038B" w:rsidRPr="00705971">
        <w:rPr>
          <w:rFonts w:asciiTheme="majorBidi" w:hAnsiTheme="majorBidi" w:cstheme="majorBidi"/>
          <w:b w:val="0"/>
          <w:sz w:val="24"/>
        </w:rPr>
        <w:t>is</w:t>
      </w:r>
      <w:r w:rsidRPr="00705971">
        <w:rPr>
          <w:rFonts w:asciiTheme="majorBidi" w:hAnsiTheme="majorBidi" w:cstheme="majorBidi"/>
          <w:b w:val="0"/>
          <w:sz w:val="24"/>
        </w:rPr>
        <w:t xml:space="preserve"> discretized as a regular grid and the results depend on the polymer grid resolution. According to the numerical results, the size of the polymer element should be selected around or less than the dimeter of the CNT to obtain reliable results.</w:t>
      </w:r>
    </w:p>
    <w:p w14:paraId="603DC71A" w14:textId="4B90F6AD" w:rsidR="000D76CA" w:rsidRPr="00416E78" w:rsidRDefault="00676382" w:rsidP="0007444A">
      <w:pPr>
        <w:pStyle w:val="1"/>
        <w:numPr>
          <w:ilvl w:val="0"/>
          <w:numId w:val="0"/>
        </w:numPr>
        <w:ind w:right="-23" w:firstLine="420"/>
        <w:rPr>
          <w:rFonts w:asciiTheme="majorBidi" w:hAnsiTheme="majorBidi" w:cstheme="majorBidi"/>
          <w:b w:val="0"/>
          <w:sz w:val="24"/>
        </w:rPr>
      </w:pPr>
      <w:r w:rsidRPr="00705971">
        <w:rPr>
          <w:rFonts w:asciiTheme="majorBidi" w:hAnsiTheme="majorBidi" w:cstheme="majorBidi"/>
          <w:b w:val="0"/>
          <w:sz w:val="24"/>
        </w:rPr>
        <w:t xml:space="preserve">The proposed method is used to study the influence of CNT waviness on </w:t>
      </w:r>
      <w:r w:rsidR="002D038B" w:rsidRPr="00705971">
        <w:rPr>
          <w:rFonts w:asciiTheme="majorBidi" w:hAnsiTheme="majorBidi" w:cstheme="majorBidi"/>
          <w:b w:val="0"/>
          <w:sz w:val="24"/>
        </w:rPr>
        <w:t>elastic properties</w:t>
      </w:r>
      <w:r w:rsidRPr="00705971">
        <w:rPr>
          <w:rFonts w:asciiTheme="majorBidi" w:hAnsiTheme="majorBidi" w:cstheme="majorBidi"/>
          <w:b w:val="0"/>
          <w:sz w:val="24"/>
        </w:rPr>
        <w:t xml:space="preserve"> of </w:t>
      </w:r>
      <w:r w:rsidR="00D33851" w:rsidRPr="0095398A">
        <w:rPr>
          <w:rFonts w:asciiTheme="majorBidi" w:hAnsiTheme="majorBidi" w:cstheme="majorBidi"/>
          <w:b w:val="0"/>
          <w:sz w:val="24"/>
        </w:rPr>
        <w:t>CNT-epoxy composites</w:t>
      </w:r>
      <w:r w:rsidRPr="0095398A">
        <w:rPr>
          <w:rFonts w:asciiTheme="majorBidi" w:hAnsiTheme="majorBidi" w:cstheme="majorBidi"/>
          <w:b w:val="0"/>
          <w:sz w:val="24"/>
        </w:rPr>
        <w:t>. The morphology of CNT</w:t>
      </w:r>
      <w:r w:rsidR="00D33851" w:rsidRPr="0095398A">
        <w:rPr>
          <w:rFonts w:asciiTheme="majorBidi" w:hAnsiTheme="majorBidi" w:cstheme="majorBidi"/>
          <w:b w:val="0"/>
          <w:sz w:val="24"/>
        </w:rPr>
        <w:t>s i</w:t>
      </w:r>
      <w:r w:rsidRPr="0095398A">
        <w:rPr>
          <w:rFonts w:asciiTheme="majorBidi" w:hAnsiTheme="majorBidi" w:cstheme="majorBidi"/>
          <w:b w:val="0"/>
          <w:sz w:val="24"/>
        </w:rPr>
        <w:t xml:space="preserve">n our study is very similar to </w:t>
      </w:r>
      <w:r w:rsidR="00D33851" w:rsidRPr="0095398A">
        <w:rPr>
          <w:rFonts w:asciiTheme="majorBidi" w:hAnsiTheme="majorBidi" w:cstheme="majorBidi"/>
          <w:b w:val="0"/>
          <w:sz w:val="24"/>
        </w:rPr>
        <w:t>actual nanocomposites</w:t>
      </w:r>
      <w:r w:rsidRPr="0095398A">
        <w:rPr>
          <w:rFonts w:asciiTheme="majorBidi" w:hAnsiTheme="majorBidi" w:cstheme="majorBidi"/>
          <w:b w:val="0"/>
          <w:sz w:val="24"/>
        </w:rPr>
        <w:t xml:space="preserve"> and the numerical results indicate that the CNT waviness </w:t>
      </w:r>
      <w:r w:rsidR="00D33851" w:rsidRPr="0095398A">
        <w:rPr>
          <w:rFonts w:asciiTheme="majorBidi" w:hAnsiTheme="majorBidi" w:cstheme="majorBidi"/>
          <w:b w:val="0"/>
          <w:sz w:val="24"/>
        </w:rPr>
        <w:t>deteriorates the performance of the material</w:t>
      </w:r>
      <w:r w:rsidRPr="0095398A">
        <w:rPr>
          <w:rFonts w:asciiTheme="majorBidi" w:hAnsiTheme="majorBidi" w:cstheme="majorBidi"/>
          <w:b w:val="0"/>
          <w:sz w:val="24"/>
        </w:rPr>
        <w:t xml:space="preserve">. </w:t>
      </w:r>
      <w:r w:rsidR="005B0C80" w:rsidRPr="0095398A">
        <w:rPr>
          <w:rFonts w:asciiTheme="majorBidi" w:hAnsiTheme="majorBidi" w:cstheme="majorBidi"/>
          <w:b w:val="0"/>
          <w:sz w:val="24"/>
        </w:rPr>
        <w:t>Straight CNT</w:t>
      </w:r>
      <w:r w:rsidR="002D038B" w:rsidRPr="0095398A">
        <w:rPr>
          <w:rFonts w:asciiTheme="majorBidi" w:hAnsiTheme="majorBidi" w:cstheme="majorBidi"/>
          <w:b w:val="0"/>
          <w:sz w:val="24"/>
        </w:rPr>
        <w:t>s</w:t>
      </w:r>
      <w:r w:rsidR="005B0C80" w:rsidRPr="0095398A">
        <w:rPr>
          <w:rFonts w:asciiTheme="majorBidi" w:hAnsiTheme="majorBidi" w:cstheme="majorBidi"/>
          <w:b w:val="0"/>
          <w:sz w:val="24"/>
        </w:rPr>
        <w:t xml:space="preserve"> </w:t>
      </w:r>
      <w:r w:rsidR="002D038B" w:rsidRPr="0095398A">
        <w:rPr>
          <w:rFonts w:asciiTheme="majorBidi" w:hAnsiTheme="majorBidi" w:cstheme="majorBidi"/>
          <w:b w:val="0"/>
          <w:sz w:val="24"/>
        </w:rPr>
        <w:t>have the biggest reinforcement effect on the e</w:t>
      </w:r>
      <w:r w:rsidR="005B0C80" w:rsidRPr="0095398A">
        <w:rPr>
          <w:rFonts w:asciiTheme="majorBidi" w:hAnsiTheme="majorBidi" w:cstheme="majorBidi"/>
          <w:b w:val="0"/>
          <w:sz w:val="24"/>
        </w:rPr>
        <w:t xml:space="preserve">lastic </w:t>
      </w:r>
      <w:r w:rsidR="005B0C80" w:rsidRPr="0095398A">
        <w:rPr>
          <w:rFonts w:asciiTheme="majorBidi" w:hAnsiTheme="majorBidi" w:cstheme="majorBidi"/>
          <w:b w:val="0"/>
          <w:sz w:val="24"/>
        </w:rPr>
        <w:lastRenderedPageBreak/>
        <w:t>modulus</w:t>
      </w:r>
      <w:r w:rsidR="002D038B" w:rsidRPr="0095398A">
        <w:rPr>
          <w:rFonts w:asciiTheme="majorBidi" w:hAnsiTheme="majorBidi" w:cstheme="majorBidi"/>
          <w:b w:val="0"/>
          <w:sz w:val="24"/>
        </w:rPr>
        <w:t xml:space="preserve"> of the composite. Young’s modulus dropped by ~</w:t>
      </w:r>
      <w:r w:rsidR="00FA322B" w:rsidRPr="0095398A">
        <w:rPr>
          <w:rFonts w:asciiTheme="majorBidi" w:hAnsiTheme="majorBidi" w:cstheme="majorBidi"/>
          <w:b w:val="0"/>
          <w:sz w:val="24"/>
        </w:rPr>
        <w:t xml:space="preserve">40% </w:t>
      </w:r>
      <w:r w:rsidR="002D038B" w:rsidRPr="0095398A">
        <w:rPr>
          <w:rFonts w:asciiTheme="majorBidi" w:hAnsiTheme="majorBidi" w:cstheme="majorBidi"/>
          <w:b w:val="0"/>
          <w:sz w:val="24"/>
        </w:rPr>
        <w:t>when</w:t>
      </w:r>
      <w:r w:rsidR="00FA322B" w:rsidRPr="0095398A">
        <w:rPr>
          <w:rFonts w:asciiTheme="majorBidi" w:hAnsiTheme="majorBidi" w:cstheme="majorBidi"/>
          <w:b w:val="0"/>
          <w:sz w:val="24"/>
        </w:rPr>
        <w:t xml:space="preserve"> the CNT curvature increased to </w:t>
      </w:r>
      <m:oMath>
        <m:r>
          <m:rPr>
            <m:sty m:val="bi"/>
          </m:rPr>
          <w:rPr>
            <w:rFonts w:ascii="Cambria Math" w:hAnsi="Cambria Math" w:cstheme="majorBidi"/>
            <w:sz w:val="24"/>
          </w:rPr>
          <m:t>δ</m:t>
        </m:r>
        <m:r>
          <m:rPr>
            <m:sty m:val="b"/>
          </m:rPr>
          <w:rPr>
            <w:rFonts w:ascii="Cambria Math" w:hAnsi="Cambria Math" w:cstheme="majorBidi"/>
            <w:sz w:val="24"/>
          </w:rPr>
          <m:t>=0.282</m:t>
        </m:r>
        <m:sSup>
          <m:sSupPr>
            <m:ctrlPr>
              <w:rPr>
                <w:rFonts w:ascii="Cambria Math" w:hAnsi="Cambria Math" w:cstheme="majorBidi"/>
                <w:b w:val="0"/>
                <w:sz w:val="24"/>
              </w:rPr>
            </m:ctrlPr>
          </m:sSupPr>
          <m:e>
            <m:r>
              <m:rPr>
                <m:sty m:val="b"/>
              </m:rPr>
              <w:rPr>
                <w:rFonts w:ascii="Cambria Math" w:hAnsi="Cambria Math" w:cstheme="majorBidi"/>
                <w:sz w:val="24"/>
              </w:rPr>
              <m:t xml:space="preserve"> nm</m:t>
            </m:r>
          </m:e>
          <m:sup>
            <m:r>
              <m:rPr>
                <m:sty m:val="bi"/>
              </m:rPr>
              <w:rPr>
                <w:rFonts w:ascii="Cambria Math" w:hAnsi="Cambria Math" w:cstheme="majorBidi"/>
                <w:sz w:val="24"/>
              </w:rPr>
              <m:t>-1</m:t>
            </m:r>
          </m:sup>
        </m:sSup>
      </m:oMath>
      <w:r w:rsidR="000D76CA" w:rsidRPr="0095398A">
        <w:rPr>
          <w:rFonts w:asciiTheme="majorBidi" w:hAnsiTheme="majorBidi" w:cstheme="majorBidi" w:hint="eastAsia"/>
          <w:b w:val="0"/>
          <w:sz w:val="24"/>
        </w:rPr>
        <w:t>.</w:t>
      </w:r>
      <w:r w:rsidR="000D76CA" w:rsidRPr="0095398A">
        <w:rPr>
          <w:rFonts w:asciiTheme="majorBidi" w:hAnsiTheme="majorBidi" w:cstheme="majorBidi"/>
          <w:b w:val="0"/>
          <w:sz w:val="24"/>
        </w:rPr>
        <w:t xml:space="preserve"> Moreover, the influence of the CNT waviness becomes more tangible at higher CNT volume fractions.</w:t>
      </w:r>
    </w:p>
    <w:p w14:paraId="54DA5362" w14:textId="7D015962" w:rsidR="00F465C0" w:rsidRPr="009A508B" w:rsidRDefault="00676382" w:rsidP="00F465C0">
      <w:pPr>
        <w:spacing w:line="360" w:lineRule="auto"/>
        <w:ind w:right="-23" w:firstLine="420"/>
        <w:jc w:val="both"/>
        <w:rPr>
          <w:moveTo w:id="250" w:author="Shaker Meguid" w:date="2018-12-23T10:49:00Z"/>
          <w:rFonts w:asciiTheme="majorBidi" w:hAnsiTheme="majorBidi" w:cstheme="majorBidi"/>
          <w:szCs w:val="24"/>
        </w:rPr>
      </w:pPr>
      <w:r w:rsidRPr="00964ABA">
        <w:rPr>
          <w:rFonts w:asciiTheme="majorBidi" w:hAnsiTheme="majorBidi" w:cstheme="majorBidi"/>
        </w:rPr>
        <w:t xml:space="preserve">The numerical results show good agreements with </w:t>
      </w:r>
      <w:r w:rsidR="00D33851" w:rsidRPr="00F465C0">
        <w:rPr>
          <w:rFonts w:asciiTheme="majorBidi" w:hAnsiTheme="majorBidi" w:cstheme="majorBidi"/>
        </w:rPr>
        <w:t>previous</w:t>
      </w:r>
      <w:r w:rsidRPr="00F465C0">
        <w:rPr>
          <w:rFonts w:asciiTheme="majorBidi" w:hAnsiTheme="majorBidi" w:cstheme="majorBidi"/>
        </w:rPr>
        <w:t xml:space="preserve"> experimental </w:t>
      </w:r>
      <w:r w:rsidR="00D33851" w:rsidRPr="00F465C0">
        <w:rPr>
          <w:rFonts w:asciiTheme="majorBidi" w:hAnsiTheme="majorBidi" w:cstheme="majorBidi"/>
        </w:rPr>
        <w:t>and numerical studies</w:t>
      </w:r>
      <w:r w:rsidRPr="00F465C0">
        <w:rPr>
          <w:rFonts w:asciiTheme="majorBidi" w:hAnsiTheme="majorBidi" w:cstheme="majorBidi"/>
        </w:rPr>
        <w:t xml:space="preserve">, thus validating the capability of the </w:t>
      </w:r>
      <w:r w:rsidR="00856720" w:rsidRPr="00F465C0">
        <w:rPr>
          <w:rFonts w:asciiTheme="majorBidi" w:hAnsiTheme="majorBidi" w:cstheme="majorBidi"/>
        </w:rPr>
        <w:t>i</w:t>
      </w:r>
      <w:r w:rsidRPr="00F465C0">
        <w:rPr>
          <w:rFonts w:asciiTheme="majorBidi" w:hAnsiTheme="majorBidi" w:cstheme="majorBidi"/>
        </w:rPr>
        <w:t xml:space="preserve">mmersed FE </w:t>
      </w:r>
      <w:r w:rsidR="00AA3D9A" w:rsidRPr="00F465C0">
        <w:rPr>
          <w:rFonts w:asciiTheme="majorBidi" w:hAnsiTheme="majorBidi" w:cstheme="majorBidi"/>
        </w:rPr>
        <w:t>technique</w:t>
      </w:r>
      <w:r w:rsidRPr="00F465C0">
        <w:rPr>
          <w:rFonts w:asciiTheme="majorBidi" w:hAnsiTheme="majorBidi" w:cstheme="majorBidi"/>
        </w:rPr>
        <w:t xml:space="preserve"> in simulating realistic composites with complex </w:t>
      </w:r>
      <w:r w:rsidR="00AA3D9A" w:rsidRPr="00F465C0">
        <w:rPr>
          <w:rFonts w:asciiTheme="majorBidi" w:hAnsiTheme="majorBidi" w:cstheme="majorBidi"/>
        </w:rPr>
        <w:t>microstructures</w:t>
      </w:r>
      <w:r w:rsidRPr="00F465C0">
        <w:rPr>
          <w:rFonts w:asciiTheme="majorBidi" w:hAnsiTheme="majorBidi" w:cstheme="majorBidi"/>
        </w:rPr>
        <w:t>.</w:t>
      </w:r>
      <w:ins w:id="251" w:author="Shaker Meguid" w:date="2018-12-23T10:49:00Z">
        <w:r w:rsidR="00F465C0" w:rsidRPr="00F465C0">
          <w:rPr>
            <w:rFonts w:asciiTheme="majorBidi" w:hAnsiTheme="majorBidi" w:cstheme="majorBidi"/>
            <w:szCs w:val="24"/>
          </w:rPr>
          <w:t xml:space="preserve"> </w:t>
        </w:r>
      </w:ins>
      <w:moveToRangeStart w:id="252" w:author="Shaker Meguid" w:date="2018-12-23T10:49:00Z" w:name="move533325509"/>
      <w:moveTo w:id="253" w:author="Shaker Meguid" w:date="2018-12-23T10:49:00Z">
        <w:r w:rsidR="00F465C0" w:rsidRPr="009A508B">
          <w:rPr>
            <w:rFonts w:asciiTheme="majorBidi" w:hAnsiTheme="majorBidi" w:cstheme="majorBidi"/>
            <w:szCs w:val="24"/>
          </w:rPr>
          <w:t xml:space="preserve">It should be mentioned that the developed immersed FE approach </w:t>
        </w:r>
        <w:del w:id="254" w:author="Shaker Meguid" w:date="2018-12-23T10:50:00Z">
          <w:r w:rsidR="00F465C0" w:rsidRPr="009A508B" w:rsidDel="00F465C0">
            <w:rPr>
              <w:rFonts w:asciiTheme="majorBidi" w:hAnsiTheme="majorBidi" w:cstheme="majorBidi"/>
              <w:szCs w:val="24"/>
            </w:rPr>
            <w:delText>can</w:delText>
          </w:r>
        </w:del>
      </w:moveTo>
      <w:ins w:id="255" w:author="Shaker Meguid" w:date="2018-12-23T10:50:00Z">
        <w:r w:rsidR="00F465C0">
          <w:rPr>
            <w:rFonts w:asciiTheme="majorBidi" w:hAnsiTheme="majorBidi" w:cstheme="majorBidi"/>
            <w:szCs w:val="24"/>
          </w:rPr>
          <w:t xml:space="preserve"> </w:t>
        </w:r>
      </w:ins>
      <w:moveTo w:id="256" w:author="Shaker Meguid" w:date="2018-12-23T10:49:00Z">
        <w:ins w:id="257" w:author="Shaker Meguid" w:date="2018-12-23T10:50:00Z">
          <w:r w:rsidR="00F465C0" w:rsidRPr="009A508B">
            <w:rPr>
              <w:rFonts w:asciiTheme="majorBidi" w:hAnsiTheme="majorBidi" w:cstheme="majorBidi"/>
              <w:szCs w:val="24"/>
            </w:rPr>
            <w:t>could</w:t>
          </w:r>
        </w:ins>
        <w:r w:rsidR="00F465C0" w:rsidRPr="009A508B">
          <w:rPr>
            <w:rFonts w:asciiTheme="majorBidi" w:hAnsiTheme="majorBidi" w:cstheme="majorBidi"/>
            <w:szCs w:val="24"/>
          </w:rPr>
          <w:t xml:space="preserve"> be utilized to model different particle-reinforced composites with complex fiber architectures and dispersion states. This model can also be coupled with electrical models to determine the electromechanical coupling </w:t>
        </w:r>
      </w:moveTo>
      <w:ins w:id="258" w:author="Shaker Meguid" w:date="2018-12-23T10:50:00Z">
        <w:r w:rsidR="00F465C0">
          <w:rPr>
            <w:rFonts w:asciiTheme="majorBidi" w:hAnsiTheme="majorBidi" w:cstheme="majorBidi"/>
            <w:szCs w:val="24"/>
          </w:rPr>
          <w:t xml:space="preserve">behaviour </w:t>
        </w:r>
      </w:ins>
      <w:moveTo w:id="259" w:author="Shaker Meguid" w:date="2018-12-23T10:49:00Z">
        <w:r w:rsidR="00F465C0" w:rsidRPr="009A508B">
          <w:rPr>
            <w:rFonts w:asciiTheme="majorBidi" w:hAnsiTheme="majorBidi" w:cstheme="majorBidi"/>
            <w:szCs w:val="24"/>
          </w:rPr>
          <w:t>of nanocomposite</w:t>
        </w:r>
        <w:del w:id="260" w:author="Shaker Meguid" w:date="2018-12-23T10:50:00Z">
          <w:r w:rsidR="00F465C0" w:rsidRPr="009A508B" w:rsidDel="00F465C0">
            <w:rPr>
              <w:rFonts w:asciiTheme="majorBidi" w:hAnsiTheme="majorBidi" w:cstheme="majorBidi"/>
              <w:szCs w:val="24"/>
            </w:rPr>
            <w:delText>s</w:delText>
          </w:r>
        </w:del>
        <w:r w:rsidR="00F465C0" w:rsidRPr="009A508B">
          <w:rPr>
            <w:rFonts w:asciiTheme="majorBidi" w:hAnsiTheme="majorBidi" w:cstheme="majorBidi"/>
            <w:szCs w:val="24"/>
          </w:rPr>
          <w:t xml:space="preserve">-based sensors.  </w:t>
        </w:r>
      </w:moveTo>
    </w:p>
    <w:moveToRangeEnd w:id="252"/>
    <w:p w14:paraId="46AD85C3" w14:textId="025478EA" w:rsidR="00676382" w:rsidRPr="00F465C0" w:rsidRDefault="00676382" w:rsidP="0007444A">
      <w:pPr>
        <w:pStyle w:val="1"/>
        <w:numPr>
          <w:ilvl w:val="0"/>
          <w:numId w:val="0"/>
        </w:numPr>
        <w:ind w:right="-23" w:firstLine="420"/>
        <w:rPr>
          <w:rFonts w:asciiTheme="majorBidi" w:hAnsiTheme="majorBidi" w:cstheme="majorBidi"/>
          <w:b w:val="0"/>
          <w:sz w:val="24"/>
          <w:lang w:val="en-CA"/>
          <w:rPrChange w:id="261" w:author="Shaker Meguid" w:date="2018-12-23T10:49:00Z">
            <w:rPr>
              <w:rFonts w:asciiTheme="majorBidi" w:hAnsiTheme="majorBidi" w:cstheme="majorBidi"/>
              <w:b w:val="0"/>
              <w:sz w:val="24"/>
            </w:rPr>
          </w:rPrChange>
        </w:rPr>
      </w:pPr>
    </w:p>
    <w:p w14:paraId="09F153B9" w14:textId="52115D23" w:rsidR="00676382" w:rsidRPr="0095398A" w:rsidRDefault="00676382" w:rsidP="00DC57D3">
      <w:pPr>
        <w:pStyle w:val="1"/>
        <w:numPr>
          <w:ilvl w:val="0"/>
          <w:numId w:val="0"/>
        </w:numPr>
        <w:ind w:left="284" w:right="-23" w:hanging="284"/>
        <w:jc w:val="left"/>
        <w:rPr>
          <w:rFonts w:asciiTheme="majorBidi" w:hAnsiTheme="majorBidi" w:cstheme="majorBidi"/>
          <w:sz w:val="24"/>
          <w:rtl/>
          <w:lang w:bidi="ar-EG"/>
          <w:rPrChange w:id="262" w:author="Shaker Meguid" w:date="2018-12-22T16:35:00Z">
            <w:rPr>
              <w:rFonts w:asciiTheme="majorBidi" w:hAnsiTheme="majorBidi" w:cstheme="majorBidi"/>
              <w:sz w:val="28"/>
              <w:szCs w:val="28"/>
              <w:rtl/>
              <w:lang w:bidi="ar-EG"/>
            </w:rPr>
          </w:rPrChange>
        </w:rPr>
      </w:pPr>
      <w:r w:rsidRPr="0095398A">
        <w:rPr>
          <w:rFonts w:asciiTheme="majorBidi" w:hAnsiTheme="majorBidi" w:cstheme="majorBidi"/>
          <w:sz w:val="24"/>
          <w:rPrChange w:id="263" w:author="Shaker Meguid" w:date="2018-12-22T16:35:00Z">
            <w:rPr>
              <w:rFonts w:asciiTheme="majorBidi" w:hAnsiTheme="majorBidi" w:cstheme="majorBidi"/>
              <w:sz w:val="28"/>
              <w:szCs w:val="28"/>
            </w:rPr>
          </w:rPrChange>
        </w:rPr>
        <w:t>Reference</w:t>
      </w:r>
    </w:p>
    <w:p w14:paraId="0675589C" w14:textId="77777777" w:rsidR="009A308A" w:rsidRPr="00AF736C" w:rsidRDefault="00C543C4" w:rsidP="009A308A">
      <w:pPr>
        <w:pStyle w:val="ac"/>
        <w:rPr>
          <w:szCs w:val="24"/>
        </w:rPr>
      </w:pPr>
      <w:r w:rsidRPr="0095398A">
        <w:rPr>
          <w:rFonts w:eastAsiaTheme="minorHAnsi"/>
          <w:szCs w:val="24"/>
        </w:rPr>
        <w:fldChar w:fldCharType="begin"/>
      </w:r>
      <w:r w:rsidR="007B428B" w:rsidRPr="00AF736C">
        <w:rPr>
          <w:szCs w:val="24"/>
        </w:rPr>
        <w:instrText xml:space="preserve"> ADDIN ZOTERO_BIBL {"uncited":[],"omitted":[],"custom":[]} CSL_BIBLIOGRAPHY </w:instrText>
      </w:r>
      <w:r w:rsidRPr="0095398A">
        <w:rPr>
          <w:rFonts w:asciiTheme="minorHAnsi" w:eastAsiaTheme="minorHAnsi" w:hAnsiTheme="minorHAnsi"/>
          <w:szCs w:val="24"/>
          <w:rPrChange w:id="264" w:author="Shaker Meguid" w:date="2018-12-22T16:35:00Z">
            <w:rPr>
              <w:rFonts w:asciiTheme="majorBidi" w:eastAsia="Adobe 宋体 Std L" w:hAnsiTheme="majorBidi" w:cstheme="majorBidi"/>
              <w:b/>
              <w:sz w:val="28"/>
              <w:szCs w:val="28"/>
              <w:lang w:val="en-US" w:eastAsia="zh-CN"/>
            </w:rPr>
          </w:rPrChange>
        </w:rPr>
        <w:fldChar w:fldCharType="separate"/>
      </w:r>
      <w:r w:rsidR="009A308A" w:rsidRPr="00AF736C">
        <w:rPr>
          <w:szCs w:val="24"/>
        </w:rPr>
        <w:t>[1]</w:t>
      </w:r>
      <w:r w:rsidR="009A308A" w:rsidRPr="00AF736C">
        <w:rPr>
          <w:szCs w:val="24"/>
        </w:rPr>
        <w:tab/>
        <w:t>A. Krishnan, E. Dujardin, T.W. Ebbesen, P.N. Yianilos, M.M.J. Treacy, Young’s modulus of single-walled nanotubes, Phys. Rev. B. 58 (1998) 14013–14019. doi:10.1103/PhysRevB.58.14013.</w:t>
      </w:r>
    </w:p>
    <w:p w14:paraId="5ED517AF" w14:textId="77777777" w:rsidR="009A308A" w:rsidRPr="00AF736C" w:rsidRDefault="009A308A" w:rsidP="009A308A">
      <w:pPr>
        <w:pStyle w:val="ac"/>
        <w:rPr>
          <w:szCs w:val="24"/>
        </w:rPr>
      </w:pPr>
      <w:r w:rsidRPr="00AF736C">
        <w:rPr>
          <w:szCs w:val="24"/>
        </w:rPr>
        <w:t>[2]</w:t>
      </w:r>
      <w:r w:rsidRPr="00AF736C">
        <w:rPr>
          <w:szCs w:val="24"/>
        </w:rPr>
        <w:tab/>
        <w:t>B.I. Yakobson, C.J. Brabec, J. Bernholc, Nanomechanics of Carbon Tubes: Instabilities beyond Linear Response, Phys. Rev. Lett. 76 (1996) 2511–2514. doi:10.1103/PhysRevLett.76.2511.</w:t>
      </w:r>
    </w:p>
    <w:p w14:paraId="2FFA8B90" w14:textId="77777777" w:rsidR="009A308A" w:rsidRPr="00AF736C" w:rsidRDefault="009A308A" w:rsidP="009A308A">
      <w:pPr>
        <w:pStyle w:val="ac"/>
        <w:rPr>
          <w:szCs w:val="24"/>
        </w:rPr>
      </w:pPr>
      <w:r w:rsidRPr="00AF736C">
        <w:rPr>
          <w:szCs w:val="24"/>
        </w:rPr>
        <w:t>[3]</w:t>
      </w:r>
      <w:r w:rsidRPr="00AF736C">
        <w:rPr>
          <w:szCs w:val="24"/>
        </w:rPr>
        <w:tab/>
        <w:t>E.W. Wong, Nanobeam Mechanics: Elasticity, Strength, and Toughness of Nanorods and Nanotubes, Science. 277 (1997) 1971–1975. doi:10.1126/science.277.5334.1971.</w:t>
      </w:r>
    </w:p>
    <w:p w14:paraId="39C8D7DF" w14:textId="77777777" w:rsidR="009A308A" w:rsidRPr="00AF736C" w:rsidRDefault="009A308A" w:rsidP="009A308A">
      <w:pPr>
        <w:pStyle w:val="ac"/>
        <w:rPr>
          <w:szCs w:val="24"/>
        </w:rPr>
      </w:pPr>
      <w:r w:rsidRPr="00AF736C">
        <w:rPr>
          <w:szCs w:val="24"/>
        </w:rPr>
        <w:t>[4]</w:t>
      </w:r>
      <w:r w:rsidRPr="00AF736C">
        <w:rPr>
          <w:szCs w:val="24"/>
        </w:rPr>
        <w:tab/>
        <w:t>M.M.J. Treacy, T.W. Ebbesen, J.M. Gibson, Exceptionally high Young’s modulus observed for individual carbon nanotubes, Nature. 381 (1996) 678–680. doi:10.1038/381678a0.</w:t>
      </w:r>
    </w:p>
    <w:p w14:paraId="690E6791" w14:textId="77777777" w:rsidR="009A308A" w:rsidRPr="00AF736C" w:rsidRDefault="009A308A" w:rsidP="009A308A">
      <w:pPr>
        <w:pStyle w:val="ac"/>
        <w:rPr>
          <w:szCs w:val="24"/>
        </w:rPr>
      </w:pPr>
      <w:r w:rsidRPr="00AF736C">
        <w:rPr>
          <w:szCs w:val="24"/>
        </w:rPr>
        <w:t>[5]</w:t>
      </w:r>
      <w:r w:rsidRPr="00AF736C">
        <w:rPr>
          <w:szCs w:val="24"/>
        </w:rPr>
        <w:tab/>
        <w:t>J. Hone, M. Whitney, C. Piskoti, A. Zettl, Thermal conductivity of single-walled carbon nanotubes, Phys. Rev. B. 59 (1999) 2514–2516. doi:10.1103/PhysRevB.59.R2514.</w:t>
      </w:r>
    </w:p>
    <w:p w14:paraId="68A8128B" w14:textId="77777777" w:rsidR="009A308A" w:rsidRPr="00AF736C" w:rsidRDefault="009A308A" w:rsidP="009A308A">
      <w:pPr>
        <w:pStyle w:val="ac"/>
        <w:rPr>
          <w:szCs w:val="24"/>
        </w:rPr>
      </w:pPr>
      <w:r w:rsidRPr="00AF736C">
        <w:rPr>
          <w:szCs w:val="24"/>
        </w:rPr>
        <w:t>[6]</w:t>
      </w:r>
      <w:r w:rsidRPr="00AF736C">
        <w:rPr>
          <w:szCs w:val="24"/>
        </w:rPr>
        <w:tab/>
        <w:t>S.J. Tans, M.H. Devoret, H. Dai, A. Thess, R.E. Smalley, L.J. Geerligs, C. Dekker, Individual single-wall carbon nanotubes as quantum wires, Nature. 386 (1997) 474.</w:t>
      </w:r>
    </w:p>
    <w:p w14:paraId="12DC5BC7" w14:textId="77777777" w:rsidR="009A308A" w:rsidRPr="00AF736C" w:rsidRDefault="009A308A" w:rsidP="009A308A">
      <w:pPr>
        <w:pStyle w:val="ac"/>
        <w:rPr>
          <w:szCs w:val="24"/>
        </w:rPr>
      </w:pPr>
      <w:r w:rsidRPr="00AF736C">
        <w:rPr>
          <w:szCs w:val="24"/>
        </w:rPr>
        <w:t>[7]</w:t>
      </w:r>
      <w:r w:rsidRPr="00AF736C">
        <w:rPr>
          <w:szCs w:val="24"/>
        </w:rPr>
        <w:tab/>
        <w:t>T.W. Odom, J.-L. Huang, P. Kim, C.M. Lieber, Atomic structure and electronic properties of single-walled carbon nanotubes, Nature. 391 (1998) 62.</w:t>
      </w:r>
    </w:p>
    <w:p w14:paraId="2AB9AFBF" w14:textId="77777777" w:rsidR="009A308A" w:rsidRPr="00AF736C" w:rsidRDefault="009A308A" w:rsidP="009A308A">
      <w:pPr>
        <w:pStyle w:val="ac"/>
        <w:rPr>
          <w:szCs w:val="24"/>
        </w:rPr>
      </w:pPr>
      <w:r w:rsidRPr="00AF736C">
        <w:rPr>
          <w:szCs w:val="24"/>
        </w:rPr>
        <w:t>[8]</w:t>
      </w:r>
      <w:r w:rsidRPr="00AF736C">
        <w:rPr>
          <w:szCs w:val="24"/>
        </w:rPr>
        <w:tab/>
        <w:t>S. Berber, Y.-K. Kwon, D. Tománek, Unusually High Thermal Conductivity of Carbon Nanotubes, Phys. Rev. Lett. 84 (2000) 4613–4616. doi:10.1103/PhysRevLett.84.4613.</w:t>
      </w:r>
    </w:p>
    <w:p w14:paraId="3097ECAF" w14:textId="77777777" w:rsidR="009A308A" w:rsidRPr="00AF736C" w:rsidRDefault="009A308A" w:rsidP="009A308A">
      <w:pPr>
        <w:pStyle w:val="ac"/>
        <w:rPr>
          <w:szCs w:val="24"/>
        </w:rPr>
      </w:pPr>
      <w:r w:rsidRPr="00AF736C">
        <w:rPr>
          <w:szCs w:val="24"/>
        </w:rPr>
        <w:t>[9]</w:t>
      </w:r>
      <w:r w:rsidRPr="00AF736C">
        <w:rPr>
          <w:szCs w:val="24"/>
        </w:rPr>
        <w:tab/>
        <w:t>J.N. Coleman, U. Khan, W.J. Blau, Y.K. Gun’ko, Small but strong: A review of the mechanical properties of carbon nanotube–polymer composites, Carbon. 44 (2006) 1624–1652. doi:10.1016/j.carbon.2006.02.038.</w:t>
      </w:r>
    </w:p>
    <w:p w14:paraId="4F5FB530" w14:textId="77777777" w:rsidR="009A308A" w:rsidRPr="00AF736C" w:rsidRDefault="009A308A" w:rsidP="009A308A">
      <w:pPr>
        <w:pStyle w:val="ac"/>
        <w:rPr>
          <w:szCs w:val="24"/>
        </w:rPr>
      </w:pPr>
      <w:r w:rsidRPr="00AF736C">
        <w:rPr>
          <w:szCs w:val="24"/>
        </w:rPr>
        <w:t>[10]</w:t>
      </w:r>
      <w:r w:rsidRPr="00AF736C">
        <w:rPr>
          <w:szCs w:val="24"/>
        </w:rPr>
        <w:tab/>
        <w:t>M.F.L.D. Volder, S.H. Tawfick, R.H. Baughman, A.J. Hart, Carbon Nanotubes: Present and Future Commercial Applications, Science. 339 (2013) 535–539. doi:10.1126/science.1222453.</w:t>
      </w:r>
    </w:p>
    <w:p w14:paraId="25B6D472" w14:textId="77777777" w:rsidR="009A308A" w:rsidRPr="00AF736C" w:rsidRDefault="009A308A" w:rsidP="009A308A">
      <w:pPr>
        <w:pStyle w:val="ac"/>
        <w:rPr>
          <w:szCs w:val="24"/>
        </w:rPr>
      </w:pPr>
      <w:r w:rsidRPr="00AF736C">
        <w:rPr>
          <w:szCs w:val="24"/>
        </w:rPr>
        <w:t>[11]</w:t>
      </w:r>
      <w:r w:rsidRPr="00AF736C">
        <w:rPr>
          <w:szCs w:val="24"/>
        </w:rPr>
        <w:tab/>
        <w:t>N. Lachman, H. Daniel Wagner, Correlation between interfacial molecular structure and mechanics in CNT/epoxy nano-composites, Compos. Part Appl. Sci. Manuf. 41 (2010) 1093–1098. doi:10.1016/j.compositesa.2009.08.023.</w:t>
      </w:r>
    </w:p>
    <w:p w14:paraId="7200E35E" w14:textId="77777777" w:rsidR="009A308A" w:rsidRPr="00AF736C" w:rsidRDefault="009A308A" w:rsidP="009A308A">
      <w:pPr>
        <w:pStyle w:val="ac"/>
        <w:rPr>
          <w:szCs w:val="24"/>
        </w:rPr>
      </w:pPr>
      <w:r w:rsidRPr="00AF736C">
        <w:rPr>
          <w:szCs w:val="24"/>
        </w:rPr>
        <w:lastRenderedPageBreak/>
        <w:t>[12]</w:t>
      </w:r>
      <w:r w:rsidRPr="00AF736C">
        <w:rPr>
          <w:szCs w:val="24"/>
        </w:rPr>
        <w:tab/>
        <w:t>S. Ganguli, M. Bhuyan, L. Allie, H. Aglan, Effect of multi-walled carbon nanotube reinforcement on the fracture behavior of a tetrafunctional epoxy, J. Mater. Sci. 40 (2005) 3593–3595. doi:10.1007/s10853-005-2891-x.</w:t>
      </w:r>
    </w:p>
    <w:p w14:paraId="271F71B4" w14:textId="77777777" w:rsidR="009A308A" w:rsidRPr="00AF736C" w:rsidRDefault="009A308A" w:rsidP="009A308A">
      <w:pPr>
        <w:pStyle w:val="ac"/>
        <w:rPr>
          <w:szCs w:val="24"/>
        </w:rPr>
      </w:pPr>
      <w:r w:rsidRPr="00AF736C">
        <w:rPr>
          <w:szCs w:val="24"/>
        </w:rPr>
        <w:t>[13]</w:t>
      </w:r>
      <w:r w:rsidRPr="00AF736C">
        <w:rPr>
          <w:szCs w:val="24"/>
        </w:rPr>
        <w:tab/>
        <w:t>J. Nafar Dastgerdi, G. Marquis, M. Salimi, Micromechanical modeling of nanocomposites considering debonding and waviness of reinforcements, Compos. Struct. 110 (2014) 1–6. doi:10.1016/j.compstruct.2013.11.017.</w:t>
      </w:r>
    </w:p>
    <w:p w14:paraId="7C59D73C" w14:textId="77777777" w:rsidR="009A308A" w:rsidRPr="00AF736C" w:rsidRDefault="009A308A" w:rsidP="009A308A">
      <w:pPr>
        <w:pStyle w:val="ac"/>
        <w:rPr>
          <w:szCs w:val="24"/>
        </w:rPr>
      </w:pPr>
      <w:r w:rsidRPr="00AF736C">
        <w:rPr>
          <w:szCs w:val="24"/>
        </w:rPr>
        <w:t>[14]</w:t>
      </w:r>
      <w:r w:rsidRPr="00AF736C">
        <w:rPr>
          <w:szCs w:val="24"/>
        </w:rPr>
        <w:tab/>
        <w:t>L.H. Shao, R.Y. Luo, S.L. Bai, J. Wang, Prediction of effective moduli of carbon nanotube–reinforced composites with waviness and debonding, Compos. Struct. 87 (2009) 274–281. doi:10.1016/j.compstruct.2008.02.011.</w:t>
      </w:r>
    </w:p>
    <w:p w14:paraId="1DA318A1" w14:textId="77777777" w:rsidR="009A308A" w:rsidRPr="00AF736C" w:rsidRDefault="009A308A" w:rsidP="009A308A">
      <w:pPr>
        <w:pStyle w:val="ac"/>
        <w:rPr>
          <w:szCs w:val="24"/>
        </w:rPr>
      </w:pPr>
      <w:r w:rsidRPr="00AF736C">
        <w:rPr>
          <w:szCs w:val="24"/>
        </w:rPr>
        <w:t>[15]</w:t>
      </w:r>
      <w:r w:rsidRPr="00AF736C">
        <w:rPr>
          <w:szCs w:val="24"/>
        </w:rPr>
        <w:tab/>
        <w:t>E.T. Thostenson, T.-W. Chou, On the elastic properties of carbon nanotube-based composites: modelling and characterization, J. Phys. Appl. Phys. 36 (2003) 573–582. doi:10.1088/0022-3727/36/5/323.</w:t>
      </w:r>
    </w:p>
    <w:p w14:paraId="14F48779" w14:textId="77777777" w:rsidR="009A308A" w:rsidRPr="00AF736C" w:rsidRDefault="009A308A" w:rsidP="009A308A">
      <w:pPr>
        <w:pStyle w:val="ac"/>
        <w:rPr>
          <w:szCs w:val="24"/>
        </w:rPr>
      </w:pPr>
      <w:r w:rsidRPr="00AF736C">
        <w:rPr>
          <w:szCs w:val="24"/>
        </w:rPr>
        <w:t>[16]</w:t>
      </w:r>
      <w:r w:rsidRPr="00AF736C">
        <w:rPr>
          <w:szCs w:val="24"/>
        </w:rPr>
        <w:tab/>
        <w:t>A.R. Alian, S.A. Meguid, Large-Scale Atomistic Simulations of CNT-Reinforced Thermoplastic Polymers, Compos. Struct. 191 (2018) 221–230. doi:10.1016/j.compstruct.2018.02.056.</w:t>
      </w:r>
    </w:p>
    <w:p w14:paraId="03FDDC2A" w14:textId="77777777" w:rsidR="009A308A" w:rsidRPr="00AF736C" w:rsidRDefault="009A308A" w:rsidP="009A308A">
      <w:pPr>
        <w:pStyle w:val="ac"/>
        <w:rPr>
          <w:szCs w:val="24"/>
        </w:rPr>
      </w:pPr>
      <w:r w:rsidRPr="00AF736C">
        <w:rPr>
          <w:szCs w:val="24"/>
        </w:rPr>
        <w:t>[17]</w:t>
      </w:r>
      <w:r w:rsidRPr="00AF736C">
        <w:rPr>
          <w:szCs w:val="24"/>
        </w:rPr>
        <w:tab/>
        <w:t>M. Griebel, J. Hamaekers, Molecular dynamics simulations of the elastic moduli of polymer–carbon nanotube composites, Comput. Methods Appl. Mech. Eng. 193 (2004) 1773–1788. doi:10.1016/j.cma.2003.12.025.</w:t>
      </w:r>
    </w:p>
    <w:p w14:paraId="3CF3FB5E" w14:textId="77777777" w:rsidR="009A308A" w:rsidRPr="00AF736C" w:rsidRDefault="009A308A" w:rsidP="009A308A">
      <w:pPr>
        <w:pStyle w:val="ac"/>
        <w:rPr>
          <w:szCs w:val="24"/>
        </w:rPr>
      </w:pPr>
      <w:r w:rsidRPr="00AF736C">
        <w:rPr>
          <w:szCs w:val="24"/>
        </w:rPr>
        <w:t>[18]</w:t>
      </w:r>
      <w:r w:rsidRPr="00AF736C">
        <w:rPr>
          <w:szCs w:val="24"/>
        </w:rPr>
        <w:tab/>
        <w:t>S.C. Chowdhury, T. Okabe, Computer simulation of carbon nanotube pull-out from polymer by the molecular dynamics method, Compos. Part Appl. Sci. Manuf. 38 (2007) 747–754. doi:10.1016/j.compositesa.2006.09.011.</w:t>
      </w:r>
    </w:p>
    <w:p w14:paraId="76FF2341" w14:textId="77777777" w:rsidR="009A308A" w:rsidRPr="00AF736C" w:rsidRDefault="009A308A" w:rsidP="009A308A">
      <w:pPr>
        <w:pStyle w:val="ac"/>
        <w:rPr>
          <w:szCs w:val="24"/>
        </w:rPr>
      </w:pPr>
      <w:r w:rsidRPr="00AF736C">
        <w:rPr>
          <w:szCs w:val="24"/>
        </w:rPr>
        <w:t>[19]</w:t>
      </w:r>
      <w:r w:rsidRPr="00AF736C">
        <w:rPr>
          <w:szCs w:val="24"/>
        </w:rPr>
        <w:tab/>
        <w:t>S. Frankland, The stress–strain behavior of polymer–nanotube composites from molecular dynamics simulation, Compos. Sci. Technol. 63 (2003) 1655–1661. doi:10.1016/S0266-3538(03)00059-9.</w:t>
      </w:r>
    </w:p>
    <w:p w14:paraId="34F87A36" w14:textId="77777777" w:rsidR="009A308A" w:rsidRPr="00AF736C" w:rsidRDefault="009A308A" w:rsidP="009A308A">
      <w:pPr>
        <w:pStyle w:val="ac"/>
        <w:rPr>
          <w:szCs w:val="24"/>
        </w:rPr>
      </w:pPr>
      <w:r w:rsidRPr="00AF736C">
        <w:rPr>
          <w:szCs w:val="24"/>
        </w:rPr>
        <w:t>[20]</w:t>
      </w:r>
      <w:r w:rsidRPr="00AF736C">
        <w:rPr>
          <w:szCs w:val="24"/>
        </w:rPr>
        <w:tab/>
        <w:t>A.R. Alian, S.A. Meguid, Multiscale Modeling of Nanoreinforced Composites, in: S.A. Meguid (Ed.), Adv. Nanocomposites, Springer International Publishing, Cham, 2016: pp. 1–39. http://link.springer.com/10.1007/978-3-319-31662-8_1 (accessed June 23, 2016).</w:t>
      </w:r>
    </w:p>
    <w:p w14:paraId="3B753E5D" w14:textId="77777777" w:rsidR="009A308A" w:rsidRPr="00AF736C" w:rsidRDefault="009A308A" w:rsidP="009A308A">
      <w:pPr>
        <w:pStyle w:val="ac"/>
        <w:rPr>
          <w:szCs w:val="24"/>
        </w:rPr>
      </w:pPr>
      <w:r w:rsidRPr="00AF736C">
        <w:rPr>
          <w:szCs w:val="24"/>
        </w:rPr>
        <w:t>[21]</w:t>
      </w:r>
      <w:r w:rsidRPr="00AF736C">
        <w:rPr>
          <w:szCs w:val="24"/>
        </w:rPr>
        <w:tab/>
        <w:t>Y. Han, J. Elliott, Molecular dynamics simulations of the elastic properties of polymer/carbon nanotube composites, Comput. Mater. Sci. 39 (2007) 315–323. doi:10.1016/j.commatsci.2006.06.011.</w:t>
      </w:r>
    </w:p>
    <w:p w14:paraId="1BE639F9" w14:textId="77777777" w:rsidR="009A308A" w:rsidRPr="00AF736C" w:rsidRDefault="009A308A" w:rsidP="009A308A">
      <w:pPr>
        <w:pStyle w:val="ac"/>
        <w:rPr>
          <w:szCs w:val="24"/>
        </w:rPr>
      </w:pPr>
      <w:r w:rsidRPr="00AF736C">
        <w:rPr>
          <w:szCs w:val="24"/>
        </w:rPr>
        <w:t>[22]</w:t>
      </w:r>
      <w:r w:rsidRPr="00AF736C">
        <w:rPr>
          <w:szCs w:val="24"/>
        </w:rPr>
        <w:tab/>
        <w:t>S. Frankland, The stress–strain behavior of polymer–nanotube composites from molecular dynamics simulation, Compos. Sci. Technol. 63 (2003) 1655–1661. doi:10.1016/S0266-3538(03)00059-9.</w:t>
      </w:r>
    </w:p>
    <w:p w14:paraId="6A4AC42B" w14:textId="77777777" w:rsidR="009A308A" w:rsidRPr="00AF736C" w:rsidRDefault="009A308A" w:rsidP="009A308A">
      <w:pPr>
        <w:pStyle w:val="ac"/>
        <w:rPr>
          <w:szCs w:val="24"/>
        </w:rPr>
      </w:pPr>
      <w:r w:rsidRPr="00AF736C">
        <w:rPr>
          <w:szCs w:val="24"/>
        </w:rPr>
        <w:t>[23]</w:t>
      </w:r>
      <w:r w:rsidRPr="00AF736C">
        <w:rPr>
          <w:szCs w:val="24"/>
        </w:rPr>
        <w:tab/>
        <w:t>G.D. Seidel, D.C. Lagoudas, Micromechanical analysis of the effective elastic properties of carbon nanotube reinforced composites, Mech. Mater. 38 (2006) 884–907. doi:10.1016/j.mechmat.2005.06.029.</w:t>
      </w:r>
    </w:p>
    <w:p w14:paraId="5154A719" w14:textId="77777777" w:rsidR="009A308A" w:rsidRPr="00AF736C" w:rsidRDefault="009A308A" w:rsidP="009A308A">
      <w:pPr>
        <w:pStyle w:val="ac"/>
        <w:rPr>
          <w:szCs w:val="24"/>
        </w:rPr>
      </w:pPr>
      <w:r w:rsidRPr="00AF736C">
        <w:rPr>
          <w:szCs w:val="24"/>
        </w:rPr>
        <w:t>[24]</w:t>
      </w:r>
      <w:r w:rsidRPr="00AF736C">
        <w:rPr>
          <w:szCs w:val="24"/>
        </w:rPr>
        <w:tab/>
        <w:t>J.M. Haile, Molecular dynamics simulation: elementary methods, Wiley, New York, 1992.</w:t>
      </w:r>
    </w:p>
    <w:p w14:paraId="379B3F20" w14:textId="77777777" w:rsidR="009A308A" w:rsidRPr="00AF736C" w:rsidRDefault="009A308A" w:rsidP="009A308A">
      <w:pPr>
        <w:pStyle w:val="ac"/>
        <w:rPr>
          <w:szCs w:val="24"/>
        </w:rPr>
      </w:pPr>
      <w:r w:rsidRPr="00AF736C">
        <w:rPr>
          <w:szCs w:val="24"/>
        </w:rPr>
        <w:t>[25]</w:t>
      </w:r>
      <w:r w:rsidRPr="00AF736C">
        <w:rPr>
          <w:szCs w:val="24"/>
        </w:rPr>
        <w:tab/>
        <w:t>A.R. Alian, S.I. Kundalwal, S.A. Meguid, Interfacial and mechanical properties of epoxy nanocomposites using different multiscale modeling schemes, Compos. Struct. 131 (2015) 545–555. doi:10.1016/j.compstruct.2015.06.014.</w:t>
      </w:r>
    </w:p>
    <w:p w14:paraId="59D18EAF" w14:textId="77777777" w:rsidR="009A308A" w:rsidRPr="00AF736C" w:rsidRDefault="009A308A" w:rsidP="009A308A">
      <w:pPr>
        <w:pStyle w:val="ac"/>
        <w:rPr>
          <w:szCs w:val="24"/>
        </w:rPr>
      </w:pPr>
      <w:r w:rsidRPr="00AF736C">
        <w:rPr>
          <w:szCs w:val="24"/>
        </w:rPr>
        <w:t>[26]</w:t>
      </w:r>
      <w:r w:rsidRPr="00AF736C">
        <w:rPr>
          <w:szCs w:val="24"/>
        </w:rPr>
        <w:tab/>
        <w:t>H. Chen, Q. Xue, Q. Zheng, J. Xie, K. Yan, Influence of Nanotube Chirality, Temperature, and Chemical Modification on the Interfacial Bonding between Carbon Nanotubes and Polyphenylacetylene, J. Phys. Chem. C. 112 (2008) 16514–16520. doi:10.1021/jp803615v.</w:t>
      </w:r>
    </w:p>
    <w:p w14:paraId="575BA42B" w14:textId="77777777" w:rsidR="009A308A" w:rsidRPr="00AF736C" w:rsidRDefault="009A308A" w:rsidP="009A308A">
      <w:pPr>
        <w:pStyle w:val="ac"/>
        <w:rPr>
          <w:szCs w:val="24"/>
        </w:rPr>
      </w:pPr>
      <w:r w:rsidRPr="00AF736C">
        <w:rPr>
          <w:szCs w:val="24"/>
        </w:rPr>
        <w:t>[27]</w:t>
      </w:r>
      <w:r w:rsidRPr="00AF736C">
        <w:rPr>
          <w:szCs w:val="24"/>
        </w:rPr>
        <w:tab/>
        <w:t>T. Xiao, K. Liao, A nonlinear pullout model for unidirectional carbon nanotube-reinforced composites, Compos. Part B Eng. 35 (2004) 211–217. doi:10.1016/j.compositesb.2003.08.001.</w:t>
      </w:r>
    </w:p>
    <w:p w14:paraId="71B5E23B" w14:textId="77777777" w:rsidR="009A308A" w:rsidRPr="00AF736C" w:rsidRDefault="009A308A" w:rsidP="009A308A">
      <w:pPr>
        <w:pStyle w:val="ac"/>
        <w:rPr>
          <w:szCs w:val="24"/>
        </w:rPr>
      </w:pPr>
      <w:r w:rsidRPr="00AF736C">
        <w:rPr>
          <w:szCs w:val="24"/>
        </w:rPr>
        <w:lastRenderedPageBreak/>
        <w:t>[28]</w:t>
      </w:r>
      <w:r w:rsidRPr="00AF736C">
        <w:rPr>
          <w:szCs w:val="24"/>
        </w:rPr>
        <w:tab/>
        <w:t>S.J.V. Frankland, A. Caglar, D.W. Brenner, M. Griebel, Molecular Simulation of the Influence of Chemical Cross-Links on the Shear Strength of Carbon Nanotube−Polymer Interfaces, J. Phys. Chem. B. 106 (2002) 3046–3048. doi:10.1021/jp015591+.</w:t>
      </w:r>
    </w:p>
    <w:p w14:paraId="69B4DEC0" w14:textId="77777777" w:rsidR="009A308A" w:rsidRPr="00AF736C" w:rsidRDefault="009A308A" w:rsidP="009A308A">
      <w:pPr>
        <w:pStyle w:val="ac"/>
        <w:rPr>
          <w:szCs w:val="24"/>
        </w:rPr>
      </w:pPr>
      <w:r w:rsidRPr="00AF736C">
        <w:rPr>
          <w:szCs w:val="24"/>
        </w:rPr>
        <w:t>[29]</w:t>
      </w:r>
      <w:r w:rsidRPr="00AF736C">
        <w:rPr>
          <w:szCs w:val="24"/>
        </w:rPr>
        <w:tab/>
        <w:t>V. Lordi, N. Yao, Molecular mechanics of binding in carbon-nanotube–polymer composites, J. Mater. Res. 15 (2000) 2770–2779. doi:10.1557/JMR.2000.0396.</w:t>
      </w:r>
    </w:p>
    <w:p w14:paraId="5AD26C8D" w14:textId="77777777" w:rsidR="009A308A" w:rsidRPr="00AF736C" w:rsidRDefault="009A308A" w:rsidP="009A308A">
      <w:pPr>
        <w:pStyle w:val="ac"/>
        <w:rPr>
          <w:szCs w:val="24"/>
        </w:rPr>
      </w:pPr>
      <w:r w:rsidRPr="00AF736C">
        <w:rPr>
          <w:szCs w:val="24"/>
        </w:rPr>
        <w:t>[30]</w:t>
      </w:r>
      <w:r w:rsidRPr="00AF736C">
        <w:rPr>
          <w:szCs w:val="24"/>
        </w:rPr>
        <w:tab/>
        <w:t>D.-L. Shi, X.-Q. Feng, H. Jiang, Y.Y. Huang, K.-C. Hwang, Multiscale Analysis of Fracture of Carbon Nanotubes Embedded in Composites, Int. J. Fract. 134 (2005) 369–386. doi:10.1007/s10704-005-3073-1.</w:t>
      </w:r>
    </w:p>
    <w:p w14:paraId="559B4047" w14:textId="77777777" w:rsidR="009A308A" w:rsidRPr="00AF736C" w:rsidRDefault="009A308A" w:rsidP="009A308A">
      <w:pPr>
        <w:pStyle w:val="ac"/>
        <w:rPr>
          <w:szCs w:val="24"/>
        </w:rPr>
      </w:pPr>
      <w:r w:rsidRPr="00AF736C">
        <w:rPr>
          <w:szCs w:val="24"/>
        </w:rPr>
        <w:t>[31]</w:t>
      </w:r>
      <w:r w:rsidRPr="00AF736C">
        <w:rPr>
          <w:szCs w:val="24"/>
        </w:rPr>
        <w:tab/>
        <w:t>K.S. Khare, R. Khare, Effect of Carbon Nanotube Dispersion on Glass Transition in Cross-Linked Epoxy–Carbon Nanotube Nanocomposites: Role of Interfacial Interactions, J. Phys. Chem. B. 117 (2013) 7444–7454. doi:10.1021/jp401614p.</w:t>
      </w:r>
    </w:p>
    <w:p w14:paraId="3FFDC294" w14:textId="77777777" w:rsidR="009A308A" w:rsidRPr="00AF736C" w:rsidRDefault="009A308A" w:rsidP="009A308A">
      <w:pPr>
        <w:pStyle w:val="ac"/>
        <w:rPr>
          <w:szCs w:val="24"/>
        </w:rPr>
      </w:pPr>
      <w:r w:rsidRPr="00AF736C">
        <w:rPr>
          <w:szCs w:val="24"/>
        </w:rPr>
        <w:t>[32]</w:t>
      </w:r>
      <w:r w:rsidRPr="00AF736C">
        <w:rPr>
          <w:szCs w:val="24"/>
        </w:rPr>
        <w:tab/>
        <w:t>Q. Jiang, S.S. Tallury, Y. Qiu, M.A. Pasquinelli, Molecular dynamics simulations of the effect of the volume fraction on unidirectional polyimide–carbon nanotube nanocomposites, Carbon. 67 (2014) 440–448. doi:10.1016/j.carbon.2013.10.016.</w:t>
      </w:r>
    </w:p>
    <w:p w14:paraId="051E78FE" w14:textId="77777777" w:rsidR="009A308A" w:rsidRPr="00AF736C" w:rsidRDefault="009A308A" w:rsidP="009A308A">
      <w:pPr>
        <w:pStyle w:val="ac"/>
        <w:rPr>
          <w:szCs w:val="24"/>
        </w:rPr>
      </w:pPr>
      <w:r w:rsidRPr="00AF736C">
        <w:rPr>
          <w:szCs w:val="24"/>
        </w:rPr>
        <w:t>[33]</w:t>
      </w:r>
      <w:r w:rsidRPr="00AF736C">
        <w:rPr>
          <w:szCs w:val="24"/>
        </w:rPr>
        <w:tab/>
        <w:t>F.F. Abraham, R. Walkup, H. Gao, M. Duchaineau, T. Diaz De La Rubia, M. Seager, Simulating materials failure by using up to one billion atoms and the world’s fastest computer: Work-hardening, Proc. Natl. Acad. Sci. 99 (2002) 5783–5787. doi:10.1073/pnas.062054999.</w:t>
      </w:r>
    </w:p>
    <w:p w14:paraId="7D1457D9" w14:textId="77777777" w:rsidR="009A308A" w:rsidRPr="00AF736C" w:rsidRDefault="009A308A" w:rsidP="009A308A">
      <w:pPr>
        <w:pStyle w:val="ac"/>
        <w:rPr>
          <w:szCs w:val="24"/>
        </w:rPr>
      </w:pPr>
      <w:r w:rsidRPr="00AF736C">
        <w:rPr>
          <w:szCs w:val="24"/>
        </w:rPr>
        <w:t>[34]</w:t>
      </w:r>
      <w:r w:rsidRPr="00AF736C">
        <w:rPr>
          <w:szCs w:val="24"/>
        </w:rPr>
        <w:tab/>
        <w:t>F.T. Fisher, R.D. Bradshaw, L.C. Brinson, Effects of nanotube waviness on the modulus of nanotube-reinforced polymers, Appl. Phys. Lett. 80 (2002) 4647–4649. doi:10.1063/1.1487900.</w:t>
      </w:r>
    </w:p>
    <w:p w14:paraId="107B2D26" w14:textId="77777777" w:rsidR="009A308A" w:rsidRPr="00AF736C" w:rsidRDefault="009A308A" w:rsidP="009A308A">
      <w:pPr>
        <w:pStyle w:val="ac"/>
        <w:rPr>
          <w:szCs w:val="24"/>
        </w:rPr>
      </w:pPr>
      <w:r w:rsidRPr="00AF736C">
        <w:rPr>
          <w:szCs w:val="24"/>
        </w:rPr>
        <w:t>[35]</w:t>
      </w:r>
      <w:r w:rsidRPr="00AF736C">
        <w:rPr>
          <w:szCs w:val="24"/>
        </w:rPr>
        <w:tab/>
        <w:t>F. Fisher, Fiber waviness in nanotube-reinforced polymer composites—I: Modulus predictions using effective nanotube properties, Compos. Sci. Technol. 63 (2003) 1689–1703. doi:10.1016/S0266-3538(03)00069-1.</w:t>
      </w:r>
    </w:p>
    <w:p w14:paraId="607FD475" w14:textId="77777777" w:rsidR="009A308A" w:rsidRPr="00AF736C" w:rsidRDefault="009A308A" w:rsidP="009A308A">
      <w:pPr>
        <w:pStyle w:val="ac"/>
        <w:rPr>
          <w:szCs w:val="24"/>
        </w:rPr>
      </w:pPr>
      <w:r w:rsidRPr="00AF736C">
        <w:rPr>
          <w:szCs w:val="24"/>
        </w:rPr>
        <w:t>[36]</w:t>
      </w:r>
      <w:r w:rsidRPr="00AF736C">
        <w:rPr>
          <w:szCs w:val="24"/>
        </w:rPr>
        <w:tab/>
        <w:t>D. Savvas, G. Stefanou, V. Papadopoulos, M. Papadrakakis, Effect of waviness and orientation of carbon nanotubes on random apparent material properties and RVE size of CNT reinforced composites, Compos. Struct. 152 (2016) 870–882. doi:10.1016/j.compstruct.2016.06.009.</w:t>
      </w:r>
    </w:p>
    <w:p w14:paraId="23067B8D" w14:textId="77777777" w:rsidR="009A308A" w:rsidRPr="00AF736C" w:rsidRDefault="009A308A" w:rsidP="009A308A">
      <w:pPr>
        <w:pStyle w:val="ac"/>
        <w:rPr>
          <w:szCs w:val="24"/>
        </w:rPr>
      </w:pPr>
      <w:r w:rsidRPr="00AF736C">
        <w:rPr>
          <w:szCs w:val="24"/>
        </w:rPr>
        <w:t>[37]</w:t>
      </w:r>
      <w:r w:rsidRPr="00AF736C">
        <w:rPr>
          <w:szCs w:val="24"/>
        </w:rPr>
        <w:tab/>
        <w:t>H.R. Lusti, A.A. Gusev, Finite element predictions for the thermoelastic properties of nanotube reinforced polymers, Model. Simul. Mater. Sci. Eng. 12 (2004) S107–S119. doi:10.1088/0965-0393/12/3/S05.</w:t>
      </w:r>
    </w:p>
    <w:p w14:paraId="4ABE8B0B" w14:textId="77777777" w:rsidR="009A308A" w:rsidRPr="00AF736C" w:rsidRDefault="009A308A" w:rsidP="009A308A">
      <w:pPr>
        <w:pStyle w:val="ac"/>
        <w:rPr>
          <w:szCs w:val="24"/>
        </w:rPr>
      </w:pPr>
      <w:r w:rsidRPr="00AF736C">
        <w:rPr>
          <w:szCs w:val="24"/>
        </w:rPr>
        <w:t>[38]</w:t>
      </w:r>
      <w:r w:rsidRPr="00AF736C">
        <w:rPr>
          <w:szCs w:val="24"/>
        </w:rPr>
        <w:tab/>
        <w:t>J.M. Wernik, S.A. Meguid, Multiscale micromechanical modeling of the constitutive response of carbon nanotube-reinforced structural adhesives, Int. J. Solids Struct. 51 (2014) 2575–2589. doi:10.1016/j.ijsolstr.2014.03.009.</w:t>
      </w:r>
    </w:p>
    <w:p w14:paraId="0AE8EF07" w14:textId="77777777" w:rsidR="009A308A" w:rsidRPr="00AF736C" w:rsidRDefault="009A308A" w:rsidP="009A308A">
      <w:pPr>
        <w:pStyle w:val="ac"/>
        <w:rPr>
          <w:szCs w:val="24"/>
        </w:rPr>
      </w:pPr>
      <w:r w:rsidRPr="00AF736C">
        <w:rPr>
          <w:szCs w:val="24"/>
        </w:rPr>
        <w:t>[39]</w:t>
      </w:r>
      <w:r w:rsidRPr="00AF736C">
        <w:rPr>
          <w:szCs w:val="24"/>
        </w:rPr>
        <w:tab/>
        <w:t>A.R. Alian, S.I. Kundalwal, S.A. Meguid, Multiscale modeling of carbon nanotube epoxy composites, Polymer. 70 (2015) 149–160. doi:10.1016/j.polymer.2015.06.004.</w:t>
      </w:r>
    </w:p>
    <w:p w14:paraId="2526A4B4" w14:textId="77777777" w:rsidR="009A308A" w:rsidRPr="00AF736C" w:rsidRDefault="009A308A" w:rsidP="009A308A">
      <w:pPr>
        <w:pStyle w:val="ac"/>
        <w:rPr>
          <w:szCs w:val="24"/>
        </w:rPr>
      </w:pPr>
      <w:r w:rsidRPr="00AF736C">
        <w:rPr>
          <w:szCs w:val="24"/>
        </w:rPr>
        <w:t>[40]</w:t>
      </w:r>
      <w:r w:rsidRPr="00AF736C">
        <w:rPr>
          <w:szCs w:val="24"/>
        </w:rPr>
        <w:tab/>
        <w:t>T. Mori, K. Tanaka, Average stress in matrix and average elastic energy of materials with misfitting inclusions, Acta Metall. 21 (1973) 571–574. doi:10.1016/0001-6160(73)90064-3.</w:t>
      </w:r>
    </w:p>
    <w:p w14:paraId="568959F7" w14:textId="77777777" w:rsidR="009A308A" w:rsidRPr="00AF736C" w:rsidRDefault="009A308A" w:rsidP="009A308A">
      <w:pPr>
        <w:pStyle w:val="ac"/>
        <w:rPr>
          <w:szCs w:val="24"/>
        </w:rPr>
      </w:pPr>
      <w:r w:rsidRPr="00AF736C">
        <w:rPr>
          <w:szCs w:val="24"/>
        </w:rPr>
        <w:t>[41]</w:t>
      </w:r>
      <w:r w:rsidRPr="00AF736C">
        <w:rPr>
          <w:szCs w:val="24"/>
        </w:rPr>
        <w:tab/>
        <w:t>R. Rafiee, Influence of carbon nanotube waviness on the stiffness reduction of CNT/polymer composites, Compos. Struct. 97 (2013) 304–309. doi:10.1016/j.compstruct.2012.10.028.</w:t>
      </w:r>
    </w:p>
    <w:p w14:paraId="6E4D4AFE" w14:textId="77777777" w:rsidR="009A308A" w:rsidRPr="00AF736C" w:rsidRDefault="009A308A" w:rsidP="009A308A">
      <w:pPr>
        <w:pStyle w:val="ac"/>
        <w:rPr>
          <w:szCs w:val="24"/>
        </w:rPr>
      </w:pPr>
      <w:r w:rsidRPr="00AF736C">
        <w:rPr>
          <w:szCs w:val="24"/>
        </w:rPr>
        <w:t>[42]</w:t>
      </w:r>
      <w:r w:rsidRPr="00AF736C">
        <w:rPr>
          <w:szCs w:val="24"/>
        </w:rPr>
        <w:tab/>
        <w:t>N. Marzari, M. Ferrari, Textural and Micromorphological Effects on the Overall Elastic Response of Macroscopically Anisotropic Composites, J. Appl. Mech. 59 (1992) 269. doi:10.1115/1.2899516.</w:t>
      </w:r>
    </w:p>
    <w:p w14:paraId="2642F28D" w14:textId="77777777" w:rsidR="009A308A" w:rsidRPr="00AF736C" w:rsidRDefault="009A308A" w:rsidP="009A308A">
      <w:pPr>
        <w:pStyle w:val="ac"/>
        <w:rPr>
          <w:szCs w:val="24"/>
        </w:rPr>
      </w:pPr>
      <w:r w:rsidRPr="00AF736C">
        <w:rPr>
          <w:szCs w:val="24"/>
        </w:rPr>
        <w:lastRenderedPageBreak/>
        <w:t>[43]</w:t>
      </w:r>
      <w:r w:rsidRPr="00AF736C">
        <w:rPr>
          <w:szCs w:val="24"/>
        </w:rPr>
        <w:tab/>
        <w:t>A.R. Alian, S.A. Meguid, Multiscale modeling of the coupled electromechanical behavior of multifunctional nanocomposites, Compos. Struct. 208 (2019) 826–835. doi:10.1016/j.compstruct.2018.10.066.</w:t>
      </w:r>
    </w:p>
    <w:p w14:paraId="715FE3DC" w14:textId="77777777" w:rsidR="009A308A" w:rsidRPr="00AF736C" w:rsidRDefault="009A308A" w:rsidP="009A308A">
      <w:pPr>
        <w:pStyle w:val="ac"/>
        <w:rPr>
          <w:szCs w:val="24"/>
        </w:rPr>
      </w:pPr>
      <w:r w:rsidRPr="00AF736C">
        <w:rPr>
          <w:szCs w:val="24"/>
        </w:rPr>
        <w:t>[44]</w:t>
      </w:r>
      <w:r w:rsidRPr="00AF736C">
        <w:rPr>
          <w:szCs w:val="24"/>
        </w:rPr>
        <w:tab/>
        <w:t>D. Weidt, Ł. Figiel, Effect of CNT waviness and van der Waals interaction on the nonlinear compressive behaviour of epoxy/CNT nanocomposites, Compos. Sci. Technol. 115 (2015) 52–59. doi:10.1016/j.compscitech.2015.04.018.</w:t>
      </w:r>
    </w:p>
    <w:p w14:paraId="06B56A8F" w14:textId="77777777" w:rsidR="009A308A" w:rsidRPr="00AF736C" w:rsidRDefault="009A308A" w:rsidP="009A308A">
      <w:pPr>
        <w:pStyle w:val="ac"/>
        <w:rPr>
          <w:szCs w:val="24"/>
        </w:rPr>
      </w:pPr>
      <w:r w:rsidRPr="00AF736C">
        <w:rPr>
          <w:szCs w:val="24"/>
        </w:rPr>
        <w:t>[45]</w:t>
      </w:r>
      <w:r w:rsidRPr="00AF736C">
        <w:rPr>
          <w:szCs w:val="24"/>
        </w:rPr>
        <w:tab/>
        <w:t>K. Grabowski, P. Zbyrad, T. Uhl, W.J. Staszewski, P. Packo, Multiscale electro-mechanical modeling of carbon nanotube composites, Comput. Mater. Sci. 135 (2017) 169–180. doi:10.1016/j.commatsci.2017.04.019.</w:t>
      </w:r>
    </w:p>
    <w:p w14:paraId="78C59855" w14:textId="77777777" w:rsidR="009A308A" w:rsidRPr="00AF736C" w:rsidRDefault="009A308A" w:rsidP="009A308A">
      <w:pPr>
        <w:pStyle w:val="ac"/>
        <w:rPr>
          <w:szCs w:val="24"/>
        </w:rPr>
      </w:pPr>
      <w:r w:rsidRPr="00AF736C">
        <w:rPr>
          <w:szCs w:val="24"/>
        </w:rPr>
        <w:t>[46]</w:t>
      </w:r>
      <w:r w:rsidRPr="00AF736C">
        <w:rPr>
          <w:szCs w:val="24"/>
        </w:rPr>
        <w:tab/>
        <w:t>X.L. Chen, Y.J. Liu, Square representative volume elements for evaluating the effective material properties of carbon nanotube-based composites, Comput. Mater. Sci. 29 (2004) 1–11. doi:10.1016/S0927-0256(03)00090-9.</w:t>
      </w:r>
    </w:p>
    <w:p w14:paraId="4F71F169" w14:textId="77777777" w:rsidR="009A308A" w:rsidRPr="00AF736C" w:rsidRDefault="009A308A" w:rsidP="009A308A">
      <w:pPr>
        <w:pStyle w:val="ac"/>
        <w:rPr>
          <w:szCs w:val="24"/>
        </w:rPr>
      </w:pPr>
      <w:r w:rsidRPr="00AF736C">
        <w:rPr>
          <w:szCs w:val="24"/>
        </w:rPr>
        <w:t>[47]</w:t>
      </w:r>
      <w:r w:rsidRPr="00AF736C">
        <w:rPr>
          <w:szCs w:val="24"/>
        </w:rPr>
        <w:tab/>
        <w:t>M. Karimi, A. Montazeri, R. Ghajar, On the elasto-plastic behavior of CNT-polymer nanocomposites, Compos. Struct. 160 (2017) 782–791. doi:10.1016/j.compstruct.2016.10.053.</w:t>
      </w:r>
    </w:p>
    <w:p w14:paraId="61471EC9" w14:textId="77777777" w:rsidR="009A308A" w:rsidRPr="00AF736C" w:rsidRDefault="009A308A" w:rsidP="009A308A">
      <w:pPr>
        <w:pStyle w:val="ac"/>
        <w:rPr>
          <w:szCs w:val="24"/>
        </w:rPr>
      </w:pPr>
      <w:r w:rsidRPr="00AF736C">
        <w:rPr>
          <w:szCs w:val="24"/>
        </w:rPr>
        <w:t>[48]</w:t>
      </w:r>
      <w:r w:rsidRPr="00AF736C">
        <w:rPr>
          <w:szCs w:val="24"/>
        </w:rPr>
        <w:tab/>
        <w:t>T.-W. Chou, Microstructural design of fiber composites, Cambridge University Press, Cambridge ; New York, 2005.</w:t>
      </w:r>
    </w:p>
    <w:p w14:paraId="0074F677" w14:textId="77777777" w:rsidR="009A308A" w:rsidRPr="00AF736C" w:rsidRDefault="009A308A" w:rsidP="009A308A">
      <w:pPr>
        <w:pStyle w:val="ac"/>
        <w:rPr>
          <w:szCs w:val="24"/>
        </w:rPr>
      </w:pPr>
      <w:r w:rsidRPr="00AF736C">
        <w:rPr>
          <w:szCs w:val="24"/>
        </w:rPr>
        <w:t>[49]</w:t>
      </w:r>
      <w:r w:rsidRPr="00AF736C">
        <w:rPr>
          <w:szCs w:val="24"/>
        </w:rPr>
        <w:tab/>
        <w:t>A.R. Alian, S. El-Borgi, S.A. Meguid, Multiscale modeling of the effect of waviness and agglomeration of CNTs on the elastic properties of nanocomposites, Comput. Mater. Sci. 117 (2016) 195–204. doi:10.1016/j.commatsci.2016.01.029.</w:t>
      </w:r>
    </w:p>
    <w:p w14:paraId="221FE6DC" w14:textId="77777777" w:rsidR="009A308A" w:rsidRPr="00AF736C" w:rsidRDefault="009A308A" w:rsidP="009A308A">
      <w:pPr>
        <w:pStyle w:val="ac"/>
        <w:rPr>
          <w:szCs w:val="24"/>
        </w:rPr>
      </w:pPr>
      <w:r w:rsidRPr="00AF736C">
        <w:rPr>
          <w:szCs w:val="24"/>
        </w:rPr>
        <w:t>[50]</w:t>
      </w:r>
      <w:r w:rsidRPr="00AF736C">
        <w:rPr>
          <w:szCs w:val="24"/>
        </w:rPr>
        <w:tab/>
        <w:t>A.R. Alian, S.A. Meguid, S.I. Kundalwal, Unraveling the influence of grain boundaries on the mechanical properties of polycrystalline carbon nanotubes, Carbon. 125 (2017) 180–188. doi:10.1016/j.carbon.2017.09.056.</w:t>
      </w:r>
    </w:p>
    <w:p w14:paraId="3CE83F2B" w14:textId="77777777" w:rsidR="009A308A" w:rsidRPr="00AF736C" w:rsidRDefault="009A308A" w:rsidP="009A308A">
      <w:pPr>
        <w:pStyle w:val="ac"/>
        <w:rPr>
          <w:szCs w:val="24"/>
        </w:rPr>
      </w:pPr>
      <w:r w:rsidRPr="00AF736C">
        <w:rPr>
          <w:szCs w:val="24"/>
        </w:rPr>
        <w:t>[51]</w:t>
      </w:r>
      <w:r w:rsidRPr="00AF736C">
        <w:rPr>
          <w:szCs w:val="24"/>
        </w:rPr>
        <w:tab/>
        <w:t>M. Omidi, H. Rokni D.T., A.S. Milani, R.J. Seethaler, R. Arasteh, Prediction of the mechanical characteristics of multi-walled carbon nanotube/epoxy composites using a new form of the rule of mixtures, Carbon. 48 (2010) 3218–3228. doi:10.1016/j.carbon.2010.05.007.</w:t>
      </w:r>
    </w:p>
    <w:p w14:paraId="7F2EE4FF" w14:textId="34CC3145" w:rsidR="00B360DA" w:rsidRPr="0095398A" w:rsidRDefault="00C543C4" w:rsidP="00A840B4">
      <w:pPr>
        <w:pStyle w:val="1"/>
        <w:numPr>
          <w:ilvl w:val="0"/>
          <w:numId w:val="0"/>
        </w:numPr>
        <w:ind w:left="426" w:right="-23" w:hanging="426"/>
        <w:jc w:val="left"/>
        <w:rPr>
          <w:rFonts w:asciiTheme="majorBidi" w:hAnsiTheme="majorBidi" w:cstheme="majorBidi"/>
          <w:sz w:val="24"/>
          <w:rPrChange w:id="265" w:author="Shaker Meguid" w:date="2018-12-22T16:35:00Z">
            <w:rPr>
              <w:rFonts w:asciiTheme="majorBidi" w:hAnsiTheme="majorBidi" w:cstheme="majorBidi"/>
              <w:sz w:val="28"/>
              <w:szCs w:val="28"/>
            </w:rPr>
          </w:rPrChange>
        </w:rPr>
      </w:pPr>
      <w:r w:rsidRPr="0095398A">
        <w:rPr>
          <w:rFonts w:asciiTheme="majorBidi" w:hAnsiTheme="majorBidi" w:cstheme="majorBidi"/>
          <w:sz w:val="24"/>
          <w:rPrChange w:id="266" w:author="Shaker Meguid" w:date="2018-12-22T16:35:00Z">
            <w:rPr>
              <w:rFonts w:asciiTheme="majorBidi" w:hAnsiTheme="majorBidi" w:cstheme="majorBidi"/>
              <w:sz w:val="28"/>
              <w:szCs w:val="28"/>
            </w:rPr>
          </w:rPrChange>
        </w:rPr>
        <w:fldChar w:fldCharType="end"/>
      </w:r>
      <w:bookmarkEnd w:id="3"/>
    </w:p>
    <w:sectPr w:rsidR="00B360DA" w:rsidRPr="0095398A" w:rsidSect="0007444A">
      <w:footerReference w:type="default" r:id="rId35"/>
      <w:footerReference w:type="first" r:id="rId36"/>
      <w:pgSz w:w="12240" w:h="15840" w:code="1"/>
      <w:pgMar w:top="1560" w:right="1467" w:bottom="156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Shaker Meguid" w:date="2018-12-22T16:22:00Z" w:initials="SM">
    <w:p w14:paraId="057CC9CF" w14:textId="036C12BB" w:rsidR="00A9130D" w:rsidRDefault="00A9130D">
      <w:pPr>
        <w:pStyle w:val="af0"/>
      </w:pPr>
      <w:r>
        <w:rPr>
          <w:rStyle w:val="af"/>
        </w:rPr>
        <w:annotationRef/>
      </w:r>
      <w:r>
        <w:t>Is it new? Some others used the same exact approach. What is the contribution of this article? In one of your figures you show that someone used embedded FE for the same problem, did you discuss this?</w:t>
      </w:r>
    </w:p>
  </w:comment>
  <w:comment w:id="23" w:author="iamthree" w:date="2019-01-01T18:30:00Z" w:initials="i">
    <w:p w14:paraId="6328DB44" w14:textId="5ADFE8E4" w:rsidR="00A9130D" w:rsidRDefault="00A9130D">
      <w:pPr>
        <w:pStyle w:val="af0"/>
        <w:rPr>
          <w:lang w:eastAsia="zh-CN"/>
        </w:rPr>
      </w:pPr>
      <w:r>
        <w:rPr>
          <w:rStyle w:val="af"/>
        </w:rPr>
        <w:annotationRef/>
      </w:r>
      <w:r>
        <w:rPr>
          <w:rFonts w:hint="eastAsia"/>
          <w:lang w:eastAsia="zh-CN"/>
        </w:rPr>
        <w:t>Y</w:t>
      </w:r>
      <w:r>
        <w:rPr>
          <w:lang w:eastAsia="zh-CN"/>
        </w:rPr>
        <w:t>es, I discussed it in the introduction. T</w:t>
      </w:r>
      <w:r>
        <w:rPr>
          <w:rFonts w:hint="eastAsia"/>
          <w:lang w:eastAsia="zh-CN"/>
        </w:rPr>
        <w:t>he</w:t>
      </w:r>
      <w:r>
        <w:rPr>
          <w:lang w:eastAsia="zh-CN"/>
        </w:rPr>
        <w:t xml:space="preserve"> previous embedded FE method only consider the </w:t>
      </w:r>
      <w:r w:rsidRPr="00AC715E">
        <w:rPr>
          <w:lang w:eastAsia="zh-CN"/>
        </w:rPr>
        <w:t>kinematic relations between CNT and polymer</w:t>
      </w:r>
      <w:r>
        <w:rPr>
          <w:lang w:eastAsia="zh-CN"/>
        </w:rPr>
        <w:t xml:space="preserve"> but did not specifically consider the interacting force between them. So the composite is not in a rigorous equilibrium state. In our new approach, the both the </w:t>
      </w:r>
      <w:r w:rsidRPr="00AC715E">
        <w:rPr>
          <w:lang w:eastAsia="zh-CN"/>
        </w:rPr>
        <w:t>kinematic</w:t>
      </w:r>
      <w:r>
        <w:rPr>
          <w:lang w:eastAsia="zh-CN"/>
        </w:rPr>
        <w:t xml:space="preserve"> and mechanical relation are considered, so it guarantees that the system is in a rigorous equilibrium state. I have emphasized this point in the introduction.</w:t>
      </w:r>
    </w:p>
  </w:comment>
  <w:comment w:id="45" w:author="Shaker Meguid" w:date="2018-12-22T16:46:00Z" w:initials="SM">
    <w:p w14:paraId="37EE3F63" w14:textId="6583D456" w:rsidR="00A9130D" w:rsidRDefault="00A9130D">
      <w:pPr>
        <w:pStyle w:val="af0"/>
      </w:pPr>
      <w:r>
        <w:rPr>
          <w:rStyle w:val="af"/>
        </w:rPr>
        <w:annotationRef/>
      </w:r>
      <w:r>
        <w:t>Researchers use EMBEDDED why did you use Immersed?</w:t>
      </w:r>
    </w:p>
  </w:comment>
  <w:comment w:id="47" w:author="Shaker Meguid" w:date="2018-12-23T10:55:00Z" w:initials="SM">
    <w:p w14:paraId="2FB0D0D7" w14:textId="0783BB67" w:rsidR="00A9130D" w:rsidRDefault="00A9130D">
      <w:pPr>
        <w:pStyle w:val="af0"/>
      </w:pPr>
      <w:r>
        <w:rPr>
          <w:rStyle w:val="af"/>
        </w:rPr>
        <w:annotationRef/>
      </w:r>
      <w:r>
        <w:t>PDFs are talking about Newton’s third law of action and reaction!!!</w:t>
      </w:r>
    </w:p>
  </w:comment>
  <w:comment w:id="57" w:author="Shaker Meguid" w:date="2018-12-23T11:38:00Z" w:initials="SM">
    <w:p w14:paraId="04623FA0" w14:textId="77777777" w:rsidR="00A9130D" w:rsidRDefault="00A9130D" w:rsidP="00CC6174">
      <w:pPr>
        <w:pStyle w:val="af0"/>
      </w:pPr>
      <w:r>
        <w:rPr>
          <w:rStyle w:val="af"/>
        </w:rPr>
        <w:annotationRef/>
      </w:r>
      <w:r>
        <w:t>What does ‘gathering’ mean? Unscientific.</w:t>
      </w:r>
    </w:p>
  </w:comment>
  <w:comment w:id="58" w:author="iamthree" w:date="2019-01-02T01:28:00Z" w:initials="i">
    <w:p w14:paraId="606A0CC6" w14:textId="2198AB96" w:rsidR="00A9130D" w:rsidRPr="00FD42AB" w:rsidRDefault="00A9130D">
      <w:pPr>
        <w:pStyle w:val="af0"/>
        <w:rPr>
          <w:rFonts w:eastAsia="宋体"/>
          <w:lang w:eastAsia="zh-CN"/>
        </w:rPr>
      </w:pPr>
      <w:r>
        <w:rPr>
          <w:rStyle w:val="af"/>
        </w:rPr>
        <w:annotationRef/>
      </w:r>
      <w:r>
        <w:rPr>
          <w:rFonts w:eastAsia="宋体" w:hint="eastAsia"/>
          <w:lang w:eastAsia="zh-CN"/>
        </w:rPr>
        <w:t>I</w:t>
      </w:r>
      <w:r>
        <w:rPr>
          <w:rFonts w:eastAsia="宋体"/>
          <w:lang w:eastAsia="zh-CN"/>
        </w:rPr>
        <w:t xml:space="preserve"> have specified the “displacement gathering” process in Fig.xxx(a)</w:t>
      </w:r>
    </w:p>
  </w:comment>
  <w:comment w:id="59" w:author="Shaker Meguid" w:date="2018-12-23T11:17:00Z" w:initials="SM">
    <w:p w14:paraId="18C1B9C6" w14:textId="77777777" w:rsidR="00A9130D" w:rsidRDefault="00A9130D" w:rsidP="00CC6174">
      <w:pPr>
        <w:pStyle w:val="af0"/>
      </w:pPr>
      <w:r>
        <w:rPr>
          <w:rStyle w:val="af"/>
        </w:rPr>
        <w:annotationRef/>
      </w:r>
      <w:r>
        <w:t xml:space="preserve">Your superscripts are cumbersome and extensive!!! </w:t>
      </w:r>
      <w:r w:rsidRPr="006E5A91">
        <w:rPr>
          <w:color w:val="FF0000"/>
          <w:highlight w:val="yellow"/>
        </w:rPr>
        <w:t>CNT, react</w:t>
      </w:r>
      <w:r>
        <w:rPr>
          <w:color w:val="FF0000"/>
        </w:rPr>
        <w:t xml:space="preserve">; </w:t>
      </w:r>
      <w:r w:rsidRPr="006E5A91">
        <w:rPr>
          <w:color w:val="FF0000"/>
          <w:highlight w:val="yellow"/>
        </w:rPr>
        <w:t>CNT, BB</w:t>
      </w:r>
      <w:r>
        <w:rPr>
          <w:color w:val="FF0000"/>
        </w:rPr>
        <w:t>, ETC??</w:t>
      </w:r>
      <w:r w:rsidRPr="006E5A91">
        <w:rPr>
          <w:color w:val="FF0000"/>
        </w:rPr>
        <w:t xml:space="preserve">  </w:t>
      </w:r>
      <w:r>
        <w:t>this is just unscientific</w:t>
      </w:r>
    </w:p>
  </w:comment>
  <w:comment w:id="60" w:author="iamthree" w:date="2019-01-02T01:26:00Z" w:initials="i">
    <w:p w14:paraId="5F92C9F3" w14:textId="13C304CF" w:rsidR="00A9130D" w:rsidRPr="00A44076" w:rsidRDefault="00A9130D">
      <w:pPr>
        <w:pStyle w:val="af0"/>
        <w:rPr>
          <w:rFonts w:eastAsia="宋体"/>
          <w:lang w:eastAsia="zh-CN"/>
        </w:rPr>
      </w:pPr>
      <w:r>
        <w:rPr>
          <w:rStyle w:val="af"/>
        </w:rPr>
        <w:annotationRef/>
      </w:r>
      <w:r>
        <w:rPr>
          <w:rFonts w:eastAsia="宋体" w:hint="eastAsia"/>
          <w:lang w:eastAsia="zh-CN"/>
        </w:rPr>
        <w:t>I</w:t>
      </w:r>
      <w:r>
        <w:rPr>
          <w:rFonts w:eastAsia="宋体"/>
          <w:lang w:eastAsia="zh-CN"/>
        </w:rPr>
        <w:t xml:space="preserve"> have changed the superscripts to their abbreviations.</w:t>
      </w:r>
    </w:p>
  </w:comment>
  <w:comment w:id="80" w:author="Shaker Meguid" w:date="2018-12-23T11:42:00Z" w:initials="SM">
    <w:p w14:paraId="43D6DDA7" w14:textId="77777777" w:rsidR="00A9130D" w:rsidRDefault="00A9130D" w:rsidP="005A0444">
      <w:pPr>
        <w:pStyle w:val="af0"/>
      </w:pPr>
      <w:r>
        <w:rPr>
          <w:rStyle w:val="af"/>
        </w:rPr>
        <w:annotationRef/>
      </w:r>
      <w:r>
        <w:t>NONSENSE! WHAT IS IT?</w:t>
      </w:r>
    </w:p>
  </w:comment>
  <w:comment w:id="81" w:author="iamthree" w:date="2019-01-02T01:25:00Z" w:initials="i">
    <w:p w14:paraId="136165DC" w14:textId="25173792" w:rsidR="00A9130D" w:rsidRPr="00A44076" w:rsidRDefault="00A9130D">
      <w:pPr>
        <w:pStyle w:val="af0"/>
        <w:rPr>
          <w:rFonts w:eastAsia="宋体"/>
          <w:lang w:eastAsia="zh-CN"/>
        </w:rPr>
      </w:pPr>
      <w:r>
        <w:rPr>
          <w:rStyle w:val="af"/>
        </w:rPr>
        <w:annotationRef/>
      </w:r>
      <w:r>
        <w:rPr>
          <w:rFonts w:eastAsia="宋体"/>
          <w:lang w:eastAsia="zh-CN"/>
        </w:rPr>
        <w:t>I have specified the “force scattering” process in Fig.xxx(b).</w:t>
      </w:r>
    </w:p>
  </w:comment>
  <w:comment w:id="101" w:author="Shaker Meguid" w:date="2018-12-23T12:13:00Z" w:initials="SM">
    <w:p w14:paraId="27C9AA9B" w14:textId="37E2B042" w:rsidR="00A9130D" w:rsidRDefault="00A9130D">
      <w:pPr>
        <w:pStyle w:val="af0"/>
      </w:pPr>
      <w:r>
        <w:rPr>
          <w:rStyle w:val="af"/>
        </w:rPr>
        <w:annotationRef/>
      </w:r>
      <w:r>
        <w:t>Why is that bold?</w:t>
      </w:r>
    </w:p>
  </w:comment>
  <w:comment w:id="102" w:author="iamthree" w:date="2019-01-02T01:40:00Z" w:initials="i">
    <w:p w14:paraId="53AE352D" w14:textId="37F7DA9D" w:rsidR="00A9130D" w:rsidRPr="00AF477D" w:rsidRDefault="00A9130D">
      <w:pPr>
        <w:pStyle w:val="af0"/>
        <w:rPr>
          <w:rFonts w:eastAsia="宋体"/>
          <w:lang w:eastAsia="zh-CN"/>
        </w:rPr>
      </w:pPr>
      <w:r>
        <w:rPr>
          <w:rStyle w:val="af"/>
        </w:rPr>
        <w:annotationRef/>
      </w:r>
      <w:r>
        <w:rPr>
          <w:rFonts w:eastAsia="宋体" w:hint="eastAsia"/>
          <w:lang w:eastAsia="zh-CN"/>
        </w:rPr>
        <w:t>T</w:t>
      </w:r>
      <w:r>
        <w:rPr>
          <w:rFonts w:eastAsia="宋体"/>
          <w:lang w:eastAsia="zh-CN"/>
        </w:rPr>
        <w:t xml:space="preserve">here is something wrong with </w:t>
      </w:r>
      <w:r>
        <w:rPr>
          <w:rFonts w:eastAsia="宋体" w:hint="eastAsia"/>
          <w:lang w:eastAsia="zh-CN"/>
        </w:rPr>
        <w:t>the</w:t>
      </w:r>
      <w:r>
        <w:rPr>
          <w:rFonts w:eastAsia="宋体"/>
          <w:lang w:eastAsia="zh-CN"/>
        </w:rPr>
        <w:t xml:space="preserve"> setting of my word. I write these equations in normal format but when I close and re-open it, all the equations automatically change to the bold format. I have solved this problem. </w:t>
      </w:r>
    </w:p>
  </w:comment>
  <w:comment w:id="103" w:author="Shaker Meguid" w:date="2018-12-23T12:14:00Z" w:initials="SM">
    <w:p w14:paraId="663158A0" w14:textId="43A925AA" w:rsidR="00A9130D" w:rsidRDefault="00A9130D">
      <w:pPr>
        <w:pStyle w:val="af0"/>
      </w:pPr>
      <w:r>
        <w:rPr>
          <w:rStyle w:val="af"/>
        </w:rPr>
        <w:annotationRef/>
      </w:r>
      <w:r>
        <w:t>Why bold</w:t>
      </w:r>
    </w:p>
  </w:comment>
  <w:comment w:id="107" w:author="Shaker Meguid" w:date="2018-12-23T12:20:00Z" w:initials="SM">
    <w:p w14:paraId="6AFE5E25" w14:textId="04599047" w:rsidR="00A9130D" w:rsidRDefault="00A9130D">
      <w:pPr>
        <w:pStyle w:val="af0"/>
      </w:pPr>
      <w:r>
        <w:rPr>
          <w:rStyle w:val="af"/>
        </w:rPr>
        <w:annotationRef/>
      </w:r>
      <w:r>
        <w:t>WHY BOLD IS IT A VECTOR OR A MATRIX? ONE VALUE PLEASE!!!!!!!!!!!!!!!!!!!!!!!!!!!!!!!!!!!!!</w:t>
      </w:r>
    </w:p>
  </w:comment>
  <w:comment w:id="114" w:author="Shaker Meguid" w:date="2018-12-23T12:22:00Z" w:initials="SM">
    <w:p w14:paraId="4E0E19B9" w14:textId="6F092156" w:rsidR="00A9130D" w:rsidRDefault="00A9130D">
      <w:pPr>
        <w:pStyle w:val="af0"/>
      </w:pPr>
      <w:r>
        <w:rPr>
          <w:rStyle w:val="af"/>
        </w:rPr>
        <w:annotationRef/>
      </w:r>
      <w:r>
        <w:t>VECTORS???MUST BE NEW VECTORS!!!!!!</w:t>
      </w:r>
    </w:p>
  </w:comment>
  <w:comment w:id="158" w:author="Shaker Meguid" w:date="2018-12-23T12:34:00Z" w:initials="SM">
    <w:p w14:paraId="78BD6702" w14:textId="4D4CFCAC" w:rsidR="00A9130D" w:rsidRDefault="00A9130D">
      <w:pPr>
        <w:pStyle w:val="af0"/>
      </w:pPr>
      <w:r>
        <w:rPr>
          <w:rStyle w:val="af"/>
        </w:rPr>
        <w:annotationRef/>
      </w:r>
      <w:r>
        <w:t>This figure is confusing and the blue and white images show that there is no validation and that they are different!</w:t>
      </w:r>
    </w:p>
  </w:comment>
  <w:comment w:id="197" w:author="Shaker Meguid" w:date="2018-12-23T12:41:00Z" w:initials="SM">
    <w:p w14:paraId="3A82CCED" w14:textId="4F4A8C65" w:rsidR="00A9130D" w:rsidRDefault="00A9130D">
      <w:pPr>
        <w:pStyle w:val="af0"/>
      </w:pPr>
      <w:r>
        <w:rPr>
          <w:rStyle w:val="af"/>
        </w:rPr>
        <w:annotationRef/>
      </w:r>
      <w:r>
        <w:t>DOES NOT MAKE SENSE - REPHRASE</w:t>
      </w:r>
    </w:p>
  </w:comment>
  <w:comment w:id="223" w:author="Shaker Meguid" w:date="2018-12-23T12:42:00Z" w:initials="SM">
    <w:p w14:paraId="61AC3193" w14:textId="3F70AF7A" w:rsidR="00A9130D" w:rsidRDefault="00A9130D">
      <w:pPr>
        <w:pStyle w:val="af0"/>
      </w:pPr>
      <w:r>
        <w:rPr>
          <w:rStyle w:val="af"/>
        </w:rPr>
        <w:annotationRef/>
      </w:r>
      <w:r>
        <w:t>NOT VECORTS. YOU MUST ATTEND TO THAT IN THE ENTIRE PAPER…</w:t>
      </w:r>
    </w:p>
  </w:comment>
  <w:comment w:id="233" w:author="Shaker Meguid" w:date="2018-12-23T11:59:00Z" w:initials="SM">
    <w:p w14:paraId="284639D5" w14:textId="682F416C" w:rsidR="00A9130D" w:rsidRDefault="00A9130D">
      <w:pPr>
        <w:pStyle w:val="af0"/>
      </w:pPr>
      <w:r>
        <w:rPr>
          <w:rStyle w:val="af"/>
        </w:rPr>
        <w:annotationRef/>
      </w:r>
      <w:r>
        <w:t>Spelling problem in inset  Curvatire!!!!!!!!!!!!!!!!!!!!!!!!!!!</w:t>
      </w:r>
    </w:p>
  </w:comment>
  <w:comment w:id="234" w:author="Shaker Meguid" w:date="2018-12-23T12:46:00Z" w:initials="SM">
    <w:p w14:paraId="44AF2E88" w14:textId="1950FE31" w:rsidR="00A9130D" w:rsidRDefault="00A9130D">
      <w:pPr>
        <w:pStyle w:val="af0"/>
      </w:pPr>
      <w:r>
        <w:rPr>
          <w:rStyle w:val="af"/>
        </w:rPr>
        <w:annotationRef/>
      </w:r>
      <w:r>
        <w:t>Figures are terrible!!!!!!!!!</w:t>
      </w:r>
    </w:p>
  </w:comment>
  <w:comment w:id="237" w:author="Shaker Meguid" w:date="2018-12-23T12:47:00Z" w:initials="SM">
    <w:p w14:paraId="4FEF5EEA" w14:textId="77777777" w:rsidR="00A9130D" w:rsidRDefault="00A9130D">
      <w:pPr>
        <w:pStyle w:val="af0"/>
        <w:rPr>
          <w:highlight w:val="red"/>
        </w:rPr>
      </w:pPr>
      <w:r w:rsidRPr="00705971">
        <w:rPr>
          <w:rStyle w:val="af"/>
          <w:highlight w:val="red"/>
        </w:rPr>
        <w:annotationRef/>
      </w:r>
      <w:r>
        <w:rPr>
          <w:highlight w:val="red"/>
        </w:rPr>
        <w:t>VERY IMPORTANT:</w:t>
      </w:r>
    </w:p>
    <w:p w14:paraId="6814E10F" w14:textId="1C56FB32" w:rsidR="00A9130D" w:rsidRPr="00705971" w:rsidRDefault="00A9130D">
      <w:pPr>
        <w:pStyle w:val="af0"/>
        <w:rPr>
          <w:highlight w:val="red"/>
        </w:rPr>
      </w:pPr>
      <w:r w:rsidRPr="00705971">
        <w:rPr>
          <w:highlight w:val="red"/>
        </w:rPr>
        <w:t xml:space="preserve">The main objective of the work is to show three important features about immersed FE: 1. You can model complex CNT morphology, 2. You can treat large volume fractions and 3. Traditional FE are limited to very small vf. NONE REPEAT NONE OF THESE ARE CLEARLY SHOWN IN THE ANALYSIS O RESULTS AND CONCLUSIONS. </w:t>
      </w:r>
    </w:p>
    <w:p w14:paraId="1D928890" w14:textId="46892A56" w:rsidR="00A9130D" w:rsidRPr="00705971" w:rsidRDefault="00A9130D">
      <w:pPr>
        <w:pStyle w:val="af0"/>
        <w:rPr>
          <w:highlight w:val="red"/>
        </w:rPr>
      </w:pPr>
    </w:p>
    <w:p w14:paraId="172A1005" w14:textId="066163A0" w:rsidR="00A9130D" w:rsidRDefault="00A9130D">
      <w:pPr>
        <w:pStyle w:val="af0"/>
      </w:pPr>
      <w:r w:rsidRPr="00705971">
        <w:rPr>
          <w:highlight w:val="red"/>
        </w:rPr>
        <w:t>You must show traditional FE in the relevant figures to show its limitations.</w:t>
      </w:r>
    </w:p>
  </w:comment>
  <w:comment w:id="240" w:author="Shaker Meguid" w:date="2018-12-23T12:01:00Z" w:initials="SM">
    <w:p w14:paraId="2A6EF56F" w14:textId="77777777" w:rsidR="00A9130D" w:rsidRDefault="00A9130D">
      <w:pPr>
        <w:pStyle w:val="af0"/>
      </w:pPr>
      <w:r>
        <w:rPr>
          <w:rStyle w:val="af"/>
        </w:rPr>
        <w:annotationRef/>
      </w:r>
      <w:r>
        <w:t xml:space="preserve">ALL FIGURES NEED TO BE REDRAWN PROPERLY. </w:t>
      </w:r>
    </w:p>
    <w:p w14:paraId="2719D32B" w14:textId="3C1BF67B" w:rsidR="00A9130D" w:rsidRDefault="00A9130D">
      <w:pPr>
        <w:pStyle w:val="af0"/>
      </w:pPr>
      <w:r>
        <w:t>POOR FIGURES IN GENERAL WILL REDUCE THE CHANCES OF PUBLICATION</w:t>
      </w:r>
    </w:p>
  </w:comment>
  <w:comment w:id="248" w:author="Shaker Meguid" w:date="2018-12-23T12:52:00Z" w:initials="SM">
    <w:p w14:paraId="536BBD9D" w14:textId="2D6EAEE6" w:rsidR="00A9130D" w:rsidRDefault="00A9130D">
      <w:pPr>
        <w:pStyle w:val="af0"/>
      </w:pPr>
      <w:r>
        <w:rPr>
          <w:rStyle w:val="af"/>
        </w:rPr>
        <w:annotationRef/>
      </w:r>
      <w:r w:rsidRPr="00705971">
        <w:rPr>
          <w:highlight w:val="red"/>
        </w:rPr>
        <w:t>It is not a new approach it is just applying an existing approach to a different problem. Do you know of anyone who treated the same problem as us using the same immersed FE??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7CC9CF" w15:done="0"/>
  <w15:commentEx w15:paraId="6328DB44" w15:paraIdParent="057CC9CF" w15:done="0"/>
  <w15:commentEx w15:paraId="37EE3F63" w15:done="0"/>
  <w15:commentEx w15:paraId="2FB0D0D7" w15:done="0"/>
  <w15:commentEx w15:paraId="04623FA0" w15:done="0"/>
  <w15:commentEx w15:paraId="606A0CC6" w15:paraIdParent="04623FA0" w15:done="0"/>
  <w15:commentEx w15:paraId="18C1B9C6" w15:done="0"/>
  <w15:commentEx w15:paraId="5F92C9F3" w15:paraIdParent="18C1B9C6" w15:done="0"/>
  <w15:commentEx w15:paraId="43D6DDA7" w15:done="0"/>
  <w15:commentEx w15:paraId="136165DC" w15:paraIdParent="43D6DDA7" w15:done="0"/>
  <w15:commentEx w15:paraId="27C9AA9B" w15:done="0"/>
  <w15:commentEx w15:paraId="53AE352D" w15:paraIdParent="27C9AA9B" w15:done="0"/>
  <w15:commentEx w15:paraId="663158A0" w15:done="0"/>
  <w15:commentEx w15:paraId="6AFE5E25" w15:done="0"/>
  <w15:commentEx w15:paraId="4E0E19B9" w15:done="0"/>
  <w15:commentEx w15:paraId="78BD6702" w15:done="0"/>
  <w15:commentEx w15:paraId="3A82CCED" w15:done="0"/>
  <w15:commentEx w15:paraId="61AC3193" w15:done="0"/>
  <w15:commentEx w15:paraId="284639D5" w15:done="0"/>
  <w15:commentEx w15:paraId="44AF2E88" w15:done="0"/>
  <w15:commentEx w15:paraId="172A1005" w15:done="0"/>
  <w15:commentEx w15:paraId="2719D32B" w15:done="0"/>
  <w15:commentEx w15:paraId="536BBD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7CC9CF" w16cid:durableId="1FD62FB4"/>
  <w16cid:commentId w16cid:paraId="6328DB44" w16cid:durableId="1FD63042"/>
  <w16cid:commentId w16cid:paraId="37EE3F63" w16cid:durableId="1FD62FB5"/>
  <w16cid:commentId w16cid:paraId="2FB0D0D7" w16cid:durableId="1FD62FB6"/>
  <w16cid:commentId w16cid:paraId="04623FA0" w16cid:durableId="1FD66CF6"/>
  <w16cid:commentId w16cid:paraId="606A0CC6" w16cid:durableId="1FD6922A"/>
  <w16cid:commentId w16cid:paraId="43D6DDA7" w16cid:durableId="1FD67845"/>
  <w16cid:commentId w16cid:paraId="136165DC" w16cid:durableId="1FD69199"/>
  <w16cid:commentId w16cid:paraId="27C9AA9B" w16cid:durableId="1FD62FBF"/>
  <w16cid:commentId w16cid:paraId="53AE352D" w16cid:durableId="1FD69509"/>
  <w16cid:commentId w16cid:paraId="663158A0" w16cid:durableId="1FD62FC0"/>
  <w16cid:commentId w16cid:paraId="6AFE5E25" w16cid:durableId="1FD62FC2"/>
  <w16cid:commentId w16cid:paraId="78BD6702" w16cid:durableId="1FD62FC3"/>
  <w16cid:commentId w16cid:paraId="3A82CCED" w16cid:durableId="1FD62FC4"/>
  <w16cid:commentId w16cid:paraId="61AC3193" w16cid:durableId="1FD62FC5"/>
  <w16cid:commentId w16cid:paraId="284639D5" w16cid:durableId="1FD62FC6"/>
  <w16cid:commentId w16cid:paraId="44AF2E88" w16cid:durableId="1FD62FC7"/>
  <w16cid:commentId w16cid:paraId="172A1005" w16cid:durableId="1FD62FC8"/>
  <w16cid:commentId w16cid:paraId="2719D32B" w16cid:durableId="1FD62FC9"/>
  <w16cid:commentId w16cid:paraId="536BBD9D" w16cid:durableId="1FD62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34C0F" w14:textId="77777777" w:rsidR="002D07A4" w:rsidRDefault="002D07A4" w:rsidP="00235ED5">
      <w:pPr>
        <w:spacing w:after="0" w:line="240" w:lineRule="auto"/>
      </w:pPr>
      <w:r>
        <w:separator/>
      </w:r>
    </w:p>
  </w:endnote>
  <w:endnote w:type="continuationSeparator" w:id="0">
    <w:p w14:paraId="49116623" w14:textId="77777777" w:rsidR="002D07A4" w:rsidRDefault="002D07A4" w:rsidP="0023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9988792"/>
      <w:docPartObj>
        <w:docPartGallery w:val="Page Numbers (Bottom of Page)"/>
        <w:docPartUnique/>
      </w:docPartObj>
    </w:sdtPr>
    <w:sdtEndPr>
      <w:rPr>
        <w:noProof/>
      </w:rPr>
    </w:sdtEndPr>
    <w:sdtContent>
      <w:p w14:paraId="012166E9" w14:textId="467B6F65" w:rsidR="00A9130D" w:rsidRDefault="00A9130D">
        <w:pPr>
          <w:pStyle w:val="a5"/>
          <w:jc w:val="center"/>
        </w:pPr>
        <w:r>
          <w:fldChar w:fldCharType="begin"/>
        </w:r>
        <w:r>
          <w:instrText xml:space="preserve"> PAGE   \* MERGEFORMAT </w:instrText>
        </w:r>
        <w:r>
          <w:fldChar w:fldCharType="separate"/>
        </w:r>
        <w:r>
          <w:rPr>
            <w:noProof/>
          </w:rPr>
          <w:t>20</w:t>
        </w:r>
        <w:r>
          <w:rPr>
            <w:noProof/>
          </w:rPr>
          <w:fldChar w:fldCharType="end"/>
        </w:r>
      </w:p>
    </w:sdtContent>
  </w:sdt>
  <w:p w14:paraId="3446554A" w14:textId="77777777" w:rsidR="00A9130D" w:rsidRDefault="00A9130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F2A23" w14:textId="6C393673" w:rsidR="00A9130D" w:rsidRPr="00F22AC6" w:rsidRDefault="00A9130D" w:rsidP="00E531BF">
    <w:pPr>
      <w:autoSpaceDE w:val="0"/>
      <w:autoSpaceDN w:val="0"/>
      <w:adjustRightInd w:val="0"/>
      <w:spacing w:after="0" w:line="240" w:lineRule="auto"/>
      <w:rPr>
        <w:rFonts w:eastAsia="AdvCORRESAST"/>
        <w:color w:val="000000"/>
        <w:szCs w:val="24"/>
        <w:lang w:val="en-IN"/>
      </w:rPr>
    </w:pPr>
    <w:r>
      <w:rPr>
        <w:rFonts w:eastAsia="AdvCORRESAST" w:hint="cs"/>
        <w:color w:val="000000"/>
        <w:szCs w:val="24"/>
        <w:vertAlign w:val="superscript"/>
        <w:rtl/>
        <w:lang w:val="en-IN"/>
      </w:rPr>
      <w:t>*</w:t>
    </w:r>
    <w:r w:rsidRPr="00F22AC6">
      <w:rPr>
        <w:rFonts w:eastAsia="AdvCORRESAST"/>
        <w:color w:val="000000"/>
        <w:szCs w:val="24"/>
        <w:lang w:val="en-IN"/>
      </w:rPr>
      <w:t>Corresponding author. Tel.: +1 (416) 978 5741; Fax: +1 (416) 978 7753.</w:t>
    </w:r>
  </w:p>
  <w:p w14:paraId="5CCCCE07" w14:textId="6228FA9B" w:rsidR="00A9130D" w:rsidRDefault="00A9130D" w:rsidP="00E531BF">
    <w:pPr>
      <w:pStyle w:val="a5"/>
    </w:pPr>
    <w:r>
      <w:rPr>
        <w:rFonts w:eastAsia="AdvCORRESAST" w:hint="cs"/>
        <w:szCs w:val="24"/>
        <w:rtl/>
        <w:lang w:val="en-IN"/>
      </w:rPr>
      <w:t xml:space="preserve"> </w:t>
    </w:r>
    <w:r w:rsidRPr="00F22AC6">
      <w:rPr>
        <w:rFonts w:eastAsia="AdvCORRESAST"/>
        <w:szCs w:val="24"/>
        <w:lang w:val="en-IN"/>
      </w:rPr>
      <w:t>E-mail address: megu</w:t>
    </w:r>
    <w:r>
      <w:rPr>
        <w:rFonts w:eastAsia="AdvCORRESAST"/>
        <w:szCs w:val="24"/>
        <w:lang w:val="en-IN"/>
      </w:rPr>
      <w:t>id@mie.utoronto.ca</w:t>
    </w:r>
    <w:r w:rsidRPr="00F22AC6">
      <w:rPr>
        <w:rFonts w:eastAsia="AdvCORRESAST"/>
        <w:szCs w:val="24"/>
        <w:lang w:val="en-IN"/>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A5EE6" w14:textId="77777777" w:rsidR="002D07A4" w:rsidRDefault="002D07A4" w:rsidP="00235ED5">
      <w:pPr>
        <w:spacing w:after="0" w:line="240" w:lineRule="auto"/>
      </w:pPr>
      <w:r>
        <w:separator/>
      </w:r>
    </w:p>
  </w:footnote>
  <w:footnote w:type="continuationSeparator" w:id="0">
    <w:p w14:paraId="560338BB" w14:textId="77777777" w:rsidR="002D07A4" w:rsidRDefault="002D07A4" w:rsidP="00235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4379"/>
    <w:multiLevelType w:val="hybridMultilevel"/>
    <w:tmpl w:val="7C2890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624EE0"/>
    <w:multiLevelType w:val="multilevel"/>
    <w:tmpl w:val="7D74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0A24F5"/>
    <w:multiLevelType w:val="multilevel"/>
    <w:tmpl w:val="10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856F90"/>
    <w:multiLevelType w:val="hybridMultilevel"/>
    <w:tmpl w:val="79D668CE"/>
    <w:lvl w:ilvl="0" w:tplc="04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BD4E28"/>
    <w:multiLevelType w:val="multilevel"/>
    <w:tmpl w:val="1009001F"/>
    <w:lvl w:ilvl="0">
      <w:start w:val="1"/>
      <w:numFmt w:val="decimal"/>
      <w:lvlText w:val="%1."/>
      <w:lvlJc w:val="left"/>
      <w:pPr>
        <w:ind w:left="360" w:hanging="360"/>
      </w:pPr>
    </w:lvl>
    <w:lvl w:ilvl="1">
      <w:start w:val="1"/>
      <w:numFmt w:val="decimal"/>
      <w:lvlText w:val="%1.%2."/>
      <w:lvlJc w:val="left"/>
      <w:pPr>
        <w:ind w:left="411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53621D"/>
    <w:multiLevelType w:val="hybridMultilevel"/>
    <w:tmpl w:val="6D1A152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2F9F2BF1"/>
    <w:multiLevelType w:val="multilevel"/>
    <w:tmpl w:val="1009001F"/>
    <w:lvl w:ilvl="0">
      <w:start w:val="1"/>
      <w:numFmt w:val="decimal"/>
      <w:lvlText w:val="%1."/>
      <w:lvlJc w:val="left"/>
      <w:pPr>
        <w:ind w:left="360" w:hanging="360"/>
      </w:pPr>
    </w:lvl>
    <w:lvl w:ilvl="1">
      <w:start w:val="1"/>
      <w:numFmt w:val="decimal"/>
      <w:lvlText w:val="%1.%2."/>
      <w:lvlJc w:val="left"/>
      <w:pPr>
        <w:ind w:left="411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A94932"/>
    <w:multiLevelType w:val="hybridMultilevel"/>
    <w:tmpl w:val="FA18FE10"/>
    <w:lvl w:ilvl="0" w:tplc="1858616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B52057"/>
    <w:multiLevelType w:val="hybridMultilevel"/>
    <w:tmpl w:val="B284EE4C"/>
    <w:lvl w:ilvl="0" w:tplc="36C46F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BFF708F"/>
    <w:multiLevelType w:val="multilevel"/>
    <w:tmpl w:val="1009001F"/>
    <w:numStyleLink w:val="Style1"/>
  </w:abstractNum>
  <w:abstractNum w:abstractNumId="10" w15:restartNumberingAfterBreak="0">
    <w:nsid w:val="425A496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9D1C1C"/>
    <w:multiLevelType w:val="hybridMultilevel"/>
    <w:tmpl w:val="242893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3C32C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506AC5"/>
    <w:multiLevelType w:val="multilevel"/>
    <w:tmpl w:val="F4E81164"/>
    <w:lvl w:ilvl="0">
      <w:start w:val="1"/>
      <w:numFmt w:val="decimal"/>
      <w:pStyle w:val="1"/>
      <w:lvlText w:val="%1."/>
      <w:lvlJc w:val="left"/>
      <w:pPr>
        <w:ind w:left="425" w:hanging="425"/>
      </w:pPr>
      <w:rPr>
        <w:rFonts w:hint="default"/>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96F1164"/>
    <w:multiLevelType w:val="hybridMultilevel"/>
    <w:tmpl w:val="27F8A15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6D8B3A8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15"/>
  </w:num>
  <w:num w:numId="4">
    <w:abstractNumId w:val="10"/>
  </w:num>
  <w:num w:numId="5">
    <w:abstractNumId w:val="4"/>
  </w:num>
  <w:num w:numId="6">
    <w:abstractNumId w:val="11"/>
  </w:num>
  <w:num w:numId="7">
    <w:abstractNumId w:val="1"/>
  </w:num>
  <w:num w:numId="8">
    <w:abstractNumId w:val="6"/>
  </w:num>
  <w:num w:numId="9">
    <w:abstractNumId w:val="9"/>
    <w:lvlOverride w:ilvl="0">
      <w:lvl w:ilvl="0">
        <w:start w:val="2"/>
        <w:numFmt w:val="decimal"/>
        <w:lvlText w:val="%1."/>
        <w:lvlJc w:val="left"/>
        <w:pPr>
          <w:ind w:left="990" w:hanging="360"/>
        </w:pPr>
        <w:rPr>
          <w:b/>
        </w:rPr>
      </w:lvl>
    </w:lvlOverride>
    <w:lvlOverride w:ilvl="1">
      <w:lvl w:ilvl="1">
        <w:start w:val="1"/>
        <w:numFmt w:val="decimal"/>
        <w:lvlText w:val="%1.%2."/>
        <w:lvlJc w:val="left"/>
        <w:pPr>
          <w:ind w:left="1422" w:hanging="432"/>
        </w:pPr>
      </w:lvl>
    </w:lvlOverride>
    <w:lvlOverride w:ilvl="2">
      <w:lvl w:ilvl="2">
        <w:start w:val="1"/>
        <w:numFmt w:val="decimal"/>
        <w:lvlText w:val="%1.%2.%3."/>
        <w:lvlJc w:val="left"/>
        <w:pPr>
          <w:ind w:left="1854" w:hanging="504"/>
        </w:pPr>
      </w:lvl>
    </w:lvlOverride>
  </w:num>
  <w:num w:numId="10">
    <w:abstractNumId w:val="2"/>
  </w:num>
  <w:num w:numId="11">
    <w:abstractNumId w:val="12"/>
  </w:num>
  <w:num w:numId="12">
    <w:abstractNumId w:val="14"/>
  </w:num>
  <w:num w:numId="13">
    <w:abstractNumId w:val="3"/>
  </w:num>
  <w:num w:numId="14">
    <w:abstractNumId w:val="13"/>
  </w:num>
  <w:num w:numId="15">
    <w:abstractNumId w:val="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amthree">
    <w15:presenceInfo w15:providerId="None" w15:userId="iamthr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D17"/>
    <w:rsid w:val="0000036F"/>
    <w:rsid w:val="00001960"/>
    <w:rsid w:val="00001F9F"/>
    <w:rsid w:val="00002314"/>
    <w:rsid w:val="0000232D"/>
    <w:rsid w:val="00003073"/>
    <w:rsid w:val="00003D87"/>
    <w:rsid w:val="00004ABF"/>
    <w:rsid w:val="00005262"/>
    <w:rsid w:val="00005294"/>
    <w:rsid w:val="000053CB"/>
    <w:rsid w:val="00005517"/>
    <w:rsid w:val="000067CD"/>
    <w:rsid w:val="000072B4"/>
    <w:rsid w:val="00007F9F"/>
    <w:rsid w:val="00010A94"/>
    <w:rsid w:val="0001242B"/>
    <w:rsid w:val="00012B27"/>
    <w:rsid w:val="00012E44"/>
    <w:rsid w:val="00013CB4"/>
    <w:rsid w:val="00014493"/>
    <w:rsid w:val="00014982"/>
    <w:rsid w:val="000149EC"/>
    <w:rsid w:val="00014AE1"/>
    <w:rsid w:val="000150A9"/>
    <w:rsid w:val="00015D02"/>
    <w:rsid w:val="00016927"/>
    <w:rsid w:val="00016C21"/>
    <w:rsid w:val="00016FF1"/>
    <w:rsid w:val="0001712A"/>
    <w:rsid w:val="00017712"/>
    <w:rsid w:val="00017D3E"/>
    <w:rsid w:val="00021C42"/>
    <w:rsid w:val="00021CF9"/>
    <w:rsid w:val="000222B1"/>
    <w:rsid w:val="00022D1C"/>
    <w:rsid w:val="00023C96"/>
    <w:rsid w:val="00023F7C"/>
    <w:rsid w:val="000242C2"/>
    <w:rsid w:val="00027529"/>
    <w:rsid w:val="00030B81"/>
    <w:rsid w:val="00030DEC"/>
    <w:rsid w:val="00031889"/>
    <w:rsid w:val="00032DD5"/>
    <w:rsid w:val="00032F9C"/>
    <w:rsid w:val="0003334C"/>
    <w:rsid w:val="00033B02"/>
    <w:rsid w:val="00034200"/>
    <w:rsid w:val="00034555"/>
    <w:rsid w:val="000346AC"/>
    <w:rsid w:val="00034D1F"/>
    <w:rsid w:val="000355F4"/>
    <w:rsid w:val="00035621"/>
    <w:rsid w:val="00035E17"/>
    <w:rsid w:val="000367BD"/>
    <w:rsid w:val="000378E5"/>
    <w:rsid w:val="000404CC"/>
    <w:rsid w:val="0004145F"/>
    <w:rsid w:val="00044549"/>
    <w:rsid w:val="00045375"/>
    <w:rsid w:val="00045914"/>
    <w:rsid w:val="00046622"/>
    <w:rsid w:val="000468DC"/>
    <w:rsid w:val="0004701A"/>
    <w:rsid w:val="000503F7"/>
    <w:rsid w:val="00050D05"/>
    <w:rsid w:val="00051082"/>
    <w:rsid w:val="000510B3"/>
    <w:rsid w:val="00051306"/>
    <w:rsid w:val="0005163B"/>
    <w:rsid w:val="000519DF"/>
    <w:rsid w:val="00051D7D"/>
    <w:rsid w:val="000526C9"/>
    <w:rsid w:val="000529FB"/>
    <w:rsid w:val="00052A6C"/>
    <w:rsid w:val="0005362E"/>
    <w:rsid w:val="00053F05"/>
    <w:rsid w:val="000540D1"/>
    <w:rsid w:val="00055F9B"/>
    <w:rsid w:val="00056EAA"/>
    <w:rsid w:val="0006049F"/>
    <w:rsid w:val="0006179D"/>
    <w:rsid w:val="000618B5"/>
    <w:rsid w:val="000618C6"/>
    <w:rsid w:val="00061B12"/>
    <w:rsid w:val="00062209"/>
    <w:rsid w:val="000622C1"/>
    <w:rsid w:val="00062C80"/>
    <w:rsid w:val="00062CF5"/>
    <w:rsid w:val="00064326"/>
    <w:rsid w:val="00065011"/>
    <w:rsid w:val="00065BAA"/>
    <w:rsid w:val="000664CD"/>
    <w:rsid w:val="00066678"/>
    <w:rsid w:val="00066D99"/>
    <w:rsid w:val="000672D0"/>
    <w:rsid w:val="00067A3B"/>
    <w:rsid w:val="00067FA9"/>
    <w:rsid w:val="00071100"/>
    <w:rsid w:val="000712BA"/>
    <w:rsid w:val="00071A8D"/>
    <w:rsid w:val="0007240F"/>
    <w:rsid w:val="00072AAD"/>
    <w:rsid w:val="00072D3F"/>
    <w:rsid w:val="00073ADD"/>
    <w:rsid w:val="0007444A"/>
    <w:rsid w:val="0007643F"/>
    <w:rsid w:val="000765C5"/>
    <w:rsid w:val="00077C4C"/>
    <w:rsid w:val="000804D1"/>
    <w:rsid w:val="00080764"/>
    <w:rsid w:val="00080F66"/>
    <w:rsid w:val="000814EB"/>
    <w:rsid w:val="00081D71"/>
    <w:rsid w:val="00082EB0"/>
    <w:rsid w:val="00083310"/>
    <w:rsid w:val="000846F5"/>
    <w:rsid w:val="00085577"/>
    <w:rsid w:val="00086AF0"/>
    <w:rsid w:val="00086BEB"/>
    <w:rsid w:val="0008769C"/>
    <w:rsid w:val="00087E66"/>
    <w:rsid w:val="0009030E"/>
    <w:rsid w:val="000906B7"/>
    <w:rsid w:val="00090C1D"/>
    <w:rsid w:val="00091095"/>
    <w:rsid w:val="000917AB"/>
    <w:rsid w:val="00093C02"/>
    <w:rsid w:val="00094705"/>
    <w:rsid w:val="000947D0"/>
    <w:rsid w:val="00096D3F"/>
    <w:rsid w:val="00097DD0"/>
    <w:rsid w:val="00097F11"/>
    <w:rsid w:val="000A0873"/>
    <w:rsid w:val="000A0A0C"/>
    <w:rsid w:val="000A0B35"/>
    <w:rsid w:val="000A105C"/>
    <w:rsid w:val="000A1362"/>
    <w:rsid w:val="000A2155"/>
    <w:rsid w:val="000A23BF"/>
    <w:rsid w:val="000A2AFB"/>
    <w:rsid w:val="000A3141"/>
    <w:rsid w:val="000A3218"/>
    <w:rsid w:val="000A354A"/>
    <w:rsid w:val="000A68A0"/>
    <w:rsid w:val="000A6A69"/>
    <w:rsid w:val="000A6A6F"/>
    <w:rsid w:val="000A7347"/>
    <w:rsid w:val="000A7CC1"/>
    <w:rsid w:val="000B0111"/>
    <w:rsid w:val="000B0A04"/>
    <w:rsid w:val="000B13C6"/>
    <w:rsid w:val="000B178F"/>
    <w:rsid w:val="000B17DB"/>
    <w:rsid w:val="000B50FC"/>
    <w:rsid w:val="000B5124"/>
    <w:rsid w:val="000B5766"/>
    <w:rsid w:val="000B6655"/>
    <w:rsid w:val="000B667B"/>
    <w:rsid w:val="000B6E07"/>
    <w:rsid w:val="000B7B2C"/>
    <w:rsid w:val="000C0E67"/>
    <w:rsid w:val="000C2376"/>
    <w:rsid w:val="000C287C"/>
    <w:rsid w:val="000C28C1"/>
    <w:rsid w:val="000C2CC6"/>
    <w:rsid w:val="000C4036"/>
    <w:rsid w:val="000C4B85"/>
    <w:rsid w:val="000C5191"/>
    <w:rsid w:val="000C6796"/>
    <w:rsid w:val="000C69AD"/>
    <w:rsid w:val="000D17F1"/>
    <w:rsid w:val="000D1C3C"/>
    <w:rsid w:val="000D1FF0"/>
    <w:rsid w:val="000D229F"/>
    <w:rsid w:val="000D38EC"/>
    <w:rsid w:val="000D435C"/>
    <w:rsid w:val="000D47DB"/>
    <w:rsid w:val="000D4A40"/>
    <w:rsid w:val="000D542D"/>
    <w:rsid w:val="000D721A"/>
    <w:rsid w:val="000D76CA"/>
    <w:rsid w:val="000E0024"/>
    <w:rsid w:val="000E1336"/>
    <w:rsid w:val="000E233F"/>
    <w:rsid w:val="000E2650"/>
    <w:rsid w:val="000E2DCF"/>
    <w:rsid w:val="000E30AC"/>
    <w:rsid w:val="000E3E86"/>
    <w:rsid w:val="000E57BC"/>
    <w:rsid w:val="000E65BF"/>
    <w:rsid w:val="000E75F3"/>
    <w:rsid w:val="000F005D"/>
    <w:rsid w:val="000F10ED"/>
    <w:rsid w:val="000F191A"/>
    <w:rsid w:val="000F3BCE"/>
    <w:rsid w:val="000F425A"/>
    <w:rsid w:val="000F5EC5"/>
    <w:rsid w:val="000F6F67"/>
    <w:rsid w:val="000F70D4"/>
    <w:rsid w:val="000F7142"/>
    <w:rsid w:val="000F7440"/>
    <w:rsid w:val="001000DC"/>
    <w:rsid w:val="001004CA"/>
    <w:rsid w:val="00100DF3"/>
    <w:rsid w:val="00100E01"/>
    <w:rsid w:val="00101960"/>
    <w:rsid w:val="00101C0A"/>
    <w:rsid w:val="0010270E"/>
    <w:rsid w:val="001029E8"/>
    <w:rsid w:val="00103226"/>
    <w:rsid w:val="001048AC"/>
    <w:rsid w:val="0010575E"/>
    <w:rsid w:val="00105CFE"/>
    <w:rsid w:val="00106345"/>
    <w:rsid w:val="00106EDC"/>
    <w:rsid w:val="001079BC"/>
    <w:rsid w:val="001101ED"/>
    <w:rsid w:val="0011077C"/>
    <w:rsid w:val="0011178C"/>
    <w:rsid w:val="00112037"/>
    <w:rsid w:val="001121F3"/>
    <w:rsid w:val="00114594"/>
    <w:rsid w:val="00114849"/>
    <w:rsid w:val="00114D3A"/>
    <w:rsid w:val="001155CE"/>
    <w:rsid w:val="00115FB2"/>
    <w:rsid w:val="00117428"/>
    <w:rsid w:val="00117D50"/>
    <w:rsid w:val="00120A47"/>
    <w:rsid w:val="00120F1F"/>
    <w:rsid w:val="001217DA"/>
    <w:rsid w:val="00122D91"/>
    <w:rsid w:val="00122F2C"/>
    <w:rsid w:val="00123F7C"/>
    <w:rsid w:val="00124BEC"/>
    <w:rsid w:val="00124FA2"/>
    <w:rsid w:val="0012529D"/>
    <w:rsid w:val="001255C1"/>
    <w:rsid w:val="0012670C"/>
    <w:rsid w:val="00126A0D"/>
    <w:rsid w:val="00126CF6"/>
    <w:rsid w:val="00127139"/>
    <w:rsid w:val="00127F20"/>
    <w:rsid w:val="00130496"/>
    <w:rsid w:val="00130E80"/>
    <w:rsid w:val="00131855"/>
    <w:rsid w:val="00131F1D"/>
    <w:rsid w:val="00132302"/>
    <w:rsid w:val="00132347"/>
    <w:rsid w:val="001361C3"/>
    <w:rsid w:val="00136385"/>
    <w:rsid w:val="00136641"/>
    <w:rsid w:val="001367B8"/>
    <w:rsid w:val="00137088"/>
    <w:rsid w:val="001373F3"/>
    <w:rsid w:val="00137E33"/>
    <w:rsid w:val="00140311"/>
    <w:rsid w:val="00141396"/>
    <w:rsid w:val="00141658"/>
    <w:rsid w:val="001421F6"/>
    <w:rsid w:val="001423FD"/>
    <w:rsid w:val="00143C8A"/>
    <w:rsid w:val="00144811"/>
    <w:rsid w:val="001448C6"/>
    <w:rsid w:val="001453F3"/>
    <w:rsid w:val="001473DD"/>
    <w:rsid w:val="00147D43"/>
    <w:rsid w:val="00150BE3"/>
    <w:rsid w:val="00151052"/>
    <w:rsid w:val="00151505"/>
    <w:rsid w:val="0015197C"/>
    <w:rsid w:val="00152BED"/>
    <w:rsid w:val="00153E43"/>
    <w:rsid w:val="001544B5"/>
    <w:rsid w:val="0015468F"/>
    <w:rsid w:val="00154AD4"/>
    <w:rsid w:val="00154E47"/>
    <w:rsid w:val="00155818"/>
    <w:rsid w:val="00155944"/>
    <w:rsid w:val="00156511"/>
    <w:rsid w:val="00156540"/>
    <w:rsid w:val="001579F9"/>
    <w:rsid w:val="00160C79"/>
    <w:rsid w:val="00162022"/>
    <w:rsid w:val="00162585"/>
    <w:rsid w:val="00164CB0"/>
    <w:rsid w:val="001650EA"/>
    <w:rsid w:val="0016520F"/>
    <w:rsid w:val="00165C62"/>
    <w:rsid w:val="00167826"/>
    <w:rsid w:val="00167B98"/>
    <w:rsid w:val="00170B6F"/>
    <w:rsid w:val="0017275A"/>
    <w:rsid w:val="00172A96"/>
    <w:rsid w:val="00173258"/>
    <w:rsid w:val="0017363A"/>
    <w:rsid w:val="001756EF"/>
    <w:rsid w:val="001761E1"/>
    <w:rsid w:val="00176C5E"/>
    <w:rsid w:val="00176E10"/>
    <w:rsid w:val="001775D6"/>
    <w:rsid w:val="0017787F"/>
    <w:rsid w:val="00180487"/>
    <w:rsid w:val="00180F9F"/>
    <w:rsid w:val="00181D8D"/>
    <w:rsid w:val="001820FA"/>
    <w:rsid w:val="001844D6"/>
    <w:rsid w:val="00184669"/>
    <w:rsid w:val="00184964"/>
    <w:rsid w:val="001852AE"/>
    <w:rsid w:val="00185535"/>
    <w:rsid w:val="00186DD5"/>
    <w:rsid w:val="0019028A"/>
    <w:rsid w:val="001904C9"/>
    <w:rsid w:val="00190A21"/>
    <w:rsid w:val="0019144C"/>
    <w:rsid w:val="00191B9D"/>
    <w:rsid w:val="00191E3C"/>
    <w:rsid w:val="001928D0"/>
    <w:rsid w:val="001931D6"/>
    <w:rsid w:val="001934B4"/>
    <w:rsid w:val="00193C7D"/>
    <w:rsid w:val="00193CA9"/>
    <w:rsid w:val="001940A5"/>
    <w:rsid w:val="0019424E"/>
    <w:rsid w:val="00194D1D"/>
    <w:rsid w:val="00195ADA"/>
    <w:rsid w:val="00196416"/>
    <w:rsid w:val="00197690"/>
    <w:rsid w:val="00197D9A"/>
    <w:rsid w:val="001A02CA"/>
    <w:rsid w:val="001A0423"/>
    <w:rsid w:val="001A0CCD"/>
    <w:rsid w:val="001A21F8"/>
    <w:rsid w:val="001A26FA"/>
    <w:rsid w:val="001A3214"/>
    <w:rsid w:val="001A4FDE"/>
    <w:rsid w:val="001A5ABE"/>
    <w:rsid w:val="001A6022"/>
    <w:rsid w:val="001A7159"/>
    <w:rsid w:val="001B1360"/>
    <w:rsid w:val="001B1505"/>
    <w:rsid w:val="001B16E6"/>
    <w:rsid w:val="001B1C47"/>
    <w:rsid w:val="001B2291"/>
    <w:rsid w:val="001B30AC"/>
    <w:rsid w:val="001B34DB"/>
    <w:rsid w:val="001B4915"/>
    <w:rsid w:val="001B4B9F"/>
    <w:rsid w:val="001B6FB9"/>
    <w:rsid w:val="001B7661"/>
    <w:rsid w:val="001C0351"/>
    <w:rsid w:val="001C0623"/>
    <w:rsid w:val="001C09BB"/>
    <w:rsid w:val="001C1415"/>
    <w:rsid w:val="001C181B"/>
    <w:rsid w:val="001C2CC7"/>
    <w:rsid w:val="001C36EE"/>
    <w:rsid w:val="001C4694"/>
    <w:rsid w:val="001C4903"/>
    <w:rsid w:val="001C5747"/>
    <w:rsid w:val="001C6A1E"/>
    <w:rsid w:val="001C6ED4"/>
    <w:rsid w:val="001C7B83"/>
    <w:rsid w:val="001D0156"/>
    <w:rsid w:val="001D159A"/>
    <w:rsid w:val="001D1868"/>
    <w:rsid w:val="001D1B2E"/>
    <w:rsid w:val="001D1B54"/>
    <w:rsid w:val="001D2232"/>
    <w:rsid w:val="001D253B"/>
    <w:rsid w:val="001D29FD"/>
    <w:rsid w:val="001D3651"/>
    <w:rsid w:val="001D38F3"/>
    <w:rsid w:val="001D40D8"/>
    <w:rsid w:val="001D454A"/>
    <w:rsid w:val="001D6634"/>
    <w:rsid w:val="001D7E94"/>
    <w:rsid w:val="001E0C03"/>
    <w:rsid w:val="001E2303"/>
    <w:rsid w:val="001E288E"/>
    <w:rsid w:val="001E29B0"/>
    <w:rsid w:val="001E3BAE"/>
    <w:rsid w:val="001E495E"/>
    <w:rsid w:val="001E52FB"/>
    <w:rsid w:val="001E5447"/>
    <w:rsid w:val="001E6617"/>
    <w:rsid w:val="001E69E5"/>
    <w:rsid w:val="001F0D82"/>
    <w:rsid w:val="001F2089"/>
    <w:rsid w:val="001F32DB"/>
    <w:rsid w:val="001F3A97"/>
    <w:rsid w:val="001F3AA1"/>
    <w:rsid w:val="001F4614"/>
    <w:rsid w:val="001F530D"/>
    <w:rsid w:val="001F580E"/>
    <w:rsid w:val="001F58DF"/>
    <w:rsid w:val="001F699E"/>
    <w:rsid w:val="001F6B23"/>
    <w:rsid w:val="001F7196"/>
    <w:rsid w:val="00201BB6"/>
    <w:rsid w:val="002023B9"/>
    <w:rsid w:val="00202F81"/>
    <w:rsid w:val="002040E7"/>
    <w:rsid w:val="00204385"/>
    <w:rsid w:val="00204E96"/>
    <w:rsid w:val="00205FDC"/>
    <w:rsid w:val="00207033"/>
    <w:rsid w:val="00207253"/>
    <w:rsid w:val="00210B6C"/>
    <w:rsid w:val="00212ADE"/>
    <w:rsid w:val="00213360"/>
    <w:rsid w:val="00213527"/>
    <w:rsid w:val="0021398A"/>
    <w:rsid w:val="002146FF"/>
    <w:rsid w:val="00214797"/>
    <w:rsid w:val="00214F26"/>
    <w:rsid w:val="00215D53"/>
    <w:rsid w:val="0021627A"/>
    <w:rsid w:val="00216CDD"/>
    <w:rsid w:val="00216DFF"/>
    <w:rsid w:val="0021726B"/>
    <w:rsid w:val="0021729D"/>
    <w:rsid w:val="00217799"/>
    <w:rsid w:val="00220489"/>
    <w:rsid w:val="002210EC"/>
    <w:rsid w:val="00221663"/>
    <w:rsid w:val="00221EF4"/>
    <w:rsid w:val="00222554"/>
    <w:rsid w:val="00222C78"/>
    <w:rsid w:val="0022319E"/>
    <w:rsid w:val="00223CF5"/>
    <w:rsid w:val="002241F2"/>
    <w:rsid w:val="00224D69"/>
    <w:rsid w:val="0022554C"/>
    <w:rsid w:val="00225853"/>
    <w:rsid w:val="00226411"/>
    <w:rsid w:val="00226C66"/>
    <w:rsid w:val="0022744E"/>
    <w:rsid w:val="002307F5"/>
    <w:rsid w:val="002309F2"/>
    <w:rsid w:val="00230D22"/>
    <w:rsid w:val="00233526"/>
    <w:rsid w:val="00233A13"/>
    <w:rsid w:val="00234195"/>
    <w:rsid w:val="00235C9E"/>
    <w:rsid w:val="00235E87"/>
    <w:rsid w:val="00235ED5"/>
    <w:rsid w:val="002360EC"/>
    <w:rsid w:val="00237061"/>
    <w:rsid w:val="002370E1"/>
    <w:rsid w:val="00237A33"/>
    <w:rsid w:val="00240560"/>
    <w:rsid w:val="0024156B"/>
    <w:rsid w:val="002416DC"/>
    <w:rsid w:val="0024194A"/>
    <w:rsid w:val="00243226"/>
    <w:rsid w:val="00244432"/>
    <w:rsid w:val="00244826"/>
    <w:rsid w:val="00245ECE"/>
    <w:rsid w:val="002514F6"/>
    <w:rsid w:val="00253B29"/>
    <w:rsid w:val="00253B8D"/>
    <w:rsid w:val="00253EDF"/>
    <w:rsid w:val="00254D7E"/>
    <w:rsid w:val="002560F5"/>
    <w:rsid w:val="00257BD0"/>
    <w:rsid w:val="00260200"/>
    <w:rsid w:val="0026030A"/>
    <w:rsid w:val="00260DC2"/>
    <w:rsid w:val="00260E9C"/>
    <w:rsid w:val="00261D5B"/>
    <w:rsid w:val="002620D6"/>
    <w:rsid w:val="00262C57"/>
    <w:rsid w:val="00263982"/>
    <w:rsid w:val="00263CB9"/>
    <w:rsid w:val="00264002"/>
    <w:rsid w:val="00264358"/>
    <w:rsid w:val="002644F8"/>
    <w:rsid w:val="0026495C"/>
    <w:rsid w:val="00267268"/>
    <w:rsid w:val="00267981"/>
    <w:rsid w:val="002704C1"/>
    <w:rsid w:val="002710D7"/>
    <w:rsid w:val="002711E3"/>
    <w:rsid w:val="00272144"/>
    <w:rsid w:val="00272652"/>
    <w:rsid w:val="002734BF"/>
    <w:rsid w:val="00274BFA"/>
    <w:rsid w:val="00275865"/>
    <w:rsid w:val="00275EF8"/>
    <w:rsid w:val="00277FCD"/>
    <w:rsid w:val="0028089E"/>
    <w:rsid w:val="00280F4F"/>
    <w:rsid w:val="00281B61"/>
    <w:rsid w:val="00281C59"/>
    <w:rsid w:val="0028256B"/>
    <w:rsid w:val="0028471C"/>
    <w:rsid w:val="00285B10"/>
    <w:rsid w:val="002864D8"/>
    <w:rsid w:val="00287071"/>
    <w:rsid w:val="002904DC"/>
    <w:rsid w:val="002915E2"/>
    <w:rsid w:val="002917FA"/>
    <w:rsid w:val="00291C6C"/>
    <w:rsid w:val="00291EC7"/>
    <w:rsid w:val="0029307A"/>
    <w:rsid w:val="002947CD"/>
    <w:rsid w:val="00294A5F"/>
    <w:rsid w:val="00294E3F"/>
    <w:rsid w:val="00294F36"/>
    <w:rsid w:val="00295A36"/>
    <w:rsid w:val="002960AD"/>
    <w:rsid w:val="002964E9"/>
    <w:rsid w:val="00296C87"/>
    <w:rsid w:val="00296CAE"/>
    <w:rsid w:val="002A0C94"/>
    <w:rsid w:val="002A0E5F"/>
    <w:rsid w:val="002A1A2A"/>
    <w:rsid w:val="002A1AB9"/>
    <w:rsid w:val="002A2C26"/>
    <w:rsid w:val="002A329F"/>
    <w:rsid w:val="002A3A5A"/>
    <w:rsid w:val="002A3D22"/>
    <w:rsid w:val="002A457B"/>
    <w:rsid w:val="002A655F"/>
    <w:rsid w:val="002A672D"/>
    <w:rsid w:val="002A6AC3"/>
    <w:rsid w:val="002A6AFD"/>
    <w:rsid w:val="002A750F"/>
    <w:rsid w:val="002A7BF4"/>
    <w:rsid w:val="002A7C09"/>
    <w:rsid w:val="002B033E"/>
    <w:rsid w:val="002B114C"/>
    <w:rsid w:val="002B18E7"/>
    <w:rsid w:val="002B20FA"/>
    <w:rsid w:val="002B2D0B"/>
    <w:rsid w:val="002B42E2"/>
    <w:rsid w:val="002B442B"/>
    <w:rsid w:val="002B443B"/>
    <w:rsid w:val="002B61CC"/>
    <w:rsid w:val="002B6489"/>
    <w:rsid w:val="002B6B2C"/>
    <w:rsid w:val="002B7795"/>
    <w:rsid w:val="002B77F1"/>
    <w:rsid w:val="002C16D5"/>
    <w:rsid w:val="002C1F71"/>
    <w:rsid w:val="002C22B3"/>
    <w:rsid w:val="002C2B7A"/>
    <w:rsid w:val="002C3C97"/>
    <w:rsid w:val="002C4079"/>
    <w:rsid w:val="002C438D"/>
    <w:rsid w:val="002C45B3"/>
    <w:rsid w:val="002C6399"/>
    <w:rsid w:val="002C6478"/>
    <w:rsid w:val="002C66E0"/>
    <w:rsid w:val="002C6983"/>
    <w:rsid w:val="002C71B0"/>
    <w:rsid w:val="002D038B"/>
    <w:rsid w:val="002D07A4"/>
    <w:rsid w:val="002D08EE"/>
    <w:rsid w:val="002D0A0E"/>
    <w:rsid w:val="002D22B6"/>
    <w:rsid w:val="002D290C"/>
    <w:rsid w:val="002D336F"/>
    <w:rsid w:val="002D35BE"/>
    <w:rsid w:val="002D3A31"/>
    <w:rsid w:val="002D49CB"/>
    <w:rsid w:val="002D5A40"/>
    <w:rsid w:val="002D6CFA"/>
    <w:rsid w:val="002D74DB"/>
    <w:rsid w:val="002D7B29"/>
    <w:rsid w:val="002E0A60"/>
    <w:rsid w:val="002E0EA8"/>
    <w:rsid w:val="002E10BF"/>
    <w:rsid w:val="002E19BE"/>
    <w:rsid w:val="002E3FDE"/>
    <w:rsid w:val="002E4811"/>
    <w:rsid w:val="002E51B3"/>
    <w:rsid w:val="002E658B"/>
    <w:rsid w:val="002E6D7F"/>
    <w:rsid w:val="002F1810"/>
    <w:rsid w:val="002F23EE"/>
    <w:rsid w:val="002F2965"/>
    <w:rsid w:val="002F2CD1"/>
    <w:rsid w:val="002F3590"/>
    <w:rsid w:val="002F3665"/>
    <w:rsid w:val="002F3E4F"/>
    <w:rsid w:val="002F4126"/>
    <w:rsid w:val="002F4338"/>
    <w:rsid w:val="002F4B22"/>
    <w:rsid w:val="002F50E2"/>
    <w:rsid w:val="002F5708"/>
    <w:rsid w:val="002F67CD"/>
    <w:rsid w:val="00301434"/>
    <w:rsid w:val="00301E1F"/>
    <w:rsid w:val="0030218B"/>
    <w:rsid w:val="00302753"/>
    <w:rsid w:val="00302C36"/>
    <w:rsid w:val="00303BF9"/>
    <w:rsid w:val="00303CBD"/>
    <w:rsid w:val="00303FB6"/>
    <w:rsid w:val="00305372"/>
    <w:rsid w:val="0030553C"/>
    <w:rsid w:val="003069F0"/>
    <w:rsid w:val="003073DE"/>
    <w:rsid w:val="00310293"/>
    <w:rsid w:val="00310F99"/>
    <w:rsid w:val="003110AC"/>
    <w:rsid w:val="00312C0C"/>
    <w:rsid w:val="0031465C"/>
    <w:rsid w:val="00314CCB"/>
    <w:rsid w:val="00315BFD"/>
    <w:rsid w:val="00315C6D"/>
    <w:rsid w:val="00315D0B"/>
    <w:rsid w:val="00317520"/>
    <w:rsid w:val="00317CCD"/>
    <w:rsid w:val="00320DCA"/>
    <w:rsid w:val="00321828"/>
    <w:rsid w:val="003219F2"/>
    <w:rsid w:val="00326C12"/>
    <w:rsid w:val="003307FA"/>
    <w:rsid w:val="003308E0"/>
    <w:rsid w:val="00330A5A"/>
    <w:rsid w:val="0033253E"/>
    <w:rsid w:val="0033264F"/>
    <w:rsid w:val="00332EB3"/>
    <w:rsid w:val="0033510D"/>
    <w:rsid w:val="00335F38"/>
    <w:rsid w:val="0033619E"/>
    <w:rsid w:val="0033651E"/>
    <w:rsid w:val="00337710"/>
    <w:rsid w:val="00343A88"/>
    <w:rsid w:val="00343C3B"/>
    <w:rsid w:val="00343FA6"/>
    <w:rsid w:val="00344B70"/>
    <w:rsid w:val="00344FA7"/>
    <w:rsid w:val="00345100"/>
    <w:rsid w:val="00347758"/>
    <w:rsid w:val="00347B5D"/>
    <w:rsid w:val="00347BC9"/>
    <w:rsid w:val="00350DAD"/>
    <w:rsid w:val="00351359"/>
    <w:rsid w:val="00351614"/>
    <w:rsid w:val="003521B7"/>
    <w:rsid w:val="00352730"/>
    <w:rsid w:val="00352A12"/>
    <w:rsid w:val="00353521"/>
    <w:rsid w:val="0035400C"/>
    <w:rsid w:val="003549CD"/>
    <w:rsid w:val="00356316"/>
    <w:rsid w:val="00356B91"/>
    <w:rsid w:val="00357124"/>
    <w:rsid w:val="00361397"/>
    <w:rsid w:val="0036143C"/>
    <w:rsid w:val="00361A23"/>
    <w:rsid w:val="00361E4C"/>
    <w:rsid w:val="00361FD0"/>
    <w:rsid w:val="00364979"/>
    <w:rsid w:val="00365060"/>
    <w:rsid w:val="003650E9"/>
    <w:rsid w:val="0036712E"/>
    <w:rsid w:val="00367314"/>
    <w:rsid w:val="00367646"/>
    <w:rsid w:val="00367E74"/>
    <w:rsid w:val="0037116A"/>
    <w:rsid w:val="00371E48"/>
    <w:rsid w:val="003722C6"/>
    <w:rsid w:val="00372A73"/>
    <w:rsid w:val="00372AAA"/>
    <w:rsid w:val="00372BA6"/>
    <w:rsid w:val="00372E08"/>
    <w:rsid w:val="00374E45"/>
    <w:rsid w:val="00375DF6"/>
    <w:rsid w:val="00376865"/>
    <w:rsid w:val="003778D4"/>
    <w:rsid w:val="00377B9D"/>
    <w:rsid w:val="00381485"/>
    <w:rsid w:val="003824A8"/>
    <w:rsid w:val="0038260F"/>
    <w:rsid w:val="00383FC2"/>
    <w:rsid w:val="003854B1"/>
    <w:rsid w:val="0038558F"/>
    <w:rsid w:val="00385DAE"/>
    <w:rsid w:val="003875E6"/>
    <w:rsid w:val="0039089C"/>
    <w:rsid w:val="00392034"/>
    <w:rsid w:val="0039245A"/>
    <w:rsid w:val="00392F4B"/>
    <w:rsid w:val="00393295"/>
    <w:rsid w:val="0039346A"/>
    <w:rsid w:val="003935BE"/>
    <w:rsid w:val="003936CF"/>
    <w:rsid w:val="00397C71"/>
    <w:rsid w:val="003A0D59"/>
    <w:rsid w:val="003A0E26"/>
    <w:rsid w:val="003A1560"/>
    <w:rsid w:val="003A1A1D"/>
    <w:rsid w:val="003A2024"/>
    <w:rsid w:val="003A23A2"/>
    <w:rsid w:val="003A23F7"/>
    <w:rsid w:val="003A269E"/>
    <w:rsid w:val="003A2979"/>
    <w:rsid w:val="003A3DA8"/>
    <w:rsid w:val="003A3E63"/>
    <w:rsid w:val="003A41CD"/>
    <w:rsid w:val="003A4491"/>
    <w:rsid w:val="003A46D7"/>
    <w:rsid w:val="003A4713"/>
    <w:rsid w:val="003A522E"/>
    <w:rsid w:val="003A6072"/>
    <w:rsid w:val="003A637B"/>
    <w:rsid w:val="003B27C6"/>
    <w:rsid w:val="003B2AFC"/>
    <w:rsid w:val="003B31D6"/>
    <w:rsid w:val="003B393A"/>
    <w:rsid w:val="003B5346"/>
    <w:rsid w:val="003B5681"/>
    <w:rsid w:val="003B715C"/>
    <w:rsid w:val="003B7276"/>
    <w:rsid w:val="003C0044"/>
    <w:rsid w:val="003C05BA"/>
    <w:rsid w:val="003C0DB9"/>
    <w:rsid w:val="003C25DC"/>
    <w:rsid w:val="003C264E"/>
    <w:rsid w:val="003C2656"/>
    <w:rsid w:val="003C276C"/>
    <w:rsid w:val="003C2FFC"/>
    <w:rsid w:val="003C3447"/>
    <w:rsid w:val="003C3CDB"/>
    <w:rsid w:val="003C40C1"/>
    <w:rsid w:val="003C61C0"/>
    <w:rsid w:val="003C678B"/>
    <w:rsid w:val="003C6B78"/>
    <w:rsid w:val="003C7060"/>
    <w:rsid w:val="003D2B0B"/>
    <w:rsid w:val="003D2ED6"/>
    <w:rsid w:val="003D3B14"/>
    <w:rsid w:val="003D4CAE"/>
    <w:rsid w:val="003D63D5"/>
    <w:rsid w:val="003D732A"/>
    <w:rsid w:val="003E16F0"/>
    <w:rsid w:val="003E1AD5"/>
    <w:rsid w:val="003E1DBA"/>
    <w:rsid w:val="003E20B7"/>
    <w:rsid w:val="003E2613"/>
    <w:rsid w:val="003E277F"/>
    <w:rsid w:val="003E2AF9"/>
    <w:rsid w:val="003E31C2"/>
    <w:rsid w:val="003E3557"/>
    <w:rsid w:val="003E3AEB"/>
    <w:rsid w:val="003E5F3B"/>
    <w:rsid w:val="003E782B"/>
    <w:rsid w:val="003F21C8"/>
    <w:rsid w:val="003F3369"/>
    <w:rsid w:val="003F385C"/>
    <w:rsid w:val="003F46BB"/>
    <w:rsid w:val="003F51AF"/>
    <w:rsid w:val="003F55F2"/>
    <w:rsid w:val="003F61C4"/>
    <w:rsid w:val="003F71D1"/>
    <w:rsid w:val="003F7684"/>
    <w:rsid w:val="003F7EC8"/>
    <w:rsid w:val="00400497"/>
    <w:rsid w:val="00401181"/>
    <w:rsid w:val="00401189"/>
    <w:rsid w:val="004021BD"/>
    <w:rsid w:val="004023DE"/>
    <w:rsid w:val="00402CF5"/>
    <w:rsid w:val="00402E2D"/>
    <w:rsid w:val="00404B06"/>
    <w:rsid w:val="00404D26"/>
    <w:rsid w:val="00404D95"/>
    <w:rsid w:val="004056E4"/>
    <w:rsid w:val="00405FD9"/>
    <w:rsid w:val="00406211"/>
    <w:rsid w:val="00406517"/>
    <w:rsid w:val="00407B2F"/>
    <w:rsid w:val="00407D9F"/>
    <w:rsid w:val="0041090C"/>
    <w:rsid w:val="0041174C"/>
    <w:rsid w:val="00412523"/>
    <w:rsid w:val="00412996"/>
    <w:rsid w:val="004129D4"/>
    <w:rsid w:val="0041333E"/>
    <w:rsid w:val="00413A76"/>
    <w:rsid w:val="00414D41"/>
    <w:rsid w:val="00415009"/>
    <w:rsid w:val="004154D9"/>
    <w:rsid w:val="0041579C"/>
    <w:rsid w:val="00415A89"/>
    <w:rsid w:val="00415EDD"/>
    <w:rsid w:val="00416366"/>
    <w:rsid w:val="00416E61"/>
    <w:rsid w:val="00416E78"/>
    <w:rsid w:val="004200DA"/>
    <w:rsid w:val="0042031F"/>
    <w:rsid w:val="0042080C"/>
    <w:rsid w:val="00422027"/>
    <w:rsid w:val="0042520B"/>
    <w:rsid w:val="00425869"/>
    <w:rsid w:val="00425AF3"/>
    <w:rsid w:val="004261E8"/>
    <w:rsid w:val="004307B9"/>
    <w:rsid w:val="00430E6F"/>
    <w:rsid w:val="00431023"/>
    <w:rsid w:val="0043266F"/>
    <w:rsid w:val="004326BD"/>
    <w:rsid w:val="00432BE7"/>
    <w:rsid w:val="00432E2D"/>
    <w:rsid w:val="00433F2E"/>
    <w:rsid w:val="00436011"/>
    <w:rsid w:val="0043669A"/>
    <w:rsid w:val="00436D9C"/>
    <w:rsid w:val="00437CD4"/>
    <w:rsid w:val="0044136A"/>
    <w:rsid w:val="004417A7"/>
    <w:rsid w:val="00441B12"/>
    <w:rsid w:val="00441D51"/>
    <w:rsid w:val="0044230C"/>
    <w:rsid w:val="0044245E"/>
    <w:rsid w:val="00442605"/>
    <w:rsid w:val="00442F95"/>
    <w:rsid w:val="00444179"/>
    <w:rsid w:val="00444FC3"/>
    <w:rsid w:val="00445A3D"/>
    <w:rsid w:val="0044636B"/>
    <w:rsid w:val="00446530"/>
    <w:rsid w:val="0044749E"/>
    <w:rsid w:val="00447546"/>
    <w:rsid w:val="004476F8"/>
    <w:rsid w:val="00450661"/>
    <w:rsid w:val="00450BD1"/>
    <w:rsid w:val="00450C26"/>
    <w:rsid w:val="004512C9"/>
    <w:rsid w:val="0045389C"/>
    <w:rsid w:val="00453FBE"/>
    <w:rsid w:val="00454B66"/>
    <w:rsid w:val="00455D90"/>
    <w:rsid w:val="00456A83"/>
    <w:rsid w:val="00456FA2"/>
    <w:rsid w:val="0045783A"/>
    <w:rsid w:val="00457C98"/>
    <w:rsid w:val="00457CD0"/>
    <w:rsid w:val="00457F2F"/>
    <w:rsid w:val="004610FD"/>
    <w:rsid w:val="004617EC"/>
    <w:rsid w:val="004619F5"/>
    <w:rsid w:val="004622A0"/>
    <w:rsid w:val="004622EF"/>
    <w:rsid w:val="0046235C"/>
    <w:rsid w:val="00462891"/>
    <w:rsid w:val="004632BD"/>
    <w:rsid w:val="00464204"/>
    <w:rsid w:val="00464643"/>
    <w:rsid w:val="0046524E"/>
    <w:rsid w:val="0046582C"/>
    <w:rsid w:val="00465998"/>
    <w:rsid w:val="00465C54"/>
    <w:rsid w:val="0046673A"/>
    <w:rsid w:val="00466A75"/>
    <w:rsid w:val="00466D81"/>
    <w:rsid w:val="004676E2"/>
    <w:rsid w:val="00470704"/>
    <w:rsid w:val="0047086C"/>
    <w:rsid w:val="004712ED"/>
    <w:rsid w:val="00471EE8"/>
    <w:rsid w:val="00472902"/>
    <w:rsid w:val="00473009"/>
    <w:rsid w:val="00473FB6"/>
    <w:rsid w:val="00474830"/>
    <w:rsid w:val="0047518E"/>
    <w:rsid w:val="004754CB"/>
    <w:rsid w:val="00475600"/>
    <w:rsid w:val="004763AB"/>
    <w:rsid w:val="004772EE"/>
    <w:rsid w:val="00480948"/>
    <w:rsid w:val="0048181D"/>
    <w:rsid w:val="00482E99"/>
    <w:rsid w:val="004833F9"/>
    <w:rsid w:val="004837E1"/>
    <w:rsid w:val="004841BB"/>
    <w:rsid w:val="00484388"/>
    <w:rsid w:val="004845E2"/>
    <w:rsid w:val="004861F4"/>
    <w:rsid w:val="00486811"/>
    <w:rsid w:val="00486897"/>
    <w:rsid w:val="004876A1"/>
    <w:rsid w:val="0049041A"/>
    <w:rsid w:val="00491936"/>
    <w:rsid w:val="00493CF9"/>
    <w:rsid w:val="00493FFA"/>
    <w:rsid w:val="00495B2E"/>
    <w:rsid w:val="0049683B"/>
    <w:rsid w:val="00496974"/>
    <w:rsid w:val="004976E6"/>
    <w:rsid w:val="004A04A7"/>
    <w:rsid w:val="004A1176"/>
    <w:rsid w:val="004A1954"/>
    <w:rsid w:val="004A1D80"/>
    <w:rsid w:val="004A28B3"/>
    <w:rsid w:val="004A31E1"/>
    <w:rsid w:val="004A3767"/>
    <w:rsid w:val="004A4C51"/>
    <w:rsid w:val="004A6907"/>
    <w:rsid w:val="004A75F8"/>
    <w:rsid w:val="004B0E55"/>
    <w:rsid w:val="004B14C3"/>
    <w:rsid w:val="004B21E8"/>
    <w:rsid w:val="004B2A17"/>
    <w:rsid w:val="004B3610"/>
    <w:rsid w:val="004B3936"/>
    <w:rsid w:val="004B4494"/>
    <w:rsid w:val="004B4CC9"/>
    <w:rsid w:val="004B59E0"/>
    <w:rsid w:val="004B6499"/>
    <w:rsid w:val="004B6A9D"/>
    <w:rsid w:val="004B6BD3"/>
    <w:rsid w:val="004B7355"/>
    <w:rsid w:val="004B7522"/>
    <w:rsid w:val="004B7A6A"/>
    <w:rsid w:val="004B7D2D"/>
    <w:rsid w:val="004C0EE1"/>
    <w:rsid w:val="004C1213"/>
    <w:rsid w:val="004C1498"/>
    <w:rsid w:val="004C3592"/>
    <w:rsid w:val="004C577D"/>
    <w:rsid w:val="004C590E"/>
    <w:rsid w:val="004C5B8F"/>
    <w:rsid w:val="004C7789"/>
    <w:rsid w:val="004C7F65"/>
    <w:rsid w:val="004D0785"/>
    <w:rsid w:val="004D0E50"/>
    <w:rsid w:val="004D17ED"/>
    <w:rsid w:val="004D1ECB"/>
    <w:rsid w:val="004D2E3E"/>
    <w:rsid w:val="004D3290"/>
    <w:rsid w:val="004D3AA7"/>
    <w:rsid w:val="004D46E1"/>
    <w:rsid w:val="004D5678"/>
    <w:rsid w:val="004D5E99"/>
    <w:rsid w:val="004D5F49"/>
    <w:rsid w:val="004D68C6"/>
    <w:rsid w:val="004D6F06"/>
    <w:rsid w:val="004D74F3"/>
    <w:rsid w:val="004D74F5"/>
    <w:rsid w:val="004D7AE3"/>
    <w:rsid w:val="004E061B"/>
    <w:rsid w:val="004E0BE1"/>
    <w:rsid w:val="004E1DAC"/>
    <w:rsid w:val="004E238D"/>
    <w:rsid w:val="004E3484"/>
    <w:rsid w:val="004E3CEA"/>
    <w:rsid w:val="004E3FCC"/>
    <w:rsid w:val="004E4028"/>
    <w:rsid w:val="004E40CB"/>
    <w:rsid w:val="004E40FB"/>
    <w:rsid w:val="004E66D6"/>
    <w:rsid w:val="004E674B"/>
    <w:rsid w:val="004F0445"/>
    <w:rsid w:val="004F0938"/>
    <w:rsid w:val="004F160D"/>
    <w:rsid w:val="004F1B15"/>
    <w:rsid w:val="004F2D29"/>
    <w:rsid w:val="004F2EA7"/>
    <w:rsid w:val="004F37E0"/>
    <w:rsid w:val="004F3CD1"/>
    <w:rsid w:val="004F4500"/>
    <w:rsid w:val="004F4696"/>
    <w:rsid w:val="004F4765"/>
    <w:rsid w:val="004F4B6E"/>
    <w:rsid w:val="004F4B9A"/>
    <w:rsid w:val="004F5173"/>
    <w:rsid w:val="004F6A18"/>
    <w:rsid w:val="004F7091"/>
    <w:rsid w:val="004F7332"/>
    <w:rsid w:val="004F7F0F"/>
    <w:rsid w:val="005039CC"/>
    <w:rsid w:val="00503A25"/>
    <w:rsid w:val="00506D6C"/>
    <w:rsid w:val="0050709C"/>
    <w:rsid w:val="00507503"/>
    <w:rsid w:val="00507C3A"/>
    <w:rsid w:val="00507EC3"/>
    <w:rsid w:val="0051012E"/>
    <w:rsid w:val="00510613"/>
    <w:rsid w:val="00510905"/>
    <w:rsid w:val="005111C1"/>
    <w:rsid w:val="005116A9"/>
    <w:rsid w:val="005123FF"/>
    <w:rsid w:val="00512ED4"/>
    <w:rsid w:val="00512EFF"/>
    <w:rsid w:val="00513755"/>
    <w:rsid w:val="005150CB"/>
    <w:rsid w:val="00515EE4"/>
    <w:rsid w:val="00515F39"/>
    <w:rsid w:val="00520063"/>
    <w:rsid w:val="0052016C"/>
    <w:rsid w:val="005202F6"/>
    <w:rsid w:val="00521425"/>
    <w:rsid w:val="0052160D"/>
    <w:rsid w:val="005217BB"/>
    <w:rsid w:val="005218FF"/>
    <w:rsid w:val="00521EE4"/>
    <w:rsid w:val="005228E4"/>
    <w:rsid w:val="00522A54"/>
    <w:rsid w:val="005238DB"/>
    <w:rsid w:val="0052432C"/>
    <w:rsid w:val="00524916"/>
    <w:rsid w:val="005251DE"/>
    <w:rsid w:val="0052533D"/>
    <w:rsid w:val="00525554"/>
    <w:rsid w:val="00526203"/>
    <w:rsid w:val="00526B2E"/>
    <w:rsid w:val="00527DDE"/>
    <w:rsid w:val="00530212"/>
    <w:rsid w:val="005305BC"/>
    <w:rsid w:val="00530A83"/>
    <w:rsid w:val="00530C22"/>
    <w:rsid w:val="005310BE"/>
    <w:rsid w:val="00532346"/>
    <w:rsid w:val="005332AE"/>
    <w:rsid w:val="00533A32"/>
    <w:rsid w:val="00533AA4"/>
    <w:rsid w:val="00534549"/>
    <w:rsid w:val="00535200"/>
    <w:rsid w:val="0053545F"/>
    <w:rsid w:val="00535FC4"/>
    <w:rsid w:val="0053799E"/>
    <w:rsid w:val="005400E1"/>
    <w:rsid w:val="00540578"/>
    <w:rsid w:val="005407C8"/>
    <w:rsid w:val="00540F64"/>
    <w:rsid w:val="0054112D"/>
    <w:rsid w:val="00542396"/>
    <w:rsid w:val="00542492"/>
    <w:rsid w:val="005430DC"/>
    <w:rsid w:val="00543A2B"/>
    <w:rsid w:val="005444D4"/>
    <w:rsid w:val="00544A99"/>
    <w:rsid w:val="00546C6D"/>
    <w:rsid w:val="005471DE"/>
    <w:rsid w:val="00547974"/>
    <w:rsid w:val="005502BA"/>
    <w:rsid w:val="005503CD"/>
    <w:rsid w:val="00551433"/>
    <w:rsid w:val="0055144C"/>
    <w:rsid w:val="005516C0"/>
    <w:rsid w:val="00551D0C"/>
    <w:rsid w:val="00554663"/>
    <w:rsid w:val="00554ED5"/>
    <w:rsid w:val="00555754"/>
    <w:rsid w:val="00556860"/>
    <w:rsid w:val="005568E4"/>
    <w:rsid w:val="005575B3"/>
    <w:rsid w:val="005576D8"/>
    <w:rsid w:val="00560A5D"/>
    <w:rsid w:val="005610AA"/>
    <w:rsid w:val="005624BF"/>
    <w:rsid w:val="005646F5"/>
    <w:rsid w:val="00565B74"/>
    <w:rsid w:val="00565D38"/>
    <w:rsid w:val="00566E62"/>
    <w:rsid w:val="00567550"/>
    <w:rsid w:val="00570D3B"/>
    <w:rsid w:val="00571F21"/>
    <w:rsid w:val="00572784"/>
    <w:rsid w:val="00573F72"/>
    <w:rsid w:val="00577959"/>
    <w:rsid w:val="00577C7A"/>
    <w:rsid w:val="00577CBD"/>
    <w:rsid w:val="0058051C"/>
    <w:rsid w:val="005810DB"/>
    <w:rsid w:val="00582786"/>
    <w:rsid w:val="005838E4"/>
    <w:rsid w:val="00585A25"/>
    <w:rsid w:val="00586F08"/>
    <w:rsid w:val="00587F60"/>
    <w:rsid w:val="00591246"/>
    <w:rsid w:val="00591909"/>
    <w:rsid w:val="00592026"/>
    <w:rsid w:val="005944C4"/>
    <w:rsid w:val="005959DC"/>
    <w:rsid w:val="00596B84"/>
    <w:rsid w:val="00597126"/>
    <w:rsid w:val="005977DB"/>
    <w:rsid w:val="00597FEB"/>
    <w:rsid w:val="005A0165"/>
    <w:rsid w:val="005A0444"/>
    <w:rsid w:val="005A1178"/>
    <w:rsid w:val="005A1848"/>
    <w:rsid w:val="005A23F8"/>
    <w:rsid w:val="005A30F5"/>
    <w:rsid w:val="005A3BFD"/>
    <w:rsid w:val="005A4B7D"/>
    <w:rsid w:val="005A6FC4"/>
    <w:rsid w:val="005A712C"/>
    <w:rsid w:val="005A77EC"/>
    <w:rsid w:val="005B0C80"/>
    <w:rsid w:val="005B1F3E"/>
    <w:rsid w:val="005B280F"/>
    <w:rsid w:val="005B430A"/>
    <w:rsid w:val="005B43D4"/>
    <w:rsid w:val="005B4E93"/>
    <w:rsid w:val="005B5CA3"/>
    <w:rsid w:val="005B639F"/>
    <w:rsid w:val="005B75AD"/>
    <w:rsid w:val="005B75DA"/>
    <w:rsid w:val="005C0EBE"/>
    <w:rsid w:val="005C0FEB"/>
    <w:rsid w:val="005C15D2"/>
    <w:rsid w:val="005C1B45"/>
    <w:rsid w:val="005C1F96"/>
    <w:rsid w:val="005C2787"/>
    <w:rsid w:val="005C29B1"/>
    <w:rsid w:val="005C4966"/>
    <w:rsid w:val="005C50CF"/>
    <w:rsid w:val="005C53A2"/>
    <w:rsid w:val="005C5F15"/>
    <w:rsid w:val="005C63CB"/>
    <w:rsid w:val="005C6577"/>
    <w:rsid w:val="005C67FE"/>
    <w:rsid w:val="005C6F3C"/>
    <w:rsid w:val="005C73FD"/>
    <w:rsid w:val="005C79D4"/>
    <w:rsid w:val="005C7A59"/>
    <w:rsid w:val="005D1E67"/>
    <w:rsid w:val="005D24D8"/>
    <w:rsid w:val="005D3D70"/>
    <w:rsid w:val="005D3DD0"/>
    <w:rsid w:val="005D4709"/>
    <w:rsid w:val="005D4FAA"/>
    <w:rsid w:val="005D5034"/>
    <w:rsid w:val="005D54D5"/>
    <w:rsid w:val="005D5573"/>
    <w:rsid w:val="005D6762"/>
    <w:rsid w:val="005D7A55"/>
    <w:rsid w:val="005D7CEF"/>
    <w:rsid w:val="005E037E"/>
    <w:rsid w:val="005E078B"/>
    <w:rsid w:val="005E083C"/>
    <w:rsid w:val="005E0ADB"/>
    <w:rsid w:val="005E1858"/>
    <w:rsid w:val="005E1D18"/>
    <w:rsid w:val="005E1FAC"/>
    <w:rsid w:val="005E239E"/>
    <w:rsid w:val="005E30F7"/>
    <w:rsid w:val="005E3358"/>
    <w:rsid w:val="005E33A8"/>
    <w:rsid w:val="005E3747"/>
    <w:rsid w:val="005E3AAF"/>
    <w:rsid w:val="005E42EE"/>
    <w:rsid w:val="005E6159"/>
    <w:rsid w:val="005E6C47"/>
    <w:rsid w:val="005F0661"/>
    <w:rsid w:val="005F0A0B"/>
    <w:rsid w:val="005F1BAF"/>
    <w:rsid w:val="005F256A"/>
    <w:rsid w:val="005F368D"/>
    <w:rsid w:val="005F386E"/>
    <w:rsid w:val="005F3872"/>
    <w:rsid w:val="005F5F32"/>
    <w:rsid w:val="005F62B9"/>
    <w:rsid w:val="005F6554"/>
    <w:rsid w:val="005F6D2D"/>
    <w:rsid w:val="005F7A30"/>
    <w:rsid w:val="00600FBE"/>
    <w:rsid w:val="00600FCA"/>
    <w:rsid w:val="00601283"/>
    <w:rsid w:val="00601E8D"/>
    <w:rsid w:val="00602FB8"/>
    <w:rsid w:val="006046CB"/>
    <w:rsid w:val="006048C4"/>
    <w:rsid w:val="00607F6C"/>
    <w:rsid w:val="00610757"/>
    <w:rsid w:val="00611391"/>
    <w:rsid w:val="00611AF7"/>
    <w:rsid w:val="00611DCC"/>
    <w:rsid w:val="006126FD"/>
    <w:rsid w:val="006132CA"/>
    <w:rsid w:val="006141AD"/>
    <w:rsid w:val="00614BF1"/>
    <w:rsid w:val="0061543C"/>
    <w:rsid w:val="0061589A"/>
    <w:rsid w:val="00615CC5"/>
    <w:rsid w:val="00616078"/>
    <w:rsid w:val="00616B76"/>
    <w:rsid w:val="00617977"/>
    <w:rsid w:val="00617A21"/>
    <w:rsid w:val="00617AAA"/>
    <w:rsid w:val="00620451"/>
    <w:rsid w:val="00620846"/>
    <w:rsid w:val="006209FD"/>
    <w:rsid w:val="00620E21"/>
    <w:rsid w:val="0062136F"/>
    <w:rsid w:val="0062161E"/>
    <w:rsid w:val="00621A7F"/>
    <w:rsid w:val="0062379A"/>
    <w:rsid w:val="00623CC9"/>
    <w:rsid w:val="0062404F"/>
    <w:rsid w:val="006250BC"/>
    <w:rsid w:val="00625247"/>
    <w:rsid w:val="0062554D"/>
    <w:rsid w:val="00626403"/>
    <w:rsid w:val="00627482"/>
    <w:rsid w:val="00627C69"/>
    <w:rsid w:val="00630A52"/>
    <w:rsid w:val="00631F3B"/>
    <w:rsid w:val="006326C7"/>
    <w:rsid w:val="00633262"/>
    <w:rsid w:val="006332AF"/>
    <w:rsid w:val="00633D74"/>
    <w:rsid w:val="00634EE7"/>
    <w:rsid w:val="006358B4"/>
    <w:rsid w:val="00635AE4"/>
    <w:rsid w:val="00636DFE"/>
    <w:rsid w:val="006406F5"/>
    <w:rsid w:val="006420A0"/>
    <w:rsid w:val="0064247C"/>
    <w:rsid w:val="006431D2"/>
    <w:rsid w:val="006440CE"/>
    <w:rsid w:val="00644A36"/>
    <w:rsid w:val="006454D2"/>
    <w:rsid w:val="0064590C"/>
    <w:rsid w:val="00645EB8"/>
    <w:rsid w:val="00646406"/>
    <w:rsid w:val="006465DE"/>
    <w:rsid w:val="00647841"/>
    <w:rsid w:val="006501E2"/>
    <w:rsid w:val="00650508"/>
    <w:rsid w:val="00650E48"/>
    <w:rsid w:val="0065167E"/>
    <w:rsid w:val="006516BD"/>
    <w:rsid w:val="0065262A"/>
    <w:rsid w:val="006528BD"/>
    <w:rsid w:val="006535C4"/>
    <w:rsid w:val="00654FC4"/>
    <w:rsid w:val="00655C98"/>
    <w:rsid w:val="00655F60"/>
    <w:rsid w:val="0065640E"/>
    <w:rsid w:val="00660590"/>
    <w:rsid w:val="00660630"/>
    <w:rsid w:val="006617BC"/>
    <w:rsid w:val="00661C46"/>
    <w:rsid w:val="00662F28"/>
    <w:rsid w:val="00664757"/>
    <w:rsid w:val="006655E2"/>
    <w:rsid w:val="006657B2"/>
    <w:rsid w:val="006664AC"/>
    <w:rsid w:val="006665D0"/>
    <w:rsid w:val="00667B49"/>
    <w:rsid w:val="00667B7C"/>
    <w:rsid w:val="006707C7"/>
    <w:rsid w:val="00670AED"/>
    <w:rsid w:val="00671C1C"/>
    <w:rsid w:val="00672D47"/>
    <w:rsid w:val="00672F46"/>
    <w:rsid w:val="00673676"/>
    <w:rsid w:val="00673E14"/>
    <w:rsid w:val="006747C8"/>
    <w:rsid w:val="006749F1"/>
    <w:rsid w:val="0067600C"/>
    <w:rsid w:val="00676382"/>
    <w:rsid w:val="00676389"/>
    <w:rsid w:val="00677A47"/>
    <w:rsid w:val="00681D9E"/>
    <w:rsid w:val="00682D65"/>
    <w:rsid w:val="00683783"/>
    <w:rsid w:val="00683D1E"/>
    <w:rsid w:val="00685290"/>
    <w:rsid w:val="006852D3"/>
    <w:rsid w:val="00686366"/>
    <w:rsid w:val="006900E5"/>
    <w:rsid w:val="006905EE"/>
    <w:rsid w:val="00690646"/>
    <w:rsid w:val="00691360"/>
    <w:rsid w:val="00691756"/>
    <w:rsid w:val="00692061"/>
    <w:rsid w:val="0069215F"/>
    <w:rsid w:val="00692735"/>
    <w:rsid w:val="00692E6E"/>
    <w:rsid w:val="00693B7C"/>
    <w:rsid w:val="00694631"/>
    <w:rsid w:val="0069659C"/>
    <w:rsid w:val="0069698F"/>
    <w:rsid w:val="00696B64"/>
    <w:rsid w:val="00696D61"/>
    <w:rsid w:val="00697D7F"/>
    <w:rsid w:val="00697EDF"/>
    <w:rsid w:val="006A12AE"/>
    <w:rsid w:val="006A1463"/>
    <w:rsid w:val="006A17E9"/>
    <w:rsid w:val="006A21BF"/>
    <w:rsid w:val="006A2220"/>
    <w:rsid w:val="006A4CB2"/>
    <w:rsid w:val="006A4CED"/>
    <w:rsid w:val="006A6B37"/>
    <w:rsid w:val="006B0B8D"/>
    <w:rsid w:val="006B17DF"/>
    <w:rsid w:val="006B1B98"/>
    <w:rsid w:val="006B1DA3"/>
    <w:rsid w:val="006B37F6"/>
    <w:rsid w:val="006B38C4"/>
    <w:rsid w:val="006B3A34"/>
    <w:rsid w:val="006B3E2B"/>
    <w:rsid w:val="006B4004"/>
    <w:rsid w:val="006B41CE"/>
    <w:rsid w:val="006B4283"/>
    <w:rsid w:val="006B49EA"/>
    <w:rsid w:val="006B635E"/>
    <w:rsid w:val="006B66E0"/>
    <w:rsid w:val="006B6C7B"/>
    <w:rsid w:val="006B75C7"/>
    <w:rsid w:val="006C0EA0"/>
    <w:rsid w:val="006C1978"/>
    <w:rsid w:val="006C1D05"/>
    <w:rsid w:val="006C232A"/>
    <w:rsid w:val="006C6E2E"/>
    <w:rsid w:val="006C6FAC"/>
    <w:rsid w:val="006D04C9"/>
    <w:rsid w:val="006D18A4"/>
    <w:rsid w:val="006D1DCA"/>
    <w:rsid w:val="006D2CB4"/>
    <w:rsid w:val="006D4E12"/>
    <w:rsid w:val="006D592E"/>
    <w:rsid w:val="006D68AF"/>
    <w:rsid w:val="006D7356"/>
    <w:rsid w:val="006D7542"/>
    <w:rsid w:val="006E0343"/>
    <w:rsid w:val="006E1058"/>
    <w:rsid w:val="006E1142"/>
    <w:rsid w:val="006E11C5"/>
    <w:rsid w:val="006E134B"/>
    <w:rsid w:val="006E1BF2"/>
    <w:rsid w:val="006E2A2F"/>
    <w:rsid w:val="006E2D2B"/>
    <w:rsid w:val="006E3560"/>
    <w:rsid w:val="006E4B35"/>
    <w:rsid w:val="006E5A91"/>
    <w:rsid w:val="006E6474"/>
    <w:rsid w:val="006E6514"/>
    <w:rsid w:val="006E6F9D"/>
    <w:rsid w:val="006E7319"/>
    <w:rsid w:val="006E7345"/>
    <w:rsid w:val="006F00FB"/>
    <w:rsid w:val="006F5880"/>
    <w:rsid w:val="006F5DF1"/>
    <w:rsid w:val="006F609F"/>
    <w:rsid w:val="006F79C4"/>
    <w:rsid w:val="00700B40"/>
    <w:rsid w:val="00701128"/>
    <w:rsid w:val="00701992"/>
    <w:rsid w:val="007056EF"/>
    <w:rsid w:val="00705938"/>
    <w:rsid w:val="00705971"/>
    <w:rsid w:val="00705F47"/>
    <w:rsid w:val="00706284"/>
    <w:rsid w:val="0070720D"/>
    <w:rsid w:val="007075FB"/>
    <w:rsid w:val="00707718"/>
    <w:rsid w:val="00707DC4"/>
    <w:rsid w:val="00707E85"/>
    <w:rsid w:val="00710449"/>
    <w:rsid w:val="00710877"/>
    <w:rsid w:val="00710B46"/>
    <w:rsid w:val="00710CCF"/>
    <w:rsid w:val="00712F18"/>
    <w:rsid w:val="00713508"/>
    <w:rsid w:val="00713D28"/>
    <w:rsid w:val="007149DA"/>
    <w:rsid w:val="00715543"/>
    <w:rsid w:val="00715D91"/>
    <w:rsid w:val="007163FA"/>
    <w:rsid w:val="00716448"/>
    <w:rsid w:val="007168D2"/>
    <w:rsid w:val="00717E84"/>
    <w:rsid w:val="00720AD8"/>
    <w:rsid w:val="007225B9"/>
    <w:rsid w:val="007229CF"/>
    <w:rsid w:val="00722C3F"/>
    <w:rsid w:val="00722C9B"/>
    <w:rsid w:val="007234E3"/>
    <w:rsid w:val="00723519"/>
    <w:rsid w:val="007240E6"/>
    <w:rsid w:val="0072437A"/>
    <w:rsid w:val="007248E9"/>
    <w:rsid w:val="007249AB"/>
    <w:rsid w:val="00724EEE"/>
    <w:rsid w:val="007252C6"/>
    <w:rsid w:val="0072667F"/>
    <w:rsid w:val="00727BDB"/>
    <w:rsid w:val="00730413"/>
    <w:rsid w:val="00730BED"/>
    <w:rsid w:val="00731616"/>
    <w:rsid w:val="00731AB4"/>
    <w:rsid w:val="00732A2C"/>
    <w:rsid w:val="007354C9"/>
    <w:rsid w:val="007421AB"/>
    <w:rsid w:val="007422D7"/>
    <w:rsid w:val="0074265D"/>
    <w:rsid w:val="0074331F"/>
    <w:rsid w:val="007438E1"/>
    <w:rsid w:val="00743BF3"/>
    <w:rsid w:val="007443E1"/>
    <w:rsid w:val="0074442F"/>
    <w:rsid w:val="007448F3"/>
    <w:rsid w:val="00746B0C"/>
    <w:rsid w:val="00746D0A"/>
    <w:rsid w:val="007502C2"/>
    <w:rsid w:val="007504A0"/>
    <w:rsid w:val="00750F05"/>
    <w:rsid w:val="00751093"/>
    <w:rsid w:val="00751380"/>
    <w:rsid w:val="00751C55"/>
    <w:rsid w:val="00751F61"/>
    <w:rsid w:val="007526F9"/>
    <w:rsid w:val="00752993"/>
    <w:rsid w:val="00752A17"/>
    <w:rsid w:val="00753490"/>
    <w:rsid w:val="007537C7"/>
    <w:rsid w:val="00753AF8"/>
    <w:rsid w:val="00754535"/>
    <w:rsid w:val="0075470C"/>
    <w:rsid w:val="00754964"/>
    <w:rsid w:val="00754A0F"/>
    <w:rsid w:val="00755FCB"/>
    <w:rsid w:val="0075662D"/>
    <w:rsid w:val="00756B34"/>
    <w:rsid w:val="007574BE"/>
    <w:rsid w:val="00757791"/>
    <w:rsid w:val="007601D6"/>
    <w:rsid w:val="007602F9"/>
    <w:rsid w:val="007607EB"/>
    <w:rsid w:val="0076110E"/>
    <w:rsid w:val="00761AD2"/>
    <w:rsid w:val="0076387B"/>
    <w:rsid w:val="007639A0"/>
    <w:rsid w:val="007646B6"/>
    <w:rsid w:val="00764C67"/>
    <w:rsid w:val="0076534C"/>
    <w:rsid w:val="00765D74"/>
    <w:rsid w:val="00766683"/>
    <w:rsid w:val="0076679A"/>
    <w:rsid w:val="00767F56"/>
    <w:rsid w:val="0077057A"/>
    <w:rsid w:val="007709A5"/>
    <w:rsid w:val="0077261B"/>
    <w:rsid w:val="007727A7"/>
    <w:rsid w:val="00774FE6"/>
    <w:rsid w:val="0077771A"/>
    <w:rsid w:val="0078127C"/>
    <w:rsid w:val="0078157A"/>
    <w:rsid w:val="00781A08"/>
    <w:rsid w:val="00781A3D"/>
    <w:rsid w:val="0078350F"/>
    <w:rsid w:val="00783BB1"/>
    <w:rsid w:val="00785229"/>
    <w:rsid w:val="00786A3B"/>
    <w:rsid w:val="00786A8D"/>
    <w:rsid w:val="0078746E"/>
    <w:rsid w:val="007904B4"/>
    <w:rsid w:val="00790AB8"/>
    <w:rsid w:val="00791063"/>
    <w:rsid w:val="0079135C"/>
    <w:rsid w:val="0079149B"/>
    <w:rsid w:val="00791B3D"/>
    <w:rsid w:val="007948D2"/>
    <w:rsid w:val="007951BC"/>
    <w:rsid w:val="007953D2"/>
    <w:rsid w:val="00795B20"/>
    <w:rsid w:val="007962D7"/>
    <w:rsid w:val="0079659E"/>
    <w:rsid w:val="007968BC"/>
    <w:rsid w:val="00796A0E"/>
    <w:rsid w:val="00796FC4"/>
    <w:rsid w:val="00797A99"/>
    <w:rsid w:val="007A059A"/>
    <w:rsid w:val="007A0848"/>
    <w:rsid w:val="007A10A0"/>
    <w:rsid w:val="007A1CA1"/>
    <w:rsid w:val="007A3046"/>
    <w:rsid w:val="007A51F4"/>
    <w:rsid w:val="007A650D"/>
    <w:rsid w:val="007A6E9E"/>
    <w:rsid w:val="007A7D09"/>
    <w:rsid w:val="007B0D26"/>
    <w:rsid w:val="007B1232"/>
    <w:rsid w:val="007B13D6"/>
    <w:rsid w:val="007B1950"/>
    <w:rsid w:val="007B291E"/>
    <w:rsid w:val="007B29A8"/>
    <w:rsid w:val="007B2A71"/>
    <w:rsid w:val="007B2BB0"/>
    <w:rsid w:val="007B3C9C"/>
    <w:rsid w:val="007B428B"/>
    <w:rsid w:val="007B4929"/>
    <w:rsid w:val="007B4E5D"/>
    <w:rsid w:val="007B563E"/>
    <w:rsid w:val="007B5720"/>
    <w:rsid w:val="007B5772"/>
    <w:rsid w:val="007B5F56"/>
    <w:rsid w:val="007B5FBF"/>
    <w:rsid w:val="007B77EC"/>
    <w:rsid w:val="007C038F"/>
    <w:rsid w:val="007C09F3"/>
    <w:rsid w:val="007C0DF0"/>
    <w:rsid w:val="007C351E"/>
    <w:rsid w:val="007C45D6"/>
    <w:rsid w:val="007C4E0A"/>
    <w:rsid w:val="007C589A"/>
    <w:rsid w:val="007C5F31"/>
    <w:rsid w:val="007C74DF"/>
    <w:rsid w:val="007C75C4"/>
    <w:rsid w:val="007D08AB"/>
    <w:rsid w:val="007D1687"/>
    <w:rsid w:val="007D2339"/>
    <w:rsid w:val="007D25F3"/>
    <w:rsid w:val="007D299A"/>
    <w:rsid w:val="007D33C9"/>
    <w:rsid w:val="007D4975"/>
    <w:rsid w:val="007E0131"/>
    <w:rsid w:val="007E0513"/>
    <w:rsid w:val="007E0B2F"/>
    <w:rsid w:val="007E22A2"/>
    <w:rsid w:val="007E2E89"/>
    <w:rsid w:val="007E4BE8"/>
    <w:rsid w:val="007E53B8"/>
    <w:rsid w:val="007E579C"/>
    <w:rsid w:val="007E6033"/>
    <w:rsid w:val="007E6120"/>
    <w:rsid w:val="007E7B20"/>
    <w:rsid w:val="007F14A9"/>
    <w:rsid w:val="007F1666"/>
    <w:rsid w:val="007F1B4B"/>
    <w:rsid w:val="007F3270"/>
    <w:rsid w:val="00800DAE"/>
    <w:rsid w:val="00801341"/>
    <w:rsid w:val="008019CB"/>
    <w:rsid w:val="00801DE1"/>
    <w:rsid w:val="00801F3D"/>
    <w:rsid w:val="008023FB"/>
    <w:rsid w:val="008025B1"/>
    <w:rsid w:val="00802955"/>
    <w:rsid w:val="0080304A"/>
    <w:rsid w:val="008040E3"/>
    <w:rsid w:val="0080427D"/>
    <w:rsid w:val="008043A5"/>
    <w:rsid w:val="0080493C"/>
    <w:rsid w:val="00804A0E"/>
    <w:rsid w:val="00804E4E"/>
    <w:rsid w:val="00807823"/>
    <w:rsid w:val="00807845"/>
    <w:rsid w:val="00810722"/>
    <w:rsid w:val="0081153E"/>
    <w:rsid w:val="008122BD"/>
    <w:rsid w:val="00813AEF"/>
    <w:rsid w:val="00815D35"/>
    <w:rsid w:val="0081713C"/>
    <w:rsid w:val="008206EC"/>
    <w:rsid w:val="00820BF0"/>
    <w:rsid w:val="00820EE6"/>
    <w:rsid w:val="008219D0"/>
    <w:rsid w:val="00822F8D"/>
    <w:rsid w:val="008230B6"/>
    <w:rsid w:val="00823398"/>
    <w:rsid w:val="00823DE0"/>
    <w:rsid w:val="00823FA3"/>
    <w:rsid w:val="008273AC"/>
    <w:rsid w:val="008274C6"/>
    <w:rsid w:val="00827BDA"/>
    <w:rsid w:val="008304C2"/>
    <w:rsid w:val="00830B35"/>
    <w:rsid w:val="00831195"/>
    <w:rsid w:val="008326D4"/>
    <w:rsid w:val="008330A6"/>
    <w:rsid w:val="00833465"/>
    <w:rsid w:val="00833D0E"/>
    <w:rsid w:val="00833F1A"/>
    <w:rsid w:val="00834E7E"/>
    <w:rsid w:val="00835BFF"/>
    <w:rsid w:val="008362A7"/>
    <w:rsid w:val="00836F2E"/>
    <w:rsid w:val="008377CA"/>
    <w:rsid w:val="00840AD6"/>
    <w:rsid w:val="00840D9B"/>
    <w:rsid w:val="008419A0"/>
    <w:rsid w:val="00841B51"/>
    <w:rsid w:val="00842C54"/>
    <w:rsid w:val="00842F6E"/>
    <w:rsid w:val="0084424D"/>
    <w:rsid w:val="0084432B"/>
    <w:rsid w:val="0084546B"/>
    <w:rsid w:val="008464B8"/>
    <w:rsid w:val="00847A10"/>
    <w:rsid w:val="0085045D"/>
    <w:rsid w:val="00850510"/>
    <w:rsid w:val="00850EA5"/>
    <w:rsid w:val="00851FE5"/>
    <w:rsid w:val="00852803"/>
    <w:rsid w:val="00852A92"/>
    <w:rsid w:val="00852D28"/>
    <w:rsid w:val="00852E78"/>
    <w:rsid w:val="00854149"/>
    <w:rsid w:val="00854BBE"/>
    <w:rsid w:val="00855AA3"/>
    <w:rsid w:val="00856720"/>
    <w:rsid w:val="00856D0A"/>
    <w:rsid w:val="00857B85"/>
    <w:rsid w:val="00857BD6"/>
    <w:rsid w:val="0086000C"/>
    <w:rsid w:val="00860B4D"/>
    <w:rsid w:val="00860BD9"/>
    <w:rsid w:val="008614C2"/>
    <w:rsid w:val="00862082"/>
    <w:rsid w:val="00864249"/>
    <w:rsid w:val="00864C9D"/>
    <w:rsid w:val="008655FA"/>
    <w:rsid w:val="00865986"/>
    <w:rsid w:val="00866DBC"/>
    <w:rsid w:val="00867886"/>
    <w:rsid w:val="00867A10"/>
    <w:rsid w:val="00870A37"/>
    <w:rsid w:val="00871519"/>
    <w:rsid w:val="008732CE"/>
    <w:rsid w:val="008739B1"/>
    <w:rsid w:val="00873A98"/>
    <w:rsid w:val="00873E85"/>
    <w:rsid w:val="00875409"/>
    <w:rsid w:val="008760DB"/>
    <w:rsid w:val="00876B01"/>
    <w:rsid w:val="008810D2"/>
    <w:rsid w:val="00881CC0"/>
    <w:rsid w:val="008830EA"/>
    <w:rsid w:val="00883954"/>
    <w:rsid w:val="00885210"/>
    <w:rsid w:val="00885A3D"/>
    <w:rsid w:val="00887530"/>
    <w:rsid w:val="00890870"/>
    <w:rsid w:val="00890F4E"/>
    <w:rsid w:val="00890FC7"/>
    <w:rsid w:val="008919D6"/>
    <w:rsid w:val="00892240"/>
    <w:rsid w:val="008924B1"/>
    <w:rsid w:val="00892D50"/>
    <w:rsid w:val="00893F12"/>
    <w:rsid w:val="008951E4"/>
    <w:rsid w:val="008954AA"/>
    <w:rsid w:val="00897B86"/>
    <w:rsid w:val="00897CA5"/>
    <w:rsid w:val="00897EA6"/>
    <w:rsid w:val="008A080D"/>
    <w:rsid w:val="008A4152"/>
    <w:rsid w:val="008A4C96"/>
    <w:rsid w:val="008A538C"/>
    <w:rsid w:val="008A5B3F"/>
    <w:rsid w:val="008A5D60"/>
    <w:rsid w:val="008A6D17"/>
    <w:rsid w:val="008A70F5"/>
    <w:rsid w:val="008A744D"/>
    <w:rsid w:val="008B08A6"/>
    <w:rsid w:val="008B0CD8"/>
    <w:rsid w:val="008B147A"/>
    <w:rsid w:val="008B19E9"/>
    <w:rsid w:val="008B1A73"/>
    <w:rsid w:val="008B260A"/>
    <w:rsid w:val="008B2E0C"/>
    <w:rsid w:val="008B34BC"/>
    <w:rsid w:val="008B40AC"/>
    <w:rsid w:val="008B4A24"/>
    <w:rsid w:val="008B520B"/>
    <w:rsid w:val="008B746E"/>
    <w:rsid w:val="008B7908"/>
    <w:rsid w:val="008C0707"/>
    <w:rsid w:val="008C109A"/>
    <w:rsid w:val="008C2600"/>
    <w:rsid w:val="008C2752"/>
    <w:rsid w:val="008C3195"/>
    <w:rsid w:val="008C32A7"/>
    <w:rsid w:val="008C442C"/>
    <w:rsid w:val="008C5429"/>
    <w:rsid w:val="008C5736"/>
    <w:rsid w:val="008C5744"/>
    <w:rsid w:val="008C5D61"/>
    <w:rsid w:val="008C653C"/>
    <w:rsid w:val="008C660E"/>
    <w:rsid w:val="008C6D01"/>
    <w:rsid w:val="008C7D54"/>
    <w:rsid w:val="008D0773"/>
    <w:rsid w:val="008D11F9"/>
    <w:rsid w:val="008D2FAE"/>
    <w:rsid w:val="008D35BF"/>
    <w:rsid w:val="008D3794"/>
    <w:rsid w:val="008D41F1"/>
    <w:rsid w:val="008D4B8C"/>
    <w:rsid w:val="008D600F"/>
    <w:rsid w:val="008D68B9"/>
    <w:rsid w:val="008D7F4D"/>
    <w:rsid w:val="008E0215"/>
    <w:rsid w:val="008E106D"/>
    <w:rsid w:val="008E1423"/>
    <w:rsid w:val="008E1466"/>
    <w:rsid w:val="008E2577"/>
    <w:rsid w:val="008E5A09"/>
    <w:rsid w:val="008E69F5"/>
    <w:rsid w:val="008E7786"/>
    <w:rsid w:val="008F0B0F"/>
    <w:rsid w:val="008F1085"/>
    <w:rsid w:val="008F1116"/>
    <w:rsid w:val="008F2556"/>
    <w:rsid w:val="008F267A"/>
    <w:rsid w:val="008F5550"/>
    <w:rsid w:val="008F57F7"/>
    <w:rsid w:val="008F59B4"/>
    <w:rsid w:val="008F6573"/>
    <w:rsid w:val="008F753D"/>
    <w:rsid w:val="008F77BD"/>
    <w:rsid w:val="00900223"/>
    <w:rsid w:val="00900DF5"/>
    <w:rsid w:val="00901326"/>
    <w:rsid w:val="009015E7"/>
    <w:rsid w:val="00902674"/>
    <w:rsid w:val="00902BAE"/>
    <w:rsid w:val="009038AA"/>
    <w:rsid w:val="00903BE0"/>
    <w:rsid w:val="00904669"/>
    <w:rsid w:val="009056EF"/>
    <w:rsid w:val="00905DE3"/>
    <w:rsid w:val="00907F29"/>
    <w:rsid w:val="009106DB"/>
    <w:rsid w:val="009122D3"/>
    <w:rsid w:val="00912990"/>
    <w:rsid w:val="00912E94"/>
    <w:rsid w:val="0091455D"/>
    <w:rsid w:val="00914972"/>
    <w:rsid w:val="00914974"/>
    <w:rsid w:val="009149F8"/>
    <w:rsid w:val="009210B0"/>
    <w:rsid w:val="00921809"/>
    <w:rsid w:val="00921C92"/>
    <w:rsid w:val="00923CD7"/>
    <w:rsid w:val="00924E94"/>
    <w:rsid w:val="00924EAD"/>
    <w:rsid w:val="00924FD8"/>
    <w:rsid w:val="00925AAC"/>
    <w:rsid w:val="009260C3"/>
    <w:rsid w:val="00926BA4"/>
    <w:rsid w:val="00927A4A"/>
    <w:rsid w:val="00927C87"/>
    <w:rsid w:val="00927F69"/>
    <w:rsid w:val="0093044D"/>
    <w:rsid w:val="00931D26"/>
    <w:rsid w:val="00933068"/>
    <w:rsid w:val="0093396A"/>
    <w:rsid w:val="00933D77"/>
    <w:rsid w:val="0093479B"/>
    <w:rsid w:val="009349B4"/>
    <w:rsid w:val="0093590A"/>
    <w:rsid w:val="00935E3D"/>
    <w:rsid w:val="00936AE2"/>
    <w:rsid w:val="00936B29"/>
    <w:rsid w:val="00936CFB"/>
    <w:rsid w:val="00936EF8"/>
    <w:rsid w:val="009370EE"/>
    <w:rsid w:val="009375B9"/>
    <w:rsid w:val="00937C28"/>
    <w:rsid w:val="00940231"/>
    <w:rsid w:val="00941220"/>
    <w:rsid w:val="00941BAA"/>
    <w:rsid w:val="009442A9"/>
    <w:rsid w:val="0094442A"/>
    <w:rsid w:val="00944D24"/>
    <w:rsid w:val="00946C67"/>
    <w:rsid w:val="009470DA"/>
    <w:rsid w:val="0094776C"/>
    <w:rsid w:val="00950233"/>
    <w:rsid w:val="00950FA9"/>
    <w:rsid w:val="00952532"/>
    <w:rsid w:val="00952C3B"/>
    <w:rsid w:val="0095398A"/>
    <w:rsid w:val="0095585B"/>
    <w:rsid w:val="00955BF0"/>
    <w:rsid w:val="009561C3"/>
    <w:rsid w:val="009569D5"/>
    <w:rsid w:val="009573AF"/>
    <w:rsid w:val="009601C4"/>
    <w:rsid w:val="00961648"/>
    <w:rsid w:val="00961826"/>
    <w:rsid w:val="0096227B"/>
    <w:rsid w:val="009636FA"/>
    <w:rsid w:val="00964ABA"/>
    <w:rsid w:val="009656D8"/>
    <w:rsid w:val="009673A5"/>
    <w:rsid w:val="00967A9C"/>
    <w:rsid w:val="0097238E"/>
    <w:rsid w:val="009730DB"/>
    <w:rsid w:val="00973576"/>
    <w:rsid w:val="00973DC7"/>
    <w:rsid w:val="0097455E"/>
    <w:rsid w:val="00974639"/>
    <w:rsid w:val="00974E4D"/>
    <w:rsid w:val="00976408"/>
    <w:rsid w:val="009770C8"/>
    <w:rsid w:val="009770F2"/>
    <w:rsid w:val="00977E92"/>
    <w:rsid w:val="00980469"/>
    <w:rsid w:val="00980D02"/>
    <w:rsid w:val="009814B0"/>
    <w:rsid w:val="00982335"/>
    <w:rsid w:val="00982874"/>
    <w:rsid w:val="009835EB"/>
    <w:rsid w:val="00985326"/>
    <w:rsid w:val="00985E06"/>
    <w:rsid w:val="00986626"/>
    <w:rsid w:val="00987029"/>
    <w:rsid w:val="009872F8"/>
    <w:rsid w:val="009901FD"/>
    <w:rsid w:val="009906EA"/>
    <w:rsid w:val="00990EB3"/>
    <w:rsid w:val="00991323"/>
    <w:rsid w:val="009913BB"/>
    <w:rsid w:val="00992213"/>
    <w:rsid w:val="00992296"/>
    <w:rsid w:val="009927C3"/>
    <w:rsid w:val="00992CC0"/>
    <w:rsid w:val="009939E5"/>
    <w:rsid w:val="009943F4"/>
    <w:rsid w:val="00996357"/>
    <w:rsid w:val="009965CE"/>
    <w:rsid w:val="00996780"/>
    <w:rsid w:val="00996898"/>
    <w:rsid w:val="00997903"/>
    <w:rsid w:val="00997AC6"/>
    <w:rsid w:val="00997EC0"/>
    <w:rsid w:val="009A14D9"/>
    <w:rsid w:val="009A1970"/>
    <w:rsid w:val="009A308A"/>
    <w:rsid w:val="009A412E"/>
    <w:rsid w:val="009A4F98"/>
    <w:rsid w:val="009A572C"/>
    <w:rsid w:val="009A5DFC"/>
    <w:rsid w:val="009A6E3B"/>
    <w:rsid w:val="009B06AC"/>
    <w:rsid w:val="009B0A49"/>
    <w:rsid w:val="009B0F7C"/>
    <w:rsid w:val="009B2094"/>
    <w:rsid w:val="009B2473"/>
    <w:rsid w:val="009B2D90"/>
    <w:rsid w:val="009B3E84"/>
    <w:rsid w:val="009B535B"/>
    <w:rsid w:val="009B6D51"/>
    <w:rsid w:val="009B711D"/>
    <w:rsid w:val="009B762B"/>
    <w:rsid w:val="009B7849"/>
    <w:rsid w:val="009C03DD"/>
    <w:rsid w:val="009C0952"/>
    <w:rsid w:val="009C192D"/>
    <w:rsid w:val="009C266D"/>
    <w:rsid w:val="009C457A"/>
    <w:rsid w:val="009C6608"/>
    <w:rsid w:val="009C6987"/>
    <w:rsid w:val="009D02AF"/>
    <w:rsid w:val="009D052A"/>
    <w:rsid w:val="009D1203"/>
    <w:rsid w:val="009D147C"/>
    <w:rsid w:val="009D180F"/>
    <w:rsid w:val="009D1D73"/>
    <w:rsid w:val="009D40EE"/>
    <w:rsid w:val="009D51D9"/>
    <w:rsid w:val="009D524F"/>
    <w:rsid w:val="009D61D7"/>
    <w:rsid w:val="009D62DC"/>
    <w:rsid w:val="009D65F3"/>
    <w:rsid w:val="009D6656"/>
    <w:rsid w:val="009D6C60"/>
    <w:rsid w:val="009D6DB4"/>
    <w:rsid w:val="009D6F2A"/>
    <w:rsid w:val="009D78F5"/>
    <w:rsid w:val="009E14A3"/>
    <w:rsid w:val="009E278E"/>
    <w:rsid w:val="009E2EFD"/>
    <w:rsid w:val="009E3166"/>
    <w:rsid w:val="009E350C"/>
    <w:rsid w:val="009E3826"/>
    <w:rsid w:val="009E39EF"/>
    <w:rsid w:val="009E3EFC"/>
    <w:rsid w:val="009E42C3"/>
    <w:rsid w:val="009E520F"/>
    <w:rsid w:val="009F10B0"/>
    <w:rsid w:val="009F1A56"/>
    <w:rsid w:val="009F1F6A"/>
    <w:rsid w:val="009F28F4"/>
    <w:rsid w:val="009F3458"/>
    <w:rsid w:val="009F48C3"/>
    <w:rsid w:val="009F5BAF"/>
    <w:rsid w:val="009F6359"/>
    <w:rsid w:val="009F63D7"/>
    <w:rsid w:val="009F7123"/>
    <w:rsid w:val="00A016F5"/>
    <w:rsid w:val="00A026E1"/>
    <w:rsid w:val="00A02A75"/>
    <w:rsid w:val="00A0389A"/>
    <w:rsid w:val="00A03D42"/>
    <w:rsid w:val="00A03ED6"/>
    <w:rsid w:val="00A04B00"/>
    <w:rsid w:val="00A056C8"/>
    <w:rsid w:val="00A05858"/>
    <w:rsid w:val="00A06001"/>
    <w:rsid w:val="00A0664E"/>
    <w:rsid w:val="00A06D84"/>
    <w:rsid w:val="00A0767D"/>
    <w:rsid w:val="00A103FF"/>
    <w:rsid w:val="00A1075C"/>
    <w:rsid w:val="00A13C26"/>
    <w:rsid w:val="00A15753"/>
    <w:rsid w:val="00A15B8E"/>
    <w:rsid w:val="00A168F7"/>
    <w:rsid w:val="00A17744"/>
    <w:rsid w:val="00A20F63"/>
    <w:rsid w:val="00A21256"/>
    <w:rsid w:val="00A2162E"/>
    <w:rsid w:val="00A2178A"/>
    <w:rsid w:val="00A22207"/>
    <w:rsid w:val="00A22919"/>
    <w:rsid w:val="00A23E46"/>
    <w:rsid w:val="00A23FDF"/>
    <w:rsid w:val="00A24B01"/>
    <w:rsid w:val="00A24B58"/>
    <w:rsid w:val="00A266BC"/>
    <w:rsid w:val="00A2705E"/>
    <w:rsid w:val="00A27980"/>
    <w:rsid w:val="00A30B75"/>
    <w:rsid w:val="00A3169B"/>
    <w:rsid w:val="00A31C89"/>
    <w:rsid w:val="00A31F60"/>
    <w:rsid w:val="00A32C93"/>
    <w:rsid w:val="00A334E5"/>
    <w:rsid w:val="00A34648"/>
    <w:rsid w:val="00A34C05"/>
    <w:rsid w:val="00A34C58"/>
    <w:rsid w:val="00A36214"/>
    <w:rsid w:val="00A36495"/>
    <w:rsid w:val="00A36B68"/>
    <w:rsid w:val="00A36C21"/>
    <w:rsid w:val="00A37D40"/>
    <w:rsid w:val="00A37E08"/>
    <w:rsid w:val="00A41A2F"/>
    <w:rsid w:val="00A41C95"/>
    <w:rsid w:val="00A42217"/>
    <w:rsid w:val="00A435B2"/>
    <w:rsid w:val="00A44076"/>
    <w:rsid w:val="00A44B27"/>
    <w:rsid w:val="00A44F05"/>
    <w:rsid w:val="00A45121"/>
    <w:rsid w:val="00A470AB"/>
    <w:rsid w:val="00A47719"/>
    <w:rsid w:val="00A47A1D"/>
    <w:rsid w:val="00A517AA"/>
    <w:rsid w:val="00A51D30"/>
    <w:rsid w:val="00A5323E"/>
    <w:rsid w:val="00A54838"/>
    <w:rsid w:val="00A54D60"/>
    <w:rsid w:val="00A60E86"/>
    <w:rsid w:val="00A621CE"/>
    <w:rsid w:val="00A643B2"/>
    <w:rsid w:val="00A65ED0"/>
    <w:rsid w:val="00A66857"/>
    <w:rsid w:val="00A70308"/>
    <w:rsid w:val="00A70445"/>
    <w:rsid w:val="00A72155"/>
    <w:rsid w:val="00A732E7"/>
    <w:rsid w:val="00A73C89"/>
    <w:rsid w:val="00A74780"/>
    <w:rsid w:val="00A75023"/>
    <w:rsid w:val="00A7545B"/>
    <w:rsid w:val="00A75C89"/>
    <w:rsid w:val="00A75CB6"/>
    <w:rsid w:val="00A80515"/>
    <w:rsid w:val="00A8076F"/>
    <w:rsid w:val="00A81C52"/>
    <w:rsid w:val="00A82B27"/>
    <w:rsid w:val="00A82F07"/>
    <w:rsid w:val="00A8321D"/>
    <w:rsid w:val="00A8322B"/>
    <w:rsid w:val="00A8387B"/>
    <w:rsid w:val="00A840B4"/>
    <w:rsid w:val="00A848CD"/>
    <w:rsid w:val="00A8539F"/>
    <w:rsid w:val="00A86358"/>
    <w:rsid w:val="00A86C02"/>
    <w:rsid w:val="00A86F7D"/>
    <w:rsid w:val="00A902CE"/>
    <w:rsid w:val="00A91192"/>
    <w:rsid w:val="00A9130D"/>
    <w:rsid w:val="00A91864"/>
    <w:rsid w:val="00A92309"/>
    <w:rsid w:val="00A95A59"/>
    <w:rsid w:val="00A95B44"/>
    <w:rsid w:val="00A95E34"/>
    <w:rsid w:val="00A975E6"/>
    <w:rsid w:val="00A97A9B"/>
    <w:rsid w:val="00AA01A3"/>
    <w:rsid w:val="00AA0812"/>
    <w:rsid w:val="00AA128E"/>
    <w:rsid w:val="00AA17D4"/>
    <w:rsid w:val="00AA20EB"/>
    <w:rsid w:val="00AA2722"/>
    <w:rsid w:val="00AA349E"/>
    <w:rsid w:val="00AA35FD"/>
    <w:rsid w:val="00AA3D9A"/>
    <w:rsid w:val="00AA5BA4"/>
    <w:rsid w:val="00AA5C87"/>
    <w:rsid w:val="00AA611E"/>
    <w:rsid w:val="00AB2BAA"/>
    <w:rsid w:val="00AB2E97"/>
    <w:rsid w:val="00AB3732"/>
    <w:rsid w:val="00AB3F84"/>
    <w:rsid w:val="00AB4D18"/>
    <w:rsid w:val="00AB4F35"/>
    <w:rsid w:val="00AB512A"/>
    <w:rsid w:val="00AB60A3"/>
    <w:rsid w:val="00AB67F6"/>
    <w:rsid w:val="00AB73CC"/>
    <w:rsid w:val="00AC102C"/>
    <w:rsid w:val="00AC2012"/>
    <w:rsid w:val="00AC31A8"/>
    <w:rsid w:val="00AC36DB"/>
    <w:rsid w:val="00AC371F"/>
    <w:rsid w:val="00AC446E"/>
    <w:rsid w:val="00AC5586"/>
    <w:rsid w:val="00AC5720"/>
    <w:rsid w:val="00AC5A32"/>
    <w:rsid w:val="00AC6FE5"/>
    <w:rsid w:val="00AC715E"/>
    <w:rsid w:val="00AC7805"/>
    <w:rsid w:val="00AD0E66"/>
    <w:rsid w:val="00AD17E1"/>
    <w:rsid w:val="00AD19C2"/>
    <w:rsid w:val="00AD21AF"/>
    <w:rsid w:val="00AD2207"/>
    <w:rsid w:val="00AD24B7"/>
    <w:rsid w:val="00AD26C1"/>
    <w:rsid w:val="00AD358A"/>
    <w:rsid w:val="00AD4015"/>
    <w:rsid w:val="00AD5202"/>
    <w:rsid w:val="00AD6960"/>
    <w:rsid w:val="00AD7155"/>
    <w:rsid w:val="00AE005E"/>
    <w:rsid w:val="00AE013B"/>
    <w:rsid w:val="00AE20DD"/>
    <w:rsid w:val="00AE2389"/>
    <w:rsid w:val="00AE27F6"/>
    <w:rsid w:val="00AE2917"/>
    <w:rsid w:val="00AE2A05"/>
    <w:rsid w:val="00AE2ED2"/>
    <w:rsid w:val="00AE3359"/>
    <w:rsid w:val="00AE3530"/>
    <w:rsid w:val="00AE3B7C"/>
    <w:rsid w:val="00AE3E01"/>
    <w:rsid w:val="00AE4C09"/>
    <w:rsid w:val="00AE5BEF"/>
    <w:rsid w:val="00AE5C29"/>
    <w:rsid w:val="00AE5FF2"/>
    <w:rsid w:val="00AE622A"/>
    <w:rsid w:val="00AE63B0"/>
    <w:rsid w:val="00AE6429"/>
    <w:rsid w:val="00AE6974"/>
    <w:rsid w:val="00AE6FE8"/>
    <w:rsid w:val="00AE79A8"/>
    <w:rsid w:val="00AF130A"/>
    <w:rsid w:val="00AF1FD5"/>
    <w:rsid w:val="00AF2A1C"/>
    <w:rsid w:val="00AF2ECC"/>
    <w:rsid w:val="00AF3088"/>
    <w:rsid w:val="00AF3159"/>
    <w:rsid w:val="00AF3EBD"/>
    <w:rsid w:val="00AF477D"/>
    <w:rsid w:val="00AF52F9"/>
    <w:rsid w:val="00AF6D2A"/>
    <w:rsid w:val="00AF736C"/>
    <w:rsid w:val="00B00E8D"/>
    <w:rsid w:val="00B017C9"/>
    <w:rsid w:val="00B019B1"/>
    <w:rsid w:val="00B01DD8"/>
    <w:rsid w:val="00B02252"/>
    <w:rsid w:val="00B03EB3"/>
    <w:rsid w:val="00B04835"/>
    <w:rsid w:val="00B05DB1"/>
    <w:rsid w:val="00B05F33"/>
    <w:rsid w:val="00B062EC"/>
    <w:rsid w:val="00B06711"/>
    <w:rsid w:val="00B0708C"/>
    <w:rsid w:val="00B07B0E"/>
    <w:rsid w:val="00B106E2"/>
    <w:rsid w:val="00B109B6"/>
    <w:rsid w:val="00B114F0"/>
    <w:rsid w:val="00B12499"/>
    <w:rsid w:val="00B12827"/>
    <w:rsid w:val="00B13870"/>
    <w:rsid w:val="00B1476E"/>
    <w:rsid w:val="00B14D01"/>
    <w:rsid w:val="00B15CEF"/>
    <w:rsid w:val="00B16A32"/>
    <w:rsid w:val="00B16CE1"/>
    <w:rsid w:val="00B172E0"/>
    <w:rsid w:val="00B17440"/>
    <w:rsid w:val="00B177D3"/>
    <w:rsid w:val="00B22532"/>
    <w:rsid w:val="00B234EA"/>
    <w:rsid w:val="00B23631"/>
    <w:rsid w:val="00B238B6"/>
    <w:rsid w:val="00B23ADF"/>
    <w:rsid w:val="00B23F15"/>
    <w:rsid w:val="00B24980"/>
    <w:rsid w:val="00B24E20"/>
    <w:rsid w:val="00B254E1"/>
    <w:rsid w:val="00B25EA1"/>
    <w:rsid w:val="00B261D7"/>
    <w:rsid w:val="00B26F48"/>
    <w:rsid w:val="00B272D7"/>
    <w:rsid w:val="00B27544"/>
    <w:rsid w:val="00B3026F"/>
    <w:rsid w:val="00B30ABA"/>
    <w:rsid w:val="00B31227"/>
    <w:rsid w:val="00B32122"/>
    <w:rsid w:val="00B32989"/>
    <w:rsid w:val="00B33477"/>
    <w:rsid w:val="00B34523"/>
    <w:rsid w:val="00B34A7A"/>
    <w:rsid w:val="00B34ABA"/>
    <w:rsid w:val="00B35171"/>
    <w:rsid w:val="00B3550E"/>
    <w:rsid w:val="00B35799"/>
    <w:rsid w:val="00B35A8A"/>
    <w:rsid w:val="00B360DA"/>
    <w:rsid w:val="00B36BD9"/>
    <w:rsid w:val="00B37BBF"/>
    <w:rsid w:val="00B407AC"/>
    <w:rsid w:val="00B40D6B"/>
    <w:rsid w:val="00B4267B"/>
    <w:rsid w:val="00B44916"/>
    <w:rsid w:val="00B44DFA"/>
    <w:rsid w:val="00B451B0"/>
    <w:rsid w:val="00B45D18"/>
    <w:rsid w:val="00B46849"/>
    <w:rsid w:val="00B4703E"/>
    <w:rsid w:val="00B4753E"/>
    <w:rsid w:val="00B47857"/>
    <w:rsid w:val="00B47B23"/>
    <w:rsid w:val="00B50FDE"/>
    <w:rsid w:val="00B516D4"/>
    <w:rsid w:val="00B5306C"/>
    <w:rsid w:val="00B537E1"/>
    <w:rsid w:val="00B553BE"/>
    <w:rsid w:val="00B557EB"/>
    <w:rsid w:val="00B57FF0"/>
    <w:rsid w:val="00B616D6"/>
    <w:rsid w:val="00B61E92"/>
    <w:rsid w:val="00B62F20"/>
    <w:rsid w:val="00B63B16"/>
    <w:rsid w:val="00B64C12"/>
    <w:rsid w:val="00B654BE"/>
    <w:rsid w:val="00B656C5"/>
    <w:rsid w:val="00B65AE7"/>
    <w:rsid w:val="00B66466"/>
    <w:rsid w:val="00B66FA5"/>
    <w:rsid w:val="00B671A8"/>
    <w:rsid w:val="00B67433"/>
    <w:rsid w:val="00B67811"/>
    <w:rsid w:val="00B70971"/>
    <w:rsid w:val="00B70B9D"/>
    <w:rsid w:val="00B71A5E"/>
    <w:rsid w:val="00B71B07"/>
    <w:rsid w:val="00B731C1"/>
    <w:rsid w:val="00B731DF"/>
    <w:rsid w:val="00B75208"/>
    <w:rsid w:val="00B760A4"/>
    <w:rsid w:val="00B76FFA"/>
    <w:rsid w:val="00B8118F"/>
    <w:rsid w:val="00B83B8A"/>
    <w:rsid w:val="00B8423E"/>
    <w:rsid w:val="00B8581D"/>
    <w:rsid w:val="00B8632A"/>
    <w:rsid w:val="00B86407"/>
    <w:rsid w:val="00B86AF7"/>
    <w:rsid w:val="00B87082"/>
    <w:rsid w:val="00B870D7"/>
    <w:rsid w:val="00B900A7"/>
    <w:rsid w:val="00B9062F"/>
    <w:rsid w:val="00B912AB"/>
    <w:rsid w:val="00B912D7"/>
    <w:rsid w:val="00B92E0E"/>
    <w:rsid w:val="00B938DF"/>
    <w:rsid w:val="00B94152"/>
    <w:rsid w:val="00B954C7"/>
    <w:rsid w:val="00B95859"/>
    <w:rsid w:val="00B9617D"/>
    <w:rsid w:val="00B96DAB"/>
    <w:rsid w:val="00B971F6"/>
    <w:rsid w:val="00B975CF"/>
    <w:rsid w:val="00B97D0F"/>
    <w:rsid w:val="00BA0BBD"/>
    <w:rsid w:val="00BA0D97"/>
    <w:rsid w:val="00BA1465"/>
    <w:rsid w:val="00BA2ECB"/>
    <w:rsid w:val="00BA2F43"/>
    <w:rsid w:val="00BA3AA9"/>
    <w:rsid w:val="00BA44BA"/>
    <w:rsid w:val="00BA4EA4"/>
    <w:rsid w:val="00BA5A6F"/>
    <w:rsid w:val="00BA60F8"/>
    <w:rsid w:val="00BA64FC"/>
    <w:rsid w:val="00BB1F31"/>
    <w:rsid w:val="00BB2A25"/>
    <w:rsid w:val="00BB3507"/>
    <w:rsid w:val="00BB3730"/>
    <w:rsid w:val="00BB3C4E"/>
    <w:rsid w:val="00BB3E09"/>
    <w:rsid w:val="00BB3FF4"/>
    <w:rsid w:val="00BB4260"/>
    <w:rsid w:val="00BB47EA"/>
    <w:rsid w:val="00BB54D0"/>
    <w:rsid w:val="00BB713D"/>
    <w:rsid w:val="00BB7305"/>
    <w:rsid w:val="00BB7737"/>
    <w:rsid w:val="00BB7C06"/>
    <w:rsid w:val="00BC0544"/>
    <w:rsid w:val="00BC2839"/>
    <w:rsid w:val="00BC3642"/>
    <w:rsid w:val="00BC4894"/>
    <w:rsid w:val="00BC5011"/>
    <w:rsid w:val="00BC6A9E"/>
    <w:rsid w:val="00BC6C00"/>
    <w:rsid w:val="00BC6E84"/>
    <w:rsid w:val="00BD2B8F"/>
    <w:rsid w:val="00BD2FA3"/>
    <w:rsid w:val="00BD3280"/>
    <w:rsid w:val="00BD35F6"/>
    <w:rsid w:val="00BD3F32"/>
    <w:rsid w:val="00BD4A7B"/>
    <w:rsid w:val="00BD5E0A"/>
    <w:rsid w:val="00BD6F5C"/>
    <w:rsid w:val="00BE027D"/>
    <w:rsid w:val="00BE12E1"/>
    <w:rsid w:val="00BE1A68"/>
    <w:rsid w:val="00BE2213"/>
    <w:rsid w:val="00BE250B"/>
    <w:rsid w:val="00BE3308"/>
    <w:rsid w:val="00BE3676"/>
    <w:rsid w:val="00BE3800"/>
    <w:rsid w:val="00BE40B6"/>
    <w:rsid w:val="00BE49B2"/>
    <w:rsid w:val="00BE5F09"/>
    <w:rsid w:val="00BE750D"/>
    <w:rsid w:val="00BF0EE0"/>
    <w:rsid w:val="00BF39B8"/>
    <w:rsid w:val="00BF3B43"/>
    <w:rsid w:val="00BF4A29"/>
    <w:rsid w:val="00BF515B"/>
    <w:rsid w:val="00BF7A20"/>
    <w:rsid w:val="00BF7BF2"/>
    <w:rsid w:val="00C015F3"/>
    <w:rsid w:val="00C0186D"/>
    <w:rsid w:val="00C01ADC"/>
    <w:rsid w:val="00C025EA"/>
    <w:rsid w:val="00C026BF"/>
    <w:rsid w:val="00C02A3D"/>
    <w:rsid w:val="00C02C78"/>
    <w:rsid w:val="00C03797"/>
    <w:rsid w:val="00C04C93"/>
    <w:rsid w:val="00C059FA"/>
    <w:rsid w:val="00C05F56"/>
    <w:rsid w:val="00C06185"/>
    <w:rsid w:val="00C06A38"/>
    <w:rsid w:val="00C06DA0"/>
    <w:rsid w:val="00C06FBC"/>
    <w:rsid w:val="00C11150"/>
    <w:rsid w:val="00C12322"/>
    <w:rsid w:val="00C12F74"/>
    <w:rsid w:val="00C13712"/>
    <w:rsid w:val="00C145D2"/>
    <w:rsid w:val="00C155F8"/>
    <w:rsid w:val="00C15D46"/>
    <w:rsid w:val="00C15DA4"/>
    <w:rsid w:val="00C168E1"/>
    <w:rsid w:val="00C16922"/>
    <w:rsid w:val="00C174BF"/>
    <w:rsid w:val="00C17552"/>
    <w:rsid w:val="00C175D0"/>
    <w:rsid w:val="00C17FBA"/>
    <w:rsid w:val="00C20B60"/>
    <w:rsid w:val="00C222BD"/>
    <w:rsid w:val="00C22538"/>
    <w:rsid w:val="00C229E3"/>
    <w:rsid w:val="00C2359E"/>
    <w:rsid w:val="00C2398E"/>
    <w:rsid w:val="00C23F7B"/>
    <w:rsid w:val="00C264EC"/>
    <w:rsid w:val="00C26AE2"/>
    <w:rsid w:val="00C26FB1"/>
    <w:rsid w:val="00C27ACF"/>
    <w:rsid w:val="00C301C6"/>
    <w:rsid w:val="00C30BD0"/>
    <w:rsid w:val="00C30EF0"/>
    <w:rsid w:val="00C31BD7"/>
    <w:rsid w:val="00C34483"/>
    <w:rsid w:val="00C35694"/>
    <w:rsid w:val="00C360E6"/>
    <w:rsid w:val="00C40054"/>
    <w:rsid w:val="00C406BA"/>
    <w:rsid w:val="00C42936"/>
    <w:rsid w:val="00C44CA6"/>
    <w:rsid w:val="00C44D49"/>
    <w:rsid w:val="00C4612D"/>
    <w:rsid w:val="00C46A76"/>
    <w:rsid w:val="00C47C5F"/>
    <w:rsid w:val="00C52337"/>
    <w:rsid w:val="00C52A3A"/>
    <w:rsid w:val="00C534D1"/>
    <w:rsid w:val="00C540FF"/>
    <w:rsid w:val="00C543C4"/>
    <w:rsid w:val="00C54D5C"/>
    <w:rsid w:val="00C55B99"/>
    <w:rsid w:val="00C56F28"/>
    <w:rsid w:val="00C57721"/>
    <w:rsid w:val="00C60E4F"/>
    <w:rsid w:val="00C61188"/>
    <w:rsid w:val="00C62723"/>
    <w:rsid w:val="00C629F8"/>
    <w:rsid w:val="00C62BCE"/>
    <w:rsid w:val="00C63BF5"/>
    <w:rsid w:val="00C6477A"/>
    <w:rsid w:val="00C6558E"/>
    <w:rsid w:val="00C65767"/>
    <w:rsid w:val="00C6601B"/>
    <w:rsid w:val="00C660A9"/>
    <w:rsid w:val="00C663EC"/>
    <w:rsid w:val="00C66869"/>
    <w:rsid w:val="00C674EA"/>
    <w:rsid w:val="00C67DA2"/>
    <w:rsid w:val="00C70C08"/>
    <w:rsid w:val="00C71EA0"/>
    <w:rsid w:val="00C71FFA"/>
    <w:rsid w:val="00C72D69"/>
    <w:rsid w:val="00C733F3"/>
    <w:rsid w:val="00C73E0C"/>
    <w:rsid w:val="00C74CDC"/>
    <w:rsid w:val="00C754C5"/>
    <w:rsid w:val="00C75F33"/>
    <w:rsid w:val="00C75FB2"/>
    <w:rsid w:val="00C77B2C"/>
    <w:rsid w:val="00C8036C"/>
    <w:rsid w:val="00C81136"/>
    <w:rsid w:val="00C8288D"/>
    <w:rsid w:val="00C8312E"/>
    <w:rsid w:val="00C836B0"/>
    <w:rsid w:val="00C83759"/>
    <w:rsid w:val="00C8375F"/>
    <w:rsid w:val="00C846BC"/>
    <w:rsid w:val="00C84B62"/>
    <w:rsid w:val="00C85990"/>
    <w:rsid w:val="00C85EDB"/>
    <w:rsid w:val="00C861C7"/>
    <w:rsid w:val="00C863AB"/>
    <w:rsid w:val="00C86BE1"/>
    <w:rsid w:val="00C86CA7"/>
    <w:rsid w:val="00C87266"/>
    <w:rsid w:val="00C9165D"/>
    <w:rsid w:val="00C925F0"/>
    <w:rsid w:val="00C926D1"/>
    <w:rsid w:val="00C92C2A"/>
    <w:rsid w:val="00C93252"/>
    <w:rsid w:val="00C934D7"/>
    <w:rsid w:val="00C94234"/>
    <w:rsid w:val="00C94914"/>
    <w:rsid w:val="00C94B20"/>
    <w:rsid w:val="00C94CD8"/>
    <w:rsid w:val="00C954EB"/>
    <w:rsid w:val="00C95E09"/>
    <w:rsid w:val="00C967EE"/>
    <w:rsid w:val="00C96E6B"/>
    <w:rsid w:val="00CA0228"/>
    <w:rsid w:val="00CA041B"/>
    <w:rsid w:val="00CA1195"/>
    <w:rsid w:val="00CA14AE"/>
    <w:rsid w:val="00CA1697"/>
    <w:rsid w:val="00CA19D0"/>
    <w:rsid w:val="00CA2F89"/>
    <w:rsid w:val="00CA3689"/>
    <w:rsid w:val="00CA3D09"/>
    <w:rsid w:val="00CA3FF6"/>
    <w:rsid w:val="00CA40A4"/>
    <w:rsid w:val="00CA4B92"/>
    <w:rsid w:val="00CA714E"/>
    <w:rsid w:val="00CB1A55"/>
    <w:rsid w:val="00CB43A6"/>
    <w:rsid w:val="00CB63FA"/>
    <w:rsid w:val="00CB6BFC"/>
    <w:rsid w:val="00CB7336"/>
    <w:rsid w:val="00CC0AA5"/>
    <w:rsid w:val="00CC19FD"/>
    <w:rsid w:val="00CC33FB"/>
    <w:rsid w:val="00CC3AB3"/>
    <w:rsid w:val="00CC4005"/>
    <w:rsid w:val="00CC4E80"/>
    <w:rsid w:val="00CC58F9"/>
    <w:rsid w:val="00CC5993"/>
    <w:rsid w:val="00CC6174"/>
    <w:rsid w:val="00CC7ADC"/>
    <w:rsid w:val="00CD0AC5"/>
    <w:rsid w:val="00CD0C07"/>
    <w:rsid w:val="00CD18E4"/>
    <w:rsid w:val="00CD3C94"/>
    <w:rsid w:val="00CD4A98"/>
    <w:rsid w:val="00CD4BC2"/>
    <w:rsid w:val="00CD5333"/>
    <w:rsid w:val="00CD62DD"/>
    <w:rsid w:val="00CD661F"/>
    <w:rsid w:val="00CD701D"/>
    <w:rsid w:val="00CD7C8E"/>
    <w:rsid w:val="00CE2C9D"/>
    <w:rsid w:val="00CE2D97"/>
    <w:rsid w:val="00CE3EFD"/>
    <w:rsid w:val="00CE4624"/>
    <w:rsid w:val="00CE5619"/>
    <w:rsid w:val="00CE5EDA"/>
    <w:rsid w:val="00CE7153"/>
    <w:rsid w:val="00CE7BD0"/>
    <w:rsid w:val="00CF10E2"/>
    <w:rsid w:val="00CF1387"/>
    <w:rsid w:val="00CF178A"/>
    <w:rsid w:val="00CF1F0A"/>
    <w:rsid w:val="00CF21BB"/>
    <w:rsid w:val="00CF2338"/>
    <w:rsid w:val="00CF2604"/>
    <w:rsid w:val="00CF2750"/>
    <w:rsid w:val="00CF2A02"/>
    <w:rsid w:val="00CF3466"/>
    <w:rsid w:val="00CF486B"/>
    <w:rsid w:val="00CF4BE1"/>
    <w:rsid w:val="00CF5C39"/>
    <w:rsid w:val="00CF697E"/>
    <w:rsid w:val="00CF6B4F"/>
    <w:rsid w:val="00CF73BD"/>
    <w:rsid w:val="00CF752C"/>
    <w:rsid w:val="00CF7A86"/>
    <w:rsid w:val="00D00E58"/>
    <w:rsid w:val="00D01582"/>
    <w:rsid w:val="00D0197E"/>
    <w:rsid w:val="00D0213C"/>
    <w:rsid w:val="00D02727"/>
    <w:rsid w:val="00D0430B"/>
    <w:rsid w:val="00D04990"/>
    <w:rsid w:val="00D04F56"/>
    <w:rsid w:val="00D06ED6"/>
    <w:rsid w:val="00D07040"/>
    <w:rsid w:val="00D0713B"/>
    <w:rsid w:val="00D10968"/>
    <w:rsid w:val="00D10C6F"/>
    <w:rsid w:val="00D1158E"/>
    <w:rsid w:val="00D11C60"/>
    <w:rsid w:val="00D1234A"/>
    <w:rsid w:val="00D13A37"/>
    <w:rsid w:val="00D13FD1"/>
    <w:rsid w:val="00D143BD"/>
    <w:rsid w:val="00D143EA"/>
    <w:rsid w:val="00D14541"/>
    <w:rsid w:val="00D15082"/>
    <w:rsid w:val="00D15635"/>
    <w:rsid w:val="00D15B38"/>
    <w:rsid w:val="00D15CA2"/>
    <w:rsid w:val="00D15EB6"/>
    <w:rsid w:val="00D15F6F"/>
    <w:rsid w:val="00D16C0A"/>
    <w:rsid w:val="00D16D39"/>
    <w:rsid w:val="00D17914"/>
    <w:rsid w:val="00D20DF7"/>
    <w:rsid w:val="00D20ECF"/>
    <w:rsid w:val="00D2103D"/>
    <w:rsid w:val="00D22CD6"/>
    <w:rsid w:val="00D23114"/>
    <w:rsid w:val="00D25C9B"/>
    <w:rsid w:val="00D2708B"/>
    <w:rsid w:val="00D27B59"/>
    <w:rsid w:val="00D315B8"/>
    <w:rsid w:val="00D315FA"/>
    <w:rsid w:val="00D320C6"/>
    <w:rsid w:val="00D32408"/>
    <w:rsid w:val="00D32BB0"/>
    <w:rsid w:val="00D33136"/>
    <w:rsid w:val="00D334ED"/>
    <w:rsid w:val="00D33851"/>
    <w:rsid w:val="00D3546E"/>
    <w:rsid w:val="00D3608A"/>
    <w:rsid w:val="00D36ADC"/>
    <w:rsid w:val="00D40D16"/>
    <w:rsid w:val="00D41E21"/>
    <w:rsid w:val="00D42290"/>
    <w:rsid w:val="00D42919"/>
    <w:rsid w:val="00D44929"/>
    <w:rsid w:val="00D44F4F"/>
    <w:rsid w:val="00D45CD6"/>
    <w:rsid w:val="00D4722A"/>
    <w:rsid w:val="00D47F77"/>
    <w:rsid w:val="00D51388"/>
    <w:rsid w:val="00D51867"/>
    <w:rsid w:val="00D53934"/>
    <w:rsid w:val="00D5536A"/>
    <w:rsid w:val="00D56473"/>
    <w:rsid w:val="00D56A30"/>
    <w:rsid w:val="00D57236"/>
    <w:rsid w:val="00D6103C"/>
    <w:rsid w:val="00D616CD"/>
    <w:rsid w:val="00D6292F"/>
    <w:rsid w:val="00D62F31"/>
    <w:rsid w:val="00D64854"/>
    <w:rsid w:val="00D64884"/>
    <w:rsid w:val="00D64C21"/>
    <w:rsid w:val="00D66485"/>
    <w:rsid w:val="00D669B1"/>
    <w:rsid w:val="00D66A2D"/>
    <w:rsid w:val="00D67B7B"/>
    <w:rsid w:val="00D67B8B"/>
    <w:rsid w:val="00D67E00"/>
    <w:rsid w:val="00D70533"/>
    <w:rsid w:val="00D705F5"/>
    <w:rsid w:val="00D716AD"/>
    <w:rsid w:val="00D726C6"/>
    <w:rsid w:val="00D72A69"/>
    <w:rsid w:val="00D72A95"/>
    <w:rsid w:val="00D730B6"/>
    <w:rsid w:val="00D73105"/>
    <w:rsid w:val="00D7355F"/>
    <w:rsid w:val="00D7364F"/>
    <w:rsid w:val="00D74C91"/>
    <w:rsid w:val="00D75917"/>
    <w:rsid w:val="00D765A0"/>
    <w:rsid w:val="00D76A2C"/>
    <w:rsid w:val="00D770B8"/>
    <w:rsid w:val="00D77958"/>
    <w:rsid w:val="00D81834"/>
    <w:rsid w:val="00D81D78"/>
    <w:rsid w:val="00D820D5"/>
    <w:rsid w:val="00D8255C"/>
    <w:rsid w:val="00D83265"/>
    <w:rsid w:val="00D8410C"/>
    <w:rsid w:val="00D8465A"/>
    <w:rsid w:val="00D8499E"/>
    <w:rsid w:val="00D84D3B"/>
    <w:rsid w:val="00D850C2"/>
    <w:rsid w:val="00D861A8"/>
    <w:rsid w:val="00D864F1"/>
    <w:rsid w:val="00D87A87"/>
    <w:rsid w:val="00D87D4E"/>
    <w:rsid w:val="00D904F8"/>
    <w:rsid w:val="00D92D05"/>
    <w:rsid w:val="00D92ED9"/>
    <w:rsid w:val="00D9361F"/>
    <w:rsid w:val="00D94569"/>
    <w:rsid w:val="00DA05A7"/>
    <w:rsid w:val="00DA0BE1"/>
    <w:rsid w:val="00DA1CAE"/>
    <w:rsid w:val="00DA259D"/>
    <w:rsid w:val="00DA2620"/>
    <w:rsid w:val="00DA2CE9"/>
    <w:rsid w:val="00DA3622"/>
    <w:rsid w:val="00DA54BA"/>
    <w:rsid w:val="00DA5B44"/>
    <w:rsid w:val="00DA63BA"/>
    <w:rsid w:val="00DA6779"/>
    <w:rsid w:val="00DA7698"/>
    <w:rsid w:val="00DA7B8D"/>
    <w:rsid w:val="00DB0579"/>
    <w:rsid w:val="00DB178B"/>
    <w:rsid w:val="00DB2262"/>
    <w:rsid w:val="00DB2A21"/>
    <w:rsid w:val="00DB5AA3"/>
    <w:rsid w:val="00DB60A8"/>
    <w:rsid w:val="00DB73B8"/>
    <w:rsid w:val="00DB7A79"/>
    <w:rsid w:val="00DB7E0B"/>
    <w:rsid w:val="00DC0619"/>
    <w:rsid w:val="00DC0E38"/>
    <w:rsid w:val="00DC13FA"/>
    <w:rsid w:val="00DC1ECB"/>
    <w:rsid w:val="00DC2A94"/>
    <w:rsid w:val="00DC4004"/>
    <w:rsid w:val="00DC404A"/>
    <w:rsid w:val="00DC460A"/>
    <w:rsid w:val="00DC488F"/>
    <w:rsid w:val="00DC4DBF"/>
    <w:rsid w:val="00DC52BE"/>
    <w:rsid w:val="00DC55EC"/>
    <w:rsid w:val="00DC57D3"/>
    <w:rsid w:val="00DC5F5A"/>
    <w:rsid w:val="00DC7069"/>
    <w:rsid w:val="00DC72C3"/>
    <w:rsid w:val="00DC78CE"/>
    <w:rsid w:val="00DC7F87"/>
    <w:rsid w:val="00DD12DD"/>
    <w:rsid w:val="00DD1857"/>
    <w:rsid w:val="00DD222D"/>
    <w:rsid w:val="00DD29A9"/>
    <w:rsid w:val="00DD44F2"/>
    <w:rsid w:val="00DD57D0"/>
    <w:rsid w:val="00DD5909"/>
    <w:rsid w:val="00DD6008"/>
    <w:rsid w:val="00DD64F1"/>
    <w:rsid w:val="00DD68DD"/>
    <w:rsid w:val="00DD6A95"/>
    <w:rsid w:val="00DD6D2E"/>
    <w:rsid w:val="00DE084E"/>
    <w:rsid w:val="00DE0D5C"/>
    <w:rsid w:val="00DE2DA8"/>
    <w:rsid w:val="00DE3A1C"/>
    <w:rsid w:val="00DE40C4"/>
    <w:rsid w:val="00DE4519"/>
    <w:rsid w:val="00DE48F6"/>
    <w:rsid w:val="00DE4A10"/>
    <w:rsid w:val="00DE4D1C"/>
    <w:rsid w:val="00DE5259"/>
    <w:rsid w:val="00DF051B"/>
    <w:rsid w:val="00DF09F1"/>
    <w:rsid w:val="00DF0DB8"/>
    <w:rsid w:val="00DF1BCB"/>
    <w:rsid w:val="00DF5070"/>
    <w:rsid w:val="00DF672C"/>
    <w:rsid w:val="00DF7029"/>
    <w:rsid w:val="00E0176B"/>
    <w:rsid w:val="00E027AB"/>
    <w:rsid w:val="00E03E45"/>
    <w:rsid w:val="00E04A83"/>
    <w:rsid w:val="00E04D72"/>
    <w:rsid w:val="00E052CC"/>
    <w:rsid w:val="00E05A07"/>
    <w:rsid w:val="00E05A6D"/>
    <w:rsid w:val="00E05D5D"/>
    <w:rsid w:val="00E06461"/>
    <w:rsid w:val="00E0688A"/>
    <w:rsid w:val="00E06ADE"/>
    <w:rsid w:val="00E07675"/>
    <w:rsid w:val="00E07D67"/>
    <w:rsid w:val="00E1061D"/>
    <w:rsid w:val="00E1064F"/>
    <w:rsid w:val="00E117FB"/>
    <w:rsid w:val="00E1192A"/>
    <w:rsid w:val="00E12032"/>
    <w:rsid w:val="00E12076"/>
    <w:rsid w:val="00E12B1C"/>
    <w:rsid w:val="00E133A1"/>
    <w:rsid w:val="00E140DF"/>
    <w:rsid w:val="00E14972"/>
    <w:rsid w:val="00E14BC5"/>
    <w:rsid w:val="00E15378"/>
    <w:rsid w:val="00E1583A"/>
    <w:rsid w:val="00E15C65"/>
    <w:rsid w:val="00E15D8A"/>
    <w:rsid w:val="00E15E09"/>
    <w:rsid w:val="00E16A5E"/>
    <w:rsid w:val="00E16DFB"/>
    <w:rsid w:val="00E2052E"/>
    <w:rsid w:val="00E22400"/>
    <w:rsid w:val="00E23064"/>
    <w:rsid w:val="00E232B4"/>
    <w:rsid w:val="00E2331B"/>
    <w:rsid w:val="00E23B0C"/>
    <w:rsid w:val="00E24587"/>
    <w:rsid w:val="00E24A57"/>
    <w:rsid w:val="00E2501E"/>
    <w:rsid w:val="00E2525D"/>
    <w:rsid w:val="00E2557C"/>
    <w:rsid w:val="00E2565A"/>
    <w:rsid w:val="00E25944"/>
    <w:rsid w:val="00E25E56"/>
    <w:rsid w:val="00E27A7D"/>
    <w:rsid w:val="00E27EC0"/>
    <w:rsid w:val="00E30698"/>
    <w:rsid w:val="00E30ABE"/>
    <w:rsid w:val="00E30CE3"/>
    <w:rsid w:val="00E30E8D"/>
    <w:rsid w:val="00E30E9E"/>
    <w:rsid w:val="00E31BD8"/>
    <w:rsid w:val="00E321E0"/>
    <w:rsid w:val="00E32925"/>
    <w:rsid w:val="00E32C8B"/>
    <w:rsid w:val="00E32F36"/>
    <w:rsid w:val="00E33ADD"/>
    <w:rsid w:val="00E33B8B"/>
    <w:rsid w:val="00E34BE9"/>
    <w:rsid w:val="00E3531C"/>
    <w:rsid w:val="00E35EE4"/>
    <w:rsid w:val="00E36AD0"/>
    <w:rsid w:val="00E40B0D"/>
    <w:rsid w:val="00E40D50"/>
    <w:rsid w:val="00E4203D"/>
    <w:rsid w:val="00E420F7"/>
    <w:rsid w:val="00E432F4"/>
    <w:rsid w:val="00E44D60"/>
    <w:rsid w:val="00E44E7B"/>
    <w:rsid w:val="00E45054"/>
    <w:rsid w:val="00E46E41"/>
    <w:rsid w:val="00E5010C"/>
    <w:rsid w:val="00E50D22"/>
    <w:rsid w:val="00E52EAB"/>
    <w:rsid w:val="00E52F8B"/>
    <w:rsid w:val="00E531BF"/>
    <w:rsid w:val="00E574D2"/>
    <w:rsid w:val="00E57E15"/>
    <w:rsid w:val="00E60E98"/>
    <w:rsid w:val="00E61D5F"/>
    <w:rsid w:val="00E6246E"/>
    <w:rsid w:val="00E6328A"/>
    <w:rsid w:val="00E654EE"/>
    <w:rsid w:val="00E65DAE"/>
    <w:rsid w:val="00E661CD"/>
    <w:rsid w:val="00E6694E"/>
    <w:rsid w:val="00E66DA0"/>
    <w:rsid w:val="00E67875"/>
    <w:rsid w:val="00E67F1F"/>
    <w:rsid w:val="00E70C91"/>
    <w:rsid w:val="00E70DAA"/>
    <w:rsid w:val="00E70E4A"/>
    <w:rsid w:val="00E70EE3"/>
    <w:rsid w:val="00E715A7"/>
    <w:rsid w:val="00E71EDE"/>
    <w:rsid w:val="00E72F35"/>
    <w:rsid w:val="00E7301C"/>
    <w:rsid w:val="00E7432A"/>
    <w:rsid w:val="00E745B1"/>
    <w:rsid w:val="00E75ACB"/>
    <w:rsid w:val="00E769C3"/>
    <w:rsid w:val="00E773F5"/>
    <w:rsid w:val="00E80E59"/>
    <w:rsid w:val="00E81245"/>
    <w:rsid w:val="00E814A2"/>
    <w:rsid w:val="00E83618"/>
    <w:rsid w:val="00E842D2"/>
    <w:rsid w:val="00E904FA"/>
    <w:rsid w:val="00E90EC9"/>
    <w:rsid w:val="00E9376C"/>
    <w:rsid w:val="00E940CE"/>
    <w:rsid w:val="00E9455B"/>
    <w:rsid w:val="00E965D8"/>
    <w:rsid w:val="00E975C2"/>
    <w:rsid w:val="00E97AA0"/>
    <w:rsid w:val="00EA04CA"/>
    <w:rsid w:val="00EA1E59"/>
    <w:rsid w:val="00EA1FB2"/>
    <w:rsid w:val="00EA25C4"/>
    <w:rsid w:val="00EA392A"/>
    <w:rsid w:val="00EA515F"/>
    <w:rsid w:val="00EA5FF6"/>
    <w:rsid w:val="00EA7C59"/>
    <w:rsid w:val="00EB1C19"/>
    <w:rsid w:val="00EB1F0B"/>
    <w:rsid w:val="00EB2264"/>
    <w:rsid w:val="00EB2D67"/>
    <w:rsid w:val="00EB376E"/>
    <w:rsid w:val="00EB3B75"/>
    <w:rsid w:val="00EB3BA5"/>
    <w:rsid w:val="00EB4FD3"/>
    <w:rsid w:val="00EB5291"/>
    <w:rsid w:val="00EB58F9"/>
    <w:rsid w:val="00EB6390"/>
    <w:rsid w:val="00EC069E"/>
    <w:rsid w:val="00EC082D"/>
    <w:rsid w:val="00EC095A"/>
    <w:rsid w:val="00EC0CFA"/>
    <w:rsid w:val="00EC1D85"/>
    <w:rsid w:val="00EC25A0"/>
    <w:rsid w:val="00EC3292"/>
    <w:rsid w:val="00EC33D5"/>
    <w:rsid w:val="00EC4224"/>
    <w:rsid w:val="00EC53EF"/>
    <w:rsid w:val="00EC543F"/>
    <w:rsid w:val="00EC6A25"/>
    <w:rsid w:val="00EC6E48"/>
    <w:rsid w:val="00EC6EEF"/>
    <w:rsid w:val="00EC738B"/>
    <w:rsid w:val="00ED0025"/>
    <w:rsid w:val="00ED0BA6"/>
    <w:rsid w:val="00ED1E5F"/>
    <w:rsid w:val="00ED2192"/>
    <w:rsid w:val="00ED382B"/>
    <w:rsid w:val="00ED4AC2"/>
    <w:rsid w:val="00ED5BD1"/>
    <w:rsid w:val="00ED66A3"/>
    <w:rsid w:val="00EE0285"/>
    <w:rsid w:val="00EE040C"/>
    <w:rsid w:val="00EE06CE"/>
    <w:rsid w:val="00EE0F20"/>
    <w:rsid w:val="00EE124C"/>
    <w:rsid w:val="00EE142F"/>
    <w:rsid w:val="00EE19DE"/>
    <w:rsid w:val="00EE2923"/>
    <w:rsid w:val="00EE2BE3"/>
    <w:rsid w:val="00EE2DA4"/>
    <w:rsid w:val="00EE39B3"/>
    <w:rsid w:val="00EE5C24"/>
    <w:rsid w:val="00EE6019"/>
    <w:rsid w:val="00EE62C3"/>
    <w:rsid w:val="00EE63D9"/>
    <w:rsid w:val="00EE67A3"/>
    <w:rsid w:val="00EE67DD"/>
    <w:rsid w:val="00EE6B1E"/>
    <w:rsid w:val="00EE77B9"/>
    <w:rsid w:val="00EE7C41"/>
    <w:rsid w:val="00EE7DCA"/>
    <w:rsid w:val="00EE7DCE"/>
    <w:rsid w:val="00EF07E0"/>
    <w:rsid w:val="00EF12D7"/>
    <w:rsid w:val="00EF1EF3"/>
    <w:rsid w:val="00EF2008"/>
    <w:rsid w:val="00EF33C8"/>
    <w:rsid w:val="00EF38CA"/>
    <w:rsid w:val="00EF5AD7"/>
    <w:rsid w:val="00EF5F1A"/>
    <w:rsid w:val="00EF7414"/>
    <w:rsid w:val="00EF7447"/>
    <w:rsid w:val="00EF76CB"/>
    <w:rsid w:val="00F0008C"/>
    <w:rsid w:val="00F0034C"/>
    <w:rsid w:val="00F02782"/>
    <w:rsid w:val="00F038D0"/>
    <w:rsid w:val="00F05EC3"/>
    <w:rsid w:val="00F105CF"/>
    <w:rsid w:val="00F11648"/>
    <w:rsid w:val="00F126D6"/>
    <w:rsid w:val="00F129DC"/>
    <w:rsid w:val="00F12DE5"/>
    <w:rsid w:val="00F13631"/>
    <w:rsid w:val="00F1432B"/>
    <w:rsid w:val="00F15E03"/>
    <w:rsid w:val="00F16AE6"/>
    <w:rsid w:val="00F16E60"/>
    <w:rsid w:val="00F17FCF"/>
    <w:rsid w:val="00F20808"/>
    <w:rsid w:val="00F20C5E"/>
    <w:rsid w:val="00F21979"/>
    <w:rsid w:val="00F2221C"/>
    <w:rsid w:val="00F22B03"/>
    <w:rsid w:val="00F24B2F"/>
    <w:rsid w:val="00F24D46"/>
    <w:rsid w:val="00F24EFA"/>
    <w:rsid w:val="00F256A4"/>
    <w:rsid w:val="00F2776B"/>
    <w:rsid w:val="00F27D3A"/>
    <w:rsid w:val="00F27F22"/>
    <w:rsid w:val="00F30199"/>
    <w:rsid w:val="00F30664"/>
    <w:rsid w:val="00F30AAE"/>
    <w:rsid w:val="00F30D48"/>
    <w:rsid w:val="00F30F5A"/>
    <w:rsid w:val="00F31828"/>
    <w:rsid w:val="00F3190E"/>
    <w:rsid w:val="00F32059"/>
    <w:rsid w:val="00F330AA"/>
    <w:rsid w:val="00F33497"/>
    <w:rsid w:val="00F33E81"/>
    <w:rsid w:val="00F35C09"/>
    <w:rsid w:val="00F361E2"/>
    <w:rsid w:val="00F36872"/>
    <w:rsid w:val="00F369B9"/>
    <w:rsid w:val="00F3715B"/>
    <w:rsid w:val="00F376DF"/>
    <w:rsid w:val="00F4012F"/>
    <w:rsid w:val="00F419DE"/>
    <w:rsid w:val="00F44246"/>
    <w:rsid w:val="00F4493E"/>
    <w:rsid w:val="00F44D99"/>
    <w:rsid w:val="00F44E79"/>
    <w:rsid w:val="00F44EBE"/>
    <w:rsid w:val="00F463FA"/>
    <w:rsid w:val="00F465C0"/>
    <w:rsid w:val="00F465FB"/>
    <w:rsid w:val="00F4701E"/>
    <w:rsid w:val="00F47E8C"/>
    <w:rsid w:val="00F47FCD"/>
    <w:rsid w:val="00F501B2"/>
    <w:rsid w:val="00F5045B"/>
    <w:rsid w:val="00F50BBB"/>
    <w:rsid w:val="00F5125B"/>
    <w:rsid w:val="00F521D8"/>
    <w:rsid w:val="00F5248A"/>
    <w:rsid w:val="00F52D97"/>
    <w:rsid w:val="00F537F7"/>
    <w:rsid w:val="00F538F2"/>
    <w:rsid w:val="00F558CE"/>
    <w:rsid w:val="00F56483"/>
    <w:rsid w:val="00F57C69"/>
    <w:rsid w:val="00F6217F"/>
    <w:rsid w:val="00F6306A"/>
    <w:rsid w:val="00F642BF"/>
    <w:rsid w:val="00F64A3A"/>
    <w:rsid w:val="00F658EC"/>
    <w:rsid w:val="00F66333"/>
    <w:rsid w:val="00F66592"/>
    <w:rsid w:val="00F66596"/>
    <w:rsid w:val="00F670B4"/>
    <w:rsid w:val="00F70034"/>
    <w:rsid w:val="00F7153D"/>
    <w:rsid w:val="00F71C9C"/>
    <w:rsid w:val="00F73249"/>
    <w:rsid w:val="00F7367A"/>
    <w:rsid w:val="00F7377C"/>
    <w:rsid w:val="00F7433E"/>
    <w:rsid w:val="00F7478F"/>
    <w:rsid w:val="00F762CA"/>
    <w:rsid w:val="00F767D6"/>
    <w:rsid w:val="00F76F43"/>
    <w:rsid w:val="00F81846"/>
    <w:rsid w:val="00F81AF5"/>
    <w:rsid w:val="00F831BD"/>
    <w:rsid w:val="00F83992"/>
    <w:rsid w:val="00F83A27"/>
    <w:rsid w:val="00F83E0C"/>
    <w:rsid w:val="00F8479D"/>
    <w:rsid w:val="00F84CDB"/>
    <w:rsid w:val="00F8541A"/>
    <w:rsid w:val="00F86534"/>
    <w:rsid w:val="00F86835"/>
    <w:rsid w:val="00F87EE2"/>
    <w:rsid w:val="00F903EA"/>
    <w:rsid w:val="00F92B53"/>
    <w:rsid w:val="00F93982"/>
    <w:rsid w:val="00F93C34"/>
    <w:rsid w:val="00F96541"/>
    <w:rsid w:val="00F9684C"/>
    <w:rsid w:val="00F96A03"/>
    <w:rsid w:val="00F96BC8"/>
    <w:rsid w:val="00F9747C"/>
    <w:rsid w:val="00FA0216"/>
    <w:rsid w:val="00FA023B"/>
    <w:rsid w:val="00FA04C7"/>
    <w:rsid w:val="00FA08A1"/>
    <w:rsid w:val="00FA095D"/>
    <w:rsid w:val="00FA0CD4"/>
    <w:rsid w:val="00FA0E85"/>
    <w:rsid w:val="00FA17CA"/>
    <w:rsid w:val="00FA183D"/>
    <w:rsid w:val="00FA1F20"/>
    <w:rsid w:val="00FA233D"/>
    <w:rsid w:val="00FA2619"/>
    <w:rsid w:val="00FA2F7F"/>
    <w:rsid w:val="00FA322B"/>
    <w:rsid w:val="00FA36E8"/>
    <w:rsid w:val="00FA4D19"/>
    <w:rsid w:val="00FA6A5E"/>
    <w:rsid w:val="00FA6FB5"/>
    <w:rsid w:val="00FA72B7"/>
    <w:rsid w:val="00FB04DF"/>
    <w:rsid w:val="00FB080B"/>
    <w:rsid w:val="00FB36E4"/>
    <w:rsid w:val="00FB37A4"/>
    <w:rsid w:val="00FB3BBD"/>
    <w:rsid w:val="00FB3E6D"/>
    <w:rsid w:val="00FB405F"/>
    <w:rsid w:val="00FB6360"/>
    <w:rsid w:val="00FB6404"/>
    <w:rsid w:val="00FB67C4"/>
    <w:rsid w:val="00FB74B5"/>
    <w:rsid w:val="00FB79A9"/>
    <w:rsid w:val="00FB7A8B"/>
    <w:rsid w:val="00FC1262"/>
    <w:rsid w:val="00FC16DB"/>
    <w:rsid w:val="00FC2D91"/>
    <w:rsid w:val="00FC2E9F"/>
    <w:rsid w:val="00FC4EFB"/>
    <w:rsid w:val="00FC718C"/>
    <w:rsid w:val="00FC7657"/>
    <w:rsid w:val="00FC76D8"/>
    <w:rsid w:val="00FC7740"/>
    <w:rsid w:val="00FC7862"/>
    <w:rsid w:val="00FD0641"/>
    <w:rsid w:val="00FD2E3A"/>
    <w:rsid w:val="00FD348F"/>
    <w:rsid w:val="00FD3671"/>
    <w:rsid w:val="00FD379D"/>
    <w:rsid w:val="00FD3A62"/>
    <w:rsid w:val="00FD42AB"/>
    <w:rsid w:val="00FD432B"/>
    <w:rsid w:val="00FD44BE"/>
    <w:rsid w:val="00FD4ADC"/>
    <w:rsid w:val="00FD4D7E"/>
    <w:rsid w:val="00FD4FB9"/>
    <w:rsid w:val="00FD52FE"/>
    <w:rsid w:val="00FD5480"/>
    <w:rsid w:val="00FD5815"/>
    <w:rsid w:val="00FD61C6"/>
    <w:rsid w:val="00FD61F7"/>
    <w:rsid w:val="00FD7D2C"/>
    <w:rsid w:val="00FE134A"/>
    <w:rsid w:val="00FE1846"/>
    <w:rsid w:val="00FE19AD"/>
    <w:rsid w:val="00FE1A2E"/>
    <w:rsid w:val="00FE1FA3"/>
    <w:rsid w:val="00FE204D"/>
    <w:rsid w:val="00FE2118"/>
    <w:rsid w:val="00FE349B"/>
    <w:rsid w:val="00FE3ACE"/>
    <w:rsid w:val="00FE4080"/>
    <w:rsid w:val="00FE4256"/>
    <w:rsid w:val="00FE46AF"/>
    <w:rsid w:val="00FE4B47"/>
    <w:rsid w:val="00FE63BC"/>
    <w:rsid w:val="00FE691D"/>
    <w:rsid w:val="00FE7573"/>
    <w:rsid w:val="00FE799A"/>
    <w:rsid w:val="00FE7BA3"/>
    <w:rsid w:val="00FE7CA1"/>
    <w:rsid w:val="00FF02DB"/>
    <w:rsid w:val="00FF0F83"/>
    <w:rsid w:val="00FF4435"/>
    <w:rsid w:val="00FF4ED7"/>
    <w:rsid w:val="00FF5BDC"/>
    <w:rsid w:val="00FF64F4"/>
    <w:rsid w:val="00FF65D8"/>
    <w:rsid w:val="00FF7D35"/>
    <w:rsid w:val="00FF7FD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F7CB5"/>
  <w15:docId w15:val="{2A008041-C1AC-4BB0-AFE3-138A7B0A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F736C"/>
    <w:pPr>
      <w:pPrChange w:id="0" w:author="iamthree" w:date="2019-01-01T23:59:00Z">
        <w:pPr>
          <w:spacing w:after="160" w:line="259" w:lineRule="auto"/>
        </w:pPr>
      </w:pPrChange>
    </w:pPr>
    <w:rPr>
      <w:rFonts w:ascii="Times New Roman" w:eastAsia="Times New Roman" w:hAnsi="Times New Roman"/>
      <w:sz w:val="24"/>
      <w:rPrChange w:id="0" w:author="iamthree" w:date="2019-01-01T23:59:00Z">
        <w:rPr>
          <w:rFonts w:asciiTheme="minorHAnsi" w:hAnsiTheme="minorHAnsi" w:cstheme="minorBidi"/>
          <w:sz w:val="24"/>
          <w:szCs w:val="22"/>
          <w:lang w:val="en-CA" w:eastAsia="en-US" w:bidi="ar-SA"/>
        </w:rPr>
      </w:rPrChange>
    </w:rPr>
  </w:style>
  <w:style w:type="paragraph" w:styleId="10">
    <w:name w:val="heading 1"/>
    <w:basedOn w:val="a"/>
    <w:next w:val="a"/>
    <w:link w:val="11"/>
    <w:uiPriority w:val="9"/>
    <w:qFormat/>
    <w:rsid w:val="00676382"/>
    <w:pPr>
      <w:keepNext/>
      <w:keepLines/>
      <w:widowControl w:val="0"/>
      <w:spacing w:before="340" w:after="330" w:line="578" w:lineRule="auto"/>
      <w:jc w:val="both"/>
      <w:outlineLvl w:val="0"/>
    </w:pPr>
    <w:rPr>
      <w:rFonts w:eastAsia="Adobe 宋体 Std L" w:cs="Times New Roman"/>
      <w:b/>
      <w:bCs/>
      <w:kern w:val="44"/>
      <w:sz w:val="44"/>
      <w:szCs w:val="44"/>
      <w:lang w:val="en-US" w:eastAsia="zh-CN"/>
    </w:rPr>
  </w:style>
  <w:style w:type="paragraph" w:styleId="20">
    <w:name w:val="heading 2"/>
    <w:basedOn w:val="a"/>
    <w:next w:val="a"/>
    <w:link w:val="21"/>
    <w:uiPriority w:val="9"/>
    <w:semiHidden/>
    <w:unhideWhenUsed/>
    <w:qFormat/>
    <w:rsid w:val="00676382"/>
    <w:pPr>
      <w:keepNext/>
      <w:keepLines/>
      <w:widowControl w:val="0"/>
      <w:spacing w:before="260" w:after="260" w:line="416" w:lineRule="auto"/>
      <w:jc w:val="both"/>
      <w:outlineLvl w:val="1"/>
    </w:pPr>
    <w:rPr>
      <w:rFonts w:asciiTheme="majorHAnsi" w:eastAsiaTheme="majorEastAsia" w:hAnsiTheme="majorHAnsi" w:cstheme="majorBidi"/>
      <w:b/>
      <w:bCs/>
      <w:sz w:val="32"/>
      <w:szCs w:val="32"/>
      <w:lang w:val="en-US" w:eastAsia="zh-CN"/>
    </w:rPr>
  </w:style>
  <w:style w:type="paragraph" w:styleId="3">
    <w:name w:val="heading 3"/>
    <w:basedOn w:val="a"/>
    <w:link w:val="30"/>
    <w:uiPriority w:val="9"/>
    <w:qFormat/>
    <w:rsid w:val="00676382"/>
    <w:pPr>
      <w:spacing w:before="100" w:beforeAutospacing="1" w:after="100" w:afterAutospacing="1" w:line="240" w:lineRule="auto"/>
      <w:outlineLvl w:val="2"/>
    </w:pPr>
    <w:rPr>
      <w:rFonts w:ascii="宋体" w:hAnsi="宋体" w:cs="宋体"/>
      <w:b/>
      <w:bCs/>
      <w:sz w:val="27"/>
      <w:szCs w:val="27"/>
      <w:lang w:val="en-US" w:eastAsia="zh-CN"/>
    </w:rPr>
  </w:style>
  <w:style w:type="paragraph" w:styleId="4">
    <w:name w:val="heading 4"/>
    <w:basedOn w:val="a"/>
    <w:link w:val="40"/>
    <w:uiPriority w:val="9"/>
    <w:qFormat/>
    <w:rsid w:val="00E531BF"/>
    <w:pPr>
      <w:spacing w:before="100" w:beforeAutospacing="1" w:after="100" w:afterAutospacing="1" w:line="240" w:lineRule="auto"/>
      <w:outlineLvl w:val="3"/>
    </w:pPr>
    <w:rPr>
      <w:rFonts w:cs="Times New Roman"/>
      <w:b/>
      <w:bCs/>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D74C91"/>
  </w:style>
  <w:style w:type="paragraph" w:styleId="a3">
    <w:name w:val="header"/>
    <w:basedOn w:val="a"/>
    <w:link w:val="a4"/>
    <w:uiPriority w:val="99"/>
    <w:unhideWhenUsed/>
    <w:rsid w:val="00235ED5"/>
    <w:pPr>
      <w:tabs>
        <w:tab w:val="center" w:pos="4680"/>
        <w:tab w:val="right" w:pos="9360"/>
      </w:tabs>
      <w:spacing w:after="0" w:line="240" w:lineRule="auto"/>
    </w:pPr>
  </w:style>
  <w:style w:type="character" w:customStyle="1" w:styleId="a4">
    <w:name w:val="页眉 字符"/>
    <w:basedOn w:val="a0"/>
    <w:link w:val="a3"/>
    <w:uiPriority w:val="99"/>
    <w:rsid w:val="00235ED5"/>
  </w:style>
  <w:style w:type="paragraph" w:styleId="a5">
    <w:name w:val="footer"/>
    <w:basedOn w:val="a"/>
    <w:link w:val="a6"/>
    <w:uiPriority w:val="99"/>
    <w:unhideWhenUsed/>
    <w:rsid w:val="00235ED5"/>
    <w:pPr>
      <w:tabs>
        <w:tab w:val="center" w:pos="4680"/>
        <w:tab w:val="right" w:pos="9360"/>
      </w:tabs>
      <w:spacing w:after="0" w:line="240" w:lineRule="auto"/>
    </w:pPr>
  </w:style>
  <w:style w:type="character" w:customStyle="1" w:styleId="a6">
    <w:name w:val="页脚 字符"/>
    <w:basedOn w:val="a0"/>
    <w:link w:val="a5"/>
    <w:uiPriority w:val="99"/>
    <w:rsid w:val="00235ED5"/>
  </w:style>
  <w:style w:type="paragraph" w:styleId="a7">
    <w:name w:val="Normal (Web)"/>
    <w:basedOn w:val="a"/>
    <w:uiPriority w:val="99"/>
    <w:semiHidden/>
    <w:unhideWhenUsed/>
    <w:rsid w:val="006D7542"/>
    <w:pPr>
      <w:spacing w:before="100" w:beforeAutospacing="1" w:after="100" w:afterAutospacing="1" w:line="240" w:lineRule="auto"/>
    </w:pPr>
    <w:rPr>
      <w:rFonts w:eastAsiaTheme="minorEastAsia" w:cs="Times New Roman"/>
      <w:szCs w:val="24"/>
      <w:lang w:eastAsia="en-CA"/>
    </w:rPr>
  </w:style>
  <w:style w:type="paragraph" w:styleId="a8">
    <w:name w:val="List Paragraph"/>
    <w:basedOn w:val="a"/>
    <w:link w:val="a9"/>
    <w:uiPriority w:val="34"/>
    <w:qFormat/>
    <w:rsid w:val="00077C4C"/>
    <w:pPr>
      <w:ind w:left="720"/>
      <w:contextualSpacing/>
    </w:pPr>
  </w:style>
  <w:style w:type="table" w:styleId="aa">
    <w:name w:val="Table Grid"/>
    <w:basedOn w:val="a1"/>
    <w:uiPriority w:val="39"/>
    <w:rsid w:val="004861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5A4B7D"/>
    <w:rPr>
      <w:color w:val="808080"/>
    </w:rPr>
  </w:style>
  <w:style w:type="paragraph" w:customStyle="1" w:styleId="TDAcknowledgments">
    <w:name w:val="TD_Acknowledgments"/>
    <w:basedOn w:val="a"/>
    <w:qFormat/>
    <w:rsid w:val="006E3560"/>
    <w:pPr>
      <w:widowControl w:val="0"/>
      <w:spacing w:before="240" w:after="240" w:line="360" w:lineRule="auto"/>
    </w:pPr>
    <w:rPr>
      <w:rFonts w:asciiTheme="majorBidi" w:hAnsiTheme="majorBidi" w:cstheme="majorBidi"/>
      <w:b/>
      <w:bCs/>
      <w:color w:val="000000" w:themeColor="text1"/>
      <w:sz w:val="28"/>
      <w:szCs w:val="28"/>
      <w:lang w:eastAsia="en-CA"/>
    </w:rPr>
  </w:style>
  <w:style w:type="paragraph" w:styleId="ac">
    <w:name w:val="Bibliography"/>
    <w:basedOn w:val="a"/>
    <w:next w:val="a"/>
    <w:uiPriority w:val="37"/>
    <w:unhideWhenUsed/>
    <w:rsid w:val="004B4CC9"/>
    <w:pPr>
      <w:tabs>
        <w:tab w:val="left" w:pos="504"/>
      </w:tabs>
      <w:spacing w:after="0" w:line="240" w:lineRule="auto"/>
      <w:ind w:left="504" w:hanging="504"/>
    </w:pPr>
  </w:style>
  <w:style w:type="character" w:styleId="ad">
    <w:name w:val="Hyperlink"/>
    <w:basedOn w:val="a0"/>
    <w:uiPriority w:val="99"/>
    <w:unhideWhenUsed/>
    <w:rsid w:val="009D147C"/>
    <w:rPr>
      <w:color w:val="0000FF"/>
      <w:u w:val="single"/>
    </w:rPr>
  </w:style>
  <w:style w:type="character" w:customStyle="1" w:styleId="UnresolvedMention1">
    <w:name w:val="Unresolved Mention1"/>
    <w:basedOn w:val="a0"/>
    <w:uiPriority w:val="99"/>
    <w:semiHidden/>
    <w:unhideWhenUsed/>
    <w:rsid w:val="000510B3"/>
    <w:rPr>
      <w:color w:val="808080"/>
      <w:shd w:val="clear" w:color="auto" w:fill="E6E6E6"/>
    </w:rPr>
  </w:style>
  <w:style w:type="paragraph" w:styleId="HTML">
    <w:name w:val="HTML Preformatted"/>
    <w:basedOn w:val="a"/>
    <w:link w:val="HTML0"/>
    <w:uiPriority w:val="99"/>
    <w:semiHidden/>
    <w:unhideWhenUsed/>
    <w:rsid w:val="004A3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en-CA"/>
    </w:rPr>
  </w:style>
  <w:style w:type="character" w:customStyle="1" w:styleId="HTML0">
    <w:name w:val="HTML 预设格式 字符"/>
    <w:basedOn w:val="a0"/>
    <w:link w:val="HTML"/>
    <w:uiPriority w:val="99"/>
    <w:semiHidden/>
    <w:rsid w:val="004A31E1"/>
    <w:rPr>
      <w:rFonts w:ascii="Courier New" w:eastAsia="Times New Roman" w:hAnsi="Courier New" w:cs="Courier New"/>
      <w:sz w:val="20"/>
      <w:szCs w:val="20"/>
      <w:lang w:eastAsia="en-CA"/>
    </w:rPr>
  </w:style>
  <w:style w:type="character" w:styleId="ae">
    <w:name w:val="Emphasis"/>
    <w:basedOn w:val="a0"/>
    <w:uiPriority w:val="20"/>
    <w:qFormat/>
    <w:rsid w:val="00347BC9"/>
    <w:rPr>
      <w:i/>
      <w:iCs/>
    </w:rPr>
  </w:style>
  <w:style w:type="character" w:customStyle="1" w:styleId="std">
    <w:name w:val="std"/>
    <w:basedOn w:val="a0"/>
    <w:rsid w:val="00347BC9"/>
  </w:style>
  <w:style w:type="character" w:styleId="af">
    <w:name w:val="annotation reference"/>
    <w:basedOn w:val="a0"/>
    <w:uiPriority w:val="99"/>
    <w:semiHidden/>
    <w:unhideWhenUsed/>
    <w:rsid w:val="0047086C"/>
    <w:rPr>
      <w:sz w:val="16"/>
      <w:szCs w:val="16"/>
    </w:rPr>
  </w:style>
  <w:style w:type="paragraph" w:styleId="af0">
    <w:name w:val="annotation text"/>
    <w:basedOn w:val="a"/>
    <w:link w:val="af1"/>
    <w:uiPriority w:val="99"/>
    <w:semiHidden/>
    <w:unhideWhenUsed/>
    <w:rsid w:val="0047086C"/>
    <w:pPr>
      <w:spacing w:line="240" w:lineRule="auto"/>
    </w:pPr>
    <w:rPr>
      <w:sz w:val="20"/>
      <w:szCs w:val="20"/>
    </w:rPr>
  </w:style>
  <w:style w:type="character" w:customStyle="1" w:styleId="af1">
    <w:name w:val="批注文字 字符"/>
    <w:basedOn w:val="a0"/>
    <w:link w:val="af0"/>
    <w:uiPriority w:val="99"/>
    <w:semiHidden/>
    <w:rsid w:val="0047086C"/>
    <w:rPr>
      <w:sz w:val="20"/>
      <w:szCs w:val="20"/>
    </w:rPr>
  </w:style>
  <w:style w:type="paragraph" w:styleId="af2">
    <w:name w:val="annotation subject"/>
    <w:basedOn w:val="af0"/>
    <w:next w:val="af0"/>
    <w:link w:val="af3"/>
    <w:uiPriority w:val="99"/>
    <w:semiHidden/>
    <w:unhideWhenUsed/>
    <w:rsid w:val="0047086C"/>
    <w:rPr>
      <w:b/>
      <w:bCs/>
    </w:rPr>
  </w:style>
  <w:style w:type="character" w:customStyle="1" w:styleId="af3">
    <w:name w:val="批注主题 字符"/>
    <w:basedOn w:val="af1"/>
    <w:link w:val="af2"/>
    <w:uiPriority w:val="99"/>
    <w:semiHidden/>
    <w:rsid w:val="0047086C"/>
    <w:rPr>
      <w:b/>
      <w:bCs/>
      <w:sz w:val="20"/>
      <w:szCs w:val="20"/>
    </w:rPr>
  </w:style>
  <w:style w:type="paragraph" w:styleId="af4">
    <w:name w:val="Revision"/>
    <w:hidden/>
    <w:uiPriority w:val="99"/>
    <w:semiHidden/>
    <w:rsid w:val="0047086C"/>
    <w:pPr>
      <w:spacing w:after="0" w:line="240" w:lineRule="auto"/>
    </w:pPr>
  </w:style>
  <w:style w:type="paragraph" w:styleId="af5">
    <w:name w:val="Balloon Text"/>
    <w:basedOn w:val="a"/>
    <w:link w:val="af6"/>
    <w:uiPriority w:val="99"/>
    <w:semiHidden/>
    <w:unhideWhenUsed/>
    <w:rsid w:val="0047086C"/>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47086C"/>
    <w:rPr>
      <w:rFonts w:ascii="Segoe UI" w:hAnsi="Segoe UI" w:cs="Segoe UI"/>
      <w:sz w:val="18"/>
      <w:szCs w:val="18"/>
    </w:rPr>
  </w:style>
  <w:style w:type="numbering" w:customStyle="1" w:styleId="Style1">
    <w:name w:val="Style1"/>
    <w:uiPriority w:val="99"/>
    <w:rsid w:val="00350DAD"/>
    <w:pPr>
      <w:numPr>
        <w:numId w:val="10"/>
      </w:numPr>
    </w:pPr>
  </w:style>
  <w:style w:type="paragraph" w:styleId="af7">
    <w:name w:val="caption"/>
    <w:basedOn w:val="a"/>
    <w:next w:val="a"/>
    <w:uiPriority w:val="35"/>
    <w:unhideWhenUsed/>
    <w:qFormat/>
    <w:rsid w:val="00BD35F6"/>
    <w:pPr>
      <w:spacing w:after="200" w:line="240" w:lineRule="auto"/>
      <w:ind w:firstLine="720"/>
    </w:pPr>
    <w:rPr>
      <w:rFonts w:asciiTheme="majorBidi" w:hAnsiTheme="majorBidi"/>
      <w:b/>
      <w:bCs/>
      <w:color w:val="5B9BD5" w:themeColor="accent1"/>
      <w:sz w:val="18"/>
      <w:szCs w:val="18"/>
    </w:rPr>
  </w:style>
  <w:style w:type="character" w:customStyle="1" w:styleId="40">
    <w:name w:val="标题 4 字符"/>
    <w:basedOn w:val="a0"/>
    <w:link w:val="4"/>
    <w:uiPriority w:val="9"/>
    <w:rsid w:val="00E531BF"/>
    <w:rPr>
      <w:rFonts w:ascii="Times New Roman" w:eastAsia="Times New Roman" w:hAnsi="Times New Roman" w:cs="Times New Roman"/>
      <w:b/>
      <w:bCs/>
      <w:sz w:val="24"/>
      <w:szCs w:val="24"/>
      <w:lang w:val="en-US"/>
    </w:rPr>
  </w:style>
  <w:style w:type="character" w:customStyle="1" w:styleId="11">
    <w:name w:val="标题 1 字符"/>
    <w:basedOn w:val="a0"/>
    <w:link w:val="10"/>
    <w:uiPriority w:val="9"/>
    <w:rsid w:val="00676382"/>
    <w:rPr>
      <w:rFonts w:ascii="Times New Roman" w:eastAsia="Adobe 宋体 Std L" w:hAnsi="Times New Roman" w:cs="Times New Roman"/>
      <w:b/>
      <w:bCs/>
      <w:kern w:val="44"/>
      <w:sz w:val="44"/>
      <w:szCs w:val="44"/>
      <w:lang w:val="en-US" w:eastAsia="zh-CN"/>
    </w:rPr>
  </w:style>
  <w:style w:type="character" w:customStyle="1" w:styleId="21">
    <w:name w:val="标题 2 字符"/>
    <w:basedOn w:val="a0"/>
    <w:link w:val="20"/>
    <w:uiPriority w:val="9"/>
    <w:semiHidden/>
    <w:rsid w:val="00676382"/>
    <w:rPr>
      <w:rFonts w:asciiTheme="majorHAnsi" w:eastAsiaTheme="majorEastAsia" w:hAnsiTheme="majorHAnsi" w:cstheme="majorBidi"/>
      <w:b/>
      <w:bCs/>
      <w:sz w:val="32"/>
      <w:szCs w:val="32"/>
      <w:lang w:val="en-US" w:eastAsia="zh-CN"/>
    </w:rPr>
  </w:style>
  <w:style w:type="character" w:customStyle="1" w:styleId="30">
    <w:name w:val="标题 3 字符"/>
    <w:basedOn w:val="a0"/>
    <w:link w:val="3"/>
    <w:uiPriority w:val="9"/>
    <w:rsid w:val="00676382"/>
    <w:rPr>
      <w:rFonts w:ascii="宋体" w:eastAsia="宋体" w:hAnsi="宋体" w:cs="宋体"/>
      <w:b/>
      <w:bCs/>
      <w:sz w:val="27"/>
      <w:szCs w:val="27"/>
      <w:lang w:val="en-US" w:eastAsia="zh-CN"/>
    </w:rPr>
  </w:style>
  <w:style w:type="character" w:customStyle="1" w:styleId="abstractlabel">
    <w:name w:val="abstract_label"/>
    <w:basedOn w:val="a0"/>
    <w:rsid w:val="00676382"/>
    <w:rPr>
      <w:b/>
      <w:bCs/>
      <w:sz w:val="36"/>
      <w:szCs w:val="36"/>
    </w:rPr>
  </w:style>
  <w:style w:type="character" w:customStyle="1" w:styleId="float-caption-standard">
    <w:name w:val="float-caption-standard"/>
    <w:basedOn w:val="a0"/>
    <w:rsid w:val="00676382"/>
  </w:style>
  <w:style w:type="paragraph" w:customStyle="1" w:styleId="msonormal0">
    <w:name w:val="msonormal"/>
    <w:basedOn w:val="a"/>
    <w:rsid w:val="00676382"/>
    <w:pPr>
      <w:spacing w:before="100" w:beforeAutospacing="1" w:after="100" w:afterAutospacing="1" w:line="240" w:lineRule="auto"/>
    </w:pPr>
    <w:rPr>
      <w:rFonts w:ascii="宋体" w:hAnsi="宋体" w:cs="宋体"/>
      <w:szCs w:val="24"/>
      <w:lang w:val="en-US" w:eastAsia="zh-CN"/>
    </w:rPr>
  </w:style>
  <w:style w:type="character" w:styleId="af8">
    <w:name w:val="FollowedHyperlink"/>
    <w:basedOn w:val="a0"/>
    <w:uiPriority w:val="99"/>
    <w:semiHidden/>
    <w:unhideWhenUsed/>
    <w:rsid w:val="00676382"/>
    <w:rPr>
      <w:color w:val="800080"/>
      <w:u w:val="single"/>
    </w:rPr>
  </w:style>
  <w:style w:type="character" w:customStyle="1" w:styleId="subsectionlabel">
    <w:name w:val="subsection_label"/>
    <w:basedOn w:val="a0"/>
    <w:rsid w:val="00676382"/>
  </w:style>
  <w:style w:type="paragraph" w:styleId="af9">
    <w:name w:val="No Spacing"/>
    <w:aliases w:val="2级标题"/>
    <w:basedOn w:val="a"/>
    <w:link w:val="afa"/>
    <w:uiPriority w:val="1"/>
    <w:qFormat/>
    <w:rsid w:val="00676382"/>
    <w:pPr>
      <w:spacing w:before="108" w:after="60" w:line="360" w:lineRule="auto"/>
      <w:outlineLvl w:val="2"/>
    </w:pPr>
    <w:rPr>
      <w:rFonts w:cs="Times New Roman"/>
      <w:b/>
      <w:bCs/>
      <w:sz w:val="36"/>
      <w:szCs w:val="36"/>
      <w:lang w:val="en-US" w:eastAsia="zh-CN"/>
    </w:rPr>
  </w:style>
  <w:style w:type="paragraph" w:customStyle="1" w:styleId="2">
    <w:name w:val="2级"/>
    <w:basedOn w:val="af9"/>
    <w:link w:val="22"/>
    <w:qFormat/>
    <w:rsid w:val="00676382"/>
    <w:pPr>
      <w:numPr>
        <w:ilvl w:val="1"/>
        <w:numId w:val="14"/>
      </w:numPr>
    </w:pPr>
    <w:rPr>
      <w:sz w:val="24"/>
      <w:szCs w:val="24"/>
    </w:rPr>
  </w:style>
  <w:style w:type="paragraph" w:customStyle="1" w:styleId="1">
    <w:name w:val="1级"/>
    <w:basedOn w:val="a8"/>
    <w:link w:val="12"/>
    <w:qFormat/>
    <w:rsid w:val="00676382"/>
    <w:pPr>
      <w:widowControl w:val="0"/>
      <w:numPr>
        <w:numId w:val="14"/>
      </w:numPr>
      <w:spacing w:after="0" w:line="360" w:lineRule="auto"/>
      <w:contextualSpacing w:val="0"/>
      <w:jc w:val="both"/>
    </w:pPr>
    <w:rPr>
      <w:rFonts w:eastAsia="Adobe 宋体 Std L" w:cs="Times New Roman"/>
      <w:b/>
      <w:sz w:val="32"/>
      <w:szCs w:val="24"/>
      <w:lang w:val="en-US" w:eastAsia="zh-CN"/>
    </w:rPr>
  </w:style>
  <w:style w:type="character" w:customStyle="1" w:styleId="afa">
    <w:name w:val="无间隔 字符"/>
    <w:aliases w:val="2级标题 字符"/>
    <w:basedOn w:val="a0"/>
    <w:link w:val="af9"/>
    <w:uiPriority w:val="1"/>
    <w:rsid w:val="00676382"/>
    <w:rPr>
      <w:rFonts w:ascii="Times New Roman" w:eastAsia="宋体" w:hAnsi="Times New Roman" w:cs="Times New Roman"/>
      <w:b/>
      <w:bCs/>
      <w:sz w:val="36"/>
      <w:szCs w:val="36"/>
      <w:lang w:val="en-US" w:eastAsia="zh-CN"/>
    </w:rPr>
  </w:style>
  <w:style w:type="character" w:customStyle="1" w:styleId="22">
    <w:name w:val="2级 字符"/>
    <w:basedOn w:val="afa"/>
    <w:link w:val="2"/>
    <w:rsid w:val="00676382"/>
    <w:rPr>
      <w:rFonts w:ascii="Times New Roman" w:eastAsia="宋体" w:hAnsi="Times New Roman" w:cs="Times New Roman"/>
      <w:b/>
      <w:bCs/>
      <w:sz w:val="24"/>
      <w:szCs w:val="24"/>
      <w:lang w:val="en-US" w:eastAsia="zh-CN"/>
    </w:rPr>
  </w:style>
  <w:style w:type="character" w:customStyle="1" w:styleId="a9">
    <w:name w:val="列出段落 字符"/>
    <w:basedOn w:val="a0"/>
    <w:link w:val="a8"/>
    <w:uiPriority w:val="34"/>
    <w:rsid w:val="00676382"/>
  </w:style>
  <w:style w:type="character" w:customStyle="1" w:styleId="12">
    <w:name w:val="1级 字符"/>
    <w:basedOn w:val="a9"/>
    <w:link w:val="1"/>
    <w:rsid w:val="00676382"/>
    <w:rPr>
      <w:rFonts w:ascii="Times New Roman" w:eastAsia="Adobe 宋体 Std L" w:hAnsi="Times New Roman" w:cs="Times New Roman"/>
      <w:b/>
      <w:sz w:val="32"/>
      <w:szCs w:val="24"/>
      <w:lang w:val="en-US" w:eastAsia="zh-CN"/>
    </w:rPr>
  </w:style>
  <w:style w:type="character" w:customStyle="1" w:styleId="sectionlabel">
    <w:name w:val="section_label"/>
    <w:basedOn w:val="a0"/>
    <w:rsid w:val="00676382"/>
  </w:style>
  <w:style w:type="character" w:customStyle="1" w:styleId="highlight">
    <w:name w:val="highlight"/>
    <w:basedOn w:val="a0"/>
    <w:rsid w:val="001E52FB"/>
  </w:style>
  <w:style w:type="character" w:styleId="afb">
    <w:name w:val="Intense Emphasis"/>
    <w:basedOn w:val="a0"/>
    <w:uiPriority w:val="21"/>
    <w:qFormat/>
    <w:rsid w:val="001B7661"/>
    <w:rPr>
      <w:i/>
      <w:iCs/>
      <w:color w:val="5B9BD5" w:themeColor="accent1"/>
    </w:rPr>
  </w:style>
  <w:style w:type="paragraph" w:customStyle="1" w:styleId="equation">
    <w:name w:val="equation"/>
    <w:basedOn w:val="a"/>
    <w:qFormat/>
    <w:rsid w:val="001B7661"/>
    <w:pPr>
      <w:tabs>
        <w:tab w:val="center" w:pos="4620"/>
        <w:tab w:val="center" w:pos="9240"/>
      </w:tabs>
      <w:spacing w:line="360" w:lineRule="auto"/>
      <w:ind w:firstLine="357"/>
      <w:jc w:val="center"/>
    </w:pPr>
    <w:rPr>
      <w:rFonts w:asciiTheme="majorBidi" w:hAnsiTheme="majorBidi" w:cstheme="majorBidi"/>
      <w:szCs w:val="24"/>
      <w:lang w:eastAsia="zh-CN"/>
    </w:rPr>
  </w:style>
  <w:style w:type="character" w:customStyle="1" w:styleId="13">
    <w:name w:val="未处理的提及1"/>
    <w:basedOn w:val="a0"/>
    <w:uiPriority w:val="99"/>
    <w:semiHidden/>
    <w:unhideWhenUsed/>
    <w:rsid w:val="005B4E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220">
      <w:bodyDiv w:val="1"/>
      <w:marLeft w:val="0"/>
      <w:marRight w:val="0"/>
      <w:marTop w:val="0"/>
      <w:marBottom w:val="0"/>
      <w:divBdr>
        <w:top w:val="none" w:sz="0" w:space="0" w:color="auto"/>
        <w:left w:val="none" w:sz="0" w:space="0" w:color="auto"/>
        <w:bottom w:val="none" w:sz="0" w:space="0" w:color="auto"/>
        <w:right w:val="none" w:sz="0" w:space="0" w:color="auto"/>
      </w:divBdr>
    </w:div>
    <w:div w:id="22246288">
      <w:bodyDiv w:val="1"/>
      <w:marLeft w:val="0"/>
      <w:marRight w:val="0"/>
      <w:marTop w:val="0"/>
      <w:marBottom w:val="0"/>
      <w:divBdr>
        <w:top w:val="none" w:sz="0" w:space="0" w:color="auto"/>
        <w:left w:val="none" w:sz="0" w:space="0" w:color="auto"/>
        <w:bottom w:val="none" w:sz="0" w:space="0" w:color="auto"/>
        <w:right w:val="none" w:sz="0" w:space="0" w:color="auto"/>
      </w:divBdr>
    </w:div>
    <w:div w:id="49499578">
      <w:bodyDiv w:val="1"/>
      <w:marLeft w:val="0"/>
      <w:marRight w:val="0"/>
      <w:marTop w:val="0"/>
      <w:marBottom w:val="0"/>
      <w:divBdr>
        <w:top w:val="none" w:sz="0" w:space="0" w:color="auto"/>
        <w:left w:val="none" w:sz="0" w:space="0" w:color="auto"/>
        <w:bottom w:val="none" w:sz="0" w:space="0" w:color="auto"/>
        <w:right w:val="none" w:sz="0" w:space="0" w:color="auto"/>
      </w:divBdr>
    </w:div>
    <w:div w:id="56981740">
      <w:bodyDiv w:val="1"/>
      <w:marLeft w:val="0"/>
      <w:marRight w:val="0"/>
      <w:marTop w:val="0"/>
      <w:marBottom w:val="0"/>
      <w:divBdr>
        <w:top w:val="none" w:sz="0" w:space="0" w:color="auto"/>
        <w:left w:val="none" w:sz="0" w:space="0" w:color="auto"/>
        <w:bottom w:val="none" w:sz="0" w:space="0" w:color="auto"/>
        <w:right w:val="none" w:sz="0" w:space="0" w:color="auto"/>
      </w:divBdr>
    </w:div>
    <w:div w:id="90903742">
      <w:bodyDiv w:val="1"/>
      <w:marLeft w:val="0"/>
      <w:marRight w:val="0"/>
      <w:marTop w:val="0"/>
      <w:marBottom w:val="0"/>
      <w:divBdr>
        <w:top w:val="none" w:sz="0" w:space="0" w:color="auto"/>
        <w:left w:val="none" w:sz="0" w:space="0" w:color="auto"/>
        <w:bottom w:val="none" w:sz="0" w:space="0" w:color="auto"/>
        <w:right w:val="none" w:sz="0" w:space="0" w:color="auto"/>
      </w:divBdr>
    </w:div>
    <w:div w:id="119307375">
      <w:bodyDiv w:val="1"/>
      <w:marLeft w:val="0"/>
      <w:marRight w:val="0"/>
      <w:marTop w:val="0"/>
      <w:marBottom w:val="0"/>
      <w:divBdr>
        <w:top w:val="none" w:sz="0" w:space="0" w:color="auto"/>
        <w:left w:val="none" w:sz="0" w:space="0" w:color="auto"/>
        <w:bottom w:val="none" w:sz="0" w:space="0" w:color="auto"/>
        <w:right w:val="none" w:sz="0" w:space="0" w:color="auto"/>
      </w:divBdr>
    </w:div>
    <w:div w:id="180976073">
      <w:bodyDiv w:val="1"/>
      <w:marLeft w:val="0"/>
      <w:marRight w:val="0"/>
      <w:marTop w:val="0"/>
      <w:marBottom w:val="0"/>
      <w:divBdr>
        <w:top w:val="none" w:sz="0" w:space="0" w:color="auto"/>
        <w:left w:val="none" w:sz="0" w:space="0" w:color="auto"/>
        <w:bottom w:val="none" w:sz="0" w:space="0" w:color="auto"/>
        <w:right w:val="none" w:sz="0" w:space="0" w:color="auto"/>
      </w:divBdr>
    </w:div>
    <w:div w:id="190530345">
      <w:bodyDiv w:val="1"/>
      <w:marLeft w:val="0"/>
      <w:marRight w:val="0"/>
      <w:marTop w:val="0"/>
      <w:marBottom w:val="0"/>
      <w:divBdr>
        <w:top w:val="none" w:sz="0" w:space="0" w:color="auto"/>
        <w:left w:val="none" w:sz="0" w:space="0" w:color="auto"/>
        <w:bottom w:val="none" w:sz="0" w:space="0" w:color="auto"/>
        <w:right w:val="none" w:sz="0" w:space="0" w:color="auto"/>
      </w:divBdr>
    </w:div>
    <w:div w:id="346059508">
      <w:bodyDiv w:val="1"/>
      <w:marLeft w:val="0"/>
      <w:marRight w:val="0"/>
      <w:marTop w:val="0"/>
      <w:marBottom w:val="0"/>
      <w:divBdr>
        <w:top w:val="none" w:sz="0" w:space="0" w:color="auto"/>
        <w:left w:val="none" w:sz="0" w:space="0" w:color="auto"/>
        <w:bottom w:val="none" w:sz="0" w:space="0" w:color="auto"/>
        <w:right w:val="none" w:sz="0" w:space="0" w:color="auto"/>
      </w:divBdr>
    </w:div>
    <w:div w:id="362899493">
      <w:bodyDiv w:val="1"/>
      <w:marLeft w:val="0"/>
      <w:marRight w:val="0"/>
      <w:marTop w:val="0"/>
      <w:marBottom w:val="0"/>
      <w:divBdr>
        <w:top w:val="none" w:sz="0" w:space="0" w:color="auto"/>
        <w:left w:val="none" w:sz="0" w:space="0" w:color="auto"/>
        <w:bottom w:val="none" w:sz="0" w:space="0" w:color="auto"/>
        <w:right w:val="none" w:sz="0" w:space="0" w:color="auto"/>
      </w:divBdr>
    </w:div>
    <w:div w:id="444808699">
      <w:bodyDiv w:val="1"/>
      <w:marLeft w:val="0"/>
      <w:marRight w:val="0"/>
      <w:marTop w:val="0"/>
      <w:marBottom w:val="0"/>
      <w:divBdr>
        <w:top w:val="none" w:sz="0" w:space="0" w:color="auto"/>
        <w:left w:val="none" w:sz="0" w:space="0" w:color="auto"/>
        <w:bottom w:val="none" w:sz="0" w:space="0" w:color="auto"/>
        <w:right w:val="none" w:sz="0" w:space="0" w:color="auto"/>
      </w:divBdr>
    </w:div>
    <w:div w:id="466626754">
      <w:bodyDiv w:val="1"/>
      <w:marLeft w:val="0"/>
      <w:marRight w:val="0"/>
      <w:marTop w:val="0"/>
      <w:marBottom w:val="0"/>
      <w:divBdr>
        <w:top w:val="none" w:sz="0" w:space="0" w:color="auto"/>
        <w:left w:val="none" w:sz="0" w:space="0" w:color="auto"/>
        <w:bottom w:val="none" w:sz="0" w:space="0" w:color="auto"/>
        <w:right w:val="none" w:sz="0" w:space="0" w:color="auto"/>
      </w:divBdr>
    </w:div>
    <w:div w:id="593169779">
      <w:bodyDiv w:val="1"/>
      <w:marLeft w:val="0"/>
      <w:marRight w:val="0"/>
      <w:marTop w:val="0"/>
      <w:marBottom w:val="0"/>
      <w:divBdr>
        <w:top w:val="none" w:sz="0" w:space="0" w:color="auto"/>
        <w:left w:val="none" w:sz="0" w:space="0" w:color="auto"/>
        <w:bottom w:val="none" w:sz="0" w:space="0" w:color="auto"/>
        <w:right w:val="none" w:sz="0" w:space="0" w:color="auto"/>
      </w:divBdr>
    </w:div>
    <w:div w:id="612203683">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4206561">
      <w:bodyDiv w:val="1"/>
      <w:marLeft w:val="0"/>
      <w:marRight w:val="0"/>
      <w:marTop w:val="0"/>
      <w:marBottom w:val="0"/>
      <w:divBdr>
        <w:top w:val="none" w:sz="0" w:space="0" w:color="auto"/>
        <w:left w:val="none" w:sz="0" w:space="0" w:color="auto"/>
        <w:bottom w:val="none" w:sz="0" w:space="0" w:color="auto"/>
        <w:right w:val="none" w:sz="0" w:space="0" w:color="auto"/>
      </w:divBdr>
    </w:div>
    <w:div w:id="827939273">
      <w:bodyDiv w:val="1"/>
      <w:marLeft w:val="0"/>
      <w:marRight w:val="0"/>
      <w:marTop w:val="0"/>
      <w:marBottom w:val="0"/>
      <w:divBdr>
        <w:top w:val="none" w:sz="0" w:space="0" w:color="auto"/>
        <w:left w:val="none" w:sz="0" w:space="0" w:color="auto"/>
        <w:bottom w:val="none" w:sz="0" w:space="0" w:color="auto"/>
        <w:right w:val="none" w:sz="0" w:space="0" w:color="auto"/>
      </w:divBdr>
    </w:div>
    <w:div w:id="872310546">
      <w:bodyDiv w:val="1"/>
      <w:marLeft w:val="0"/>
      <w:marRight w:val="0"/>
      <w:marTop w:val="0"/>
      <w:marBottom w:val="0"/>
      <w:divBdr>
        <w:top w:val="none" w:sz="0" w:space="0" w:color="auto"/>
        <w:left w:val="none" w:sz="0" w:space="0" w:color="auto"/>
        <w:bottom w:val="none" w:sz="0" w:space="0" w:color="auto"/>
        <w:right w:val="none" w:sz="0" w:space="0" w:color="auto"/>
      </w:divBdr>
      <w:divsChild>
        <w:div w:id="565990110">
          <w:marLeft w:val="0"/>
          <w:marRight w:val="0"/>
          <w:marTop w:val="0"/>
          <w:marBottom w:val="0"/>
          <w:divBdr>
            <w:top w:val="none" w:sz="0" w:space="0" w:color="auto"/>
            <w:left w:val="none" w:sz="0" w:space="0" w:color="auto"/>
            <w:bottom w:val="none" w:sz="0" w:space="0" w:color="auto"/>
            <w:right w:val="none" w:sz="0" w:space="0" w:color="auto"/>
          </w:divBdr>
        </w:div>
        <w:div w:id="591357923">
          <w:marLeft w:val="0"/>
          <w:marRight w:val="0"/>
          <w:marTop w:val="0"/>
          <w:marBottom w:val="0"/>
          <w:divBdr>
            <w:top w:val="none" w:sz="0" w:space="0" w:color="auto"/>
            <w:left w:val="none" w:sz="0" w:space="0" w:color="auto"/>
            <w:bottom w:val="none" w:sz="0" w:space="0" w:color="auto"/>
            <w:right w:val="none" w:sz="0" w:space="0" w:color="auto"/>
          </w:divBdr>
        </w:div>
      </w:divsChild>
    </w:div>
    <w:div w:id="947930593">
      <w:bodyDiv w:val="1"/>
      <w:marLeft w:val="0"/>
      <w:marRight w:val="0"/>
      <w:marTop w:val="0"/>
      <w:marBottom w:val="0"/>
      <w:divBdr>
        <w:top w:val="none" w:sz="0" w:space="0" w:color="auto"/>
        <w:left w:val="none" w:sz="0" w:space="0" w:color="auto"/>
        <w:bottom w:val="none" w:sz="0" w:space="0" w:color="auto"/>
        <w:right w:val="none" w:sz="0" w:space="0" w:color="auto"/>
      </w:divBdr>
    </w:div>
    <w:div w:id="1112171723">
      <w:bodyDiv w:val="1"/>
      <w:marLeft w:val="0"/>
      <w:marRight w:val="0"/>
      <w:marTop w:val="0"/>
      <w:marBottom w:val="0"/>
      <w:divBdr>
        <w:top w:val="none" w:sz="0" w:space="0" w:color="auto"/>
        <w:left w:val="none" w:sz="0" w:space="0" w:color="auto"/>
        <w:bottom w:val="none" w:sz="0" w:space="0" w:color="auto"/>
        <w:right w:val="none" w:sz="0" w:space="0" w:color="auto"/>
      </w:divBdr>
    </w:div>
    <w:div w:id="1203057786">
      <w:bodyDiv w:val="1"/>
      <w:marLeft w:val="0"/>
      <w:marRight w:val="0"/>
      <w:marTop w:val="0"/>
      <w:marBottom w:val="0"/>
      <w:divBdr>
        <w:top w:val="none" w:sz="0" w:space="0" w:color="auto"/>
        <w:left w:val="none" w:sz="0" w:space="0" w:color="auto"/>
        <w:bottom w:val="none" w:sz="0" w:space="0" w:color="auto"/>
        <w:right w:val="none" w:sz="0" w:space="0" w:color="auto"/>
      </w:divBdr>
    </w:div>
    <w:div w:id="1215391451">
      <w:bodyDiv w:val="1"/>
      <w:marLeft w:val="0"/>
      <w:marRight w:val="0"/>
      <w:marTop w:val="0"/>
      <w:marBottom w:val="0"/>
      <w:divBdr>
        <w:top w:val="none" w:sz="0" w:space="0" w:color="auto"/>
        <w:left w:val="none" w:sz="0" w:space="0" w:color="auto"/>
        <w:bottom w:val="none" w:sz="0" w:space="0" w:color="auto"/>
        <w:right w:val="none" w:sz="0" w:space="0" w:color="auto"/>
      </w:divBdr>
    </w:div>
    <w:div w:id="1215459757">
      <w:bodyDiv w:val="1"/>
      <w:marLeft w:val="0"/>
      <w:marRight w:val="0"/>
      <w:marTop w:val="0"/>
      <w:marBottom w:val="0"/>
      <w:divBdr>
        <w:top w:val="none" w:sz="0" w:space="0" w:color="auto"/>
        <w:left w:val="none" w:sz="0" w:space="0" w:color="auto"/>
        <w:bottom w:val="none" w:sz="0" w:space="0" w:color="auto"/>
        <w:right w:val="none" w:sz="0" w:space="0" w:color="auto"/>
      </w:divBdr>
      <w:divsChild>
        <w:div w:id="852497902">
          <w:marLeft w:val="0"/>
          <w:marRight w:val="0"/>
          <w:marTop w:val="0"/>
          <w:marBottom w:val="0"/>
          <w:divBdr>
            <w:top w:val="none" w:sz="0" w:space="0" w:color="auto"/>
            <w:left w:val="none" w:sz="0" w:space="0" w:color="auto"/>
            <w:bottom w:val="none" w:sz="0" w:space="0" w:color="auto"/>
            <w:right w:val="none" w:sz="0" w:space="0" w:color="auto"/>
          </w:divBdr>
        </w:div>
        <w:div w:id="1959409205">
          <w:marLeft w:val="0"/>
          <w:marRight w:val="0"/>
          <w:marTop w:val="0"/>
          <w:marBottom w:val="0"/>
          <w:divBdr>
            <w:top w:val="none" w:sz="0" w:space="0" w:color="auto"/>
            <w:left w:val="none" w:sz="0" w:space="0" w:color="auto"/>
            <w:bottom w:val="none" w:sz="0" w:space="0" w:color="auto"/>
            <w:right w:val="none" w:sz="0" w:space="0" w:color="auto"/>
          </w:divBdr>
        </w:div>
      </w:divsChild>
    </w:div>
    <w:div w:id="1228609477">
      <w:bodyDiv w:val="1"/>
      <w:marLeft w:val="0"/>
      <w:marRight w:val="0"/>
      <w:marTop w:val="0"/>
      <w:marBottom w:val="0"/>
      <w:divBdr>
        <w:top w:val="none" w:sz="0" w:space="0" w:color="auto"/>
        <w:left w:val="none" w:sz="0" w:space="0" w:color="auto"/>
        <w:bottom w:val="none" w:sz="0" w:space="0" w:color="auto"/>
        <w:right w:val="none" w:sz="0" w:space="0" w:color="auto"/>
      </w:divBdr>
    </w:div>
    <w:div w:id="1236084723">
      <w:bodyDiv w:val="1"/>
      <w:marLeft w:val="0"/>
      <w:marRight w:val="0"/>
      <w:marTop w:val="0"/>
      <w:marBottom w:val="0"/>
      <w:divBdr>
        <w:top w:val="none" w:sz="0" w:space="0" w:color="auto"/>
        <w:left w:val="none" w:sz="0" w:space="0" w:color="auto"/>
        <w:bottom w:val="none" w:sz="0" w:space="0" w:color="auto"/>
        <w:right w:val="none" w:sz="0" w:space="0" w:color="auto"/>
      </w:divBdr>
    </w:div>
    <w:div w:id="1236088606">
      <w:bodyDiv w:val="1"/>
      <w:marLeft w:val="0"/>
      <w:marRight w:val="0"/>
      <w:marTop w:val="0"/>
      <w:marBottom w:val="0"/>
      <w:divBdr>
        <w:top w:val="none" w:sz="0" w:space="0" w:color="auto"/>
        <w:left w:val="none" w:sz="0" w:space="0" w:color="auto"/>
        <w:bottom w:val="none" w:sz="0" w:space="0" w:color="auto"/>
        <w:right w:val="none" w:sz="0" w:space="0" w:color="auto"/>
      </w:divBdr>
    </w:div>
    <w:div w:id="1253078750">
      <w:bodyDiv w:val="1"/>
      <w:marLeft w:val="0"/>
      <w:marRight w:val="0"/>
      <w:marTop w:val="0"/>
      <w:marBottom w:val="0"/>
      <w:divBdr>
        <w:top w:val="none" w:sz="0" w:space="0" w:color="auto"/>
        <w:left w:val="none" w:sz="0" w:space="0" w:color="auto"/>
        <w:bottom w:val="none" w:sz="0" w:space="0" w:color="auto"/>
        <w:right w:val="none" w:sz="0" w:space="0" w:color="auto"/>
      </w:divBdr>
    </w:div>
    <w:div w:id="1262181319">
      <w:bodyDiv w:val="1"/>
      <w:marLeft w:val="0"/>
      <w:marRight w:val="0"/>
      <w:marTop w:val="0"/>
      <w:marBottom w:val="0"/>
      <w:divBdr>
        <w:top w:val="none" w:sz="0" w:space="0" w:color="auto"/>
        <w:left w:val="none" w:sz="0" w:space="0" w:color="auto"/>
        <w:bottom w:val="none" w:sz="0" w:space="0" w:color="auto"/>
        <w:right w:val="none" w:sz="0" w:space="0" w:color="auto"/>
      </w:divBdr>
    </w:div>
    <w:div w:id="1281837745">
      <w:bodyDiv w:val="1"/>
      <w:marLeft w:val="0"/>
      <w:marRight w:val="0"/>
      <w:marTop w:val="0"/>
      <w:marBottom w:val="0"/>
      <w:divBdr>
        <w:top w:val="none" w:sz="0" w:space="0" w:color="auto"/>
        <w:left w:val="none" w:sz="0" w:space="0" w:color="auto"/>
        <w:bottom w:val="none" w:sz="0" w:space="0" w:color="auto"/>
        <w:right w:val="none" w:sz="0" w:space="0" w:color="auto"/>
      </w:divBdr>
    </w:div>
    <w:div w:id="1287001214">
      <w:bodyDiv w:val="1"/>
      <w:marLeft w:val="0"/>
      <w:marRight w:val="0"/>
      <w:marTop w:val="0"/>
      <w:marBottom w:val="0"/>
      <w:divBdr>
        <w:top w:val="none" w:sz="0" w:space="0" w:color="auto"/>
        <w:left w:val="none" w:sz="0" w:space="0" w:color="auto"/>
        <w:bottom w:val="none" w:sz="0" w:space="0" w:color="auto"/>
        <w:right w:val="none" w:sz="0" w:space="0" w:color="auto"/>
      </w:divBdr>
    </w:div>
    <w:div w:id="1363088766">
      <w:bodyDiv w:val="1"/>
      <w:marLeft w:val="0"/>
      <w:marRight w:val="0"/>
      <w:marTop w:val="0"/>
      <w:marBottom w:val="0"/>
      <w:divBdr>
        <w:top w:val="none" w:sz="0" w:space="0" w:color="auto"/>
        <w:left w:val="none" w:sz="0" w:space="0" w:color="auto"/>
        <w:bottom w:val="none" w:sz="0" w:space="0" w:color="auto"/>
        <w:right w:val="none" w:sz="0" w:space="0" w:color="auto"/>
      </w:divBdr>
    </w:div>
    <w:div w:id="1408066436">
      <w:bodyDiv w:val="1"/>
      <w:marLeft w:val="0"/>
      <w:marRight w:val="0"/>
      <w:marTop w:val="0"/>
      <w:marBottom w:val="0"/>
      <w:divBdr>
        <w:top w:val="none" w:sz="0" w:space="0" w:color="auto"/>
        <w:left w:val="none" w:sz="0" w:space="0" w:color="auto"/>
        <w:bottom w:val="none" w:sz="0" w:space="0" w:color="auto"/>
        <w:right w:val="none" w:sz="0" w:space="0" w:color="auto"/>
      </w:divBdr>
    </w:div>
    <w:div w:id="1429040770">
      <w:bodyDiv w:val="1"/>
      <w:marLeft w:val="0"/>
      <w:marRight w:val="0"/>
      <w:marTop w:val="0"/>
      <w:marBottom w:val="0"/>
      <w:divBdr>
        <w:top w:val="none" w:sz="0" w:space="0" w:color="auto"/>
        <w:left w:val="none" w:sz="0" w:space="0" w:color="auto"/>
        <w:bottom w:val="none" w:sz="0" w:space="0" w:color="auto"/>
        <w:right w:val="none" w:sz="0" w:space="0" w:color="auto"/>
      </w:divBdr>
    </w:div>
    <w:div w:id="1439105561">
      <w:bodyDiv w:val="1"/>
      <w:marLeft w:val="0"/>
      <w:marRight w:val="0"/>
      <w:marTop w:val="0"/>
      <w:marBottom w:val="0"/>
      <w:divBdr>
        <w:top w:val="none" w:sz="0" w:space="0" w:color="auto"/>
        <w:left w:val="none" w:sz="0" w:space="0" w:color="auto"/>
        <w:bottom w:val="none" w:sz="0" w:space="0" w:color="auto"/>
        <w:right w:val="none" w:sz="0" w:space="0" w:color="auto"/>
      </w:divBdr>
    </w:div>
    <w:div w:id="1441148484">
      <w:bodyDiv w:val="1"/>
      <w:marLeft w:val="0"/>
      <w:marRight w:val="0"/>
      <w:marTop w:val="0"/>
      <w:marBottom w:val="0"/>
      <w:divBdr>
        <w:top w:val="none" w:sz="0" w:space="0" w:color="auto"/>
        <w:left w:val="none" w:sz="0" w:space="0" w:color="auto"/>
        <w:bottom w:val="none" w:sz="0" w:space="0" w:color="auto"/>
        <w:right w:val="none" w:sz="0" w:space="0" w:color="auto"/>
      </w:divBdr>
    </w:div>
    <w:div w:id="1450665206">
      <w:bodyDiv w:val="1"/>
      <w:marLeft w:val="0"/>
      <w:marRight w:val="0"/>
      <w:marTop w:val="0"/>
      <w:marBottom w:val="0"/>
      <w:divBdr>
        <w:top w:val="none" w:sz="0" w:space="0" w:color="auto"/>
        <w:left w:val="none" w:sz="0" w:space="0" w:color="auto"/>
        <w:bottom w:val="none" w:sz="0" w:space="0" w:color="auto"/>
        <w:right w:val="none" w:sz="0" w:space="0" w:color="auto"/>
      </w:divBdr>
    </w:div>
    <w:div w:id="1561021404">
      <w:bodyDiv w:val="1"/>
      <w:marLeft w:val="0"/>
      <w:marRight w:val="0"/>
      <w:marTop w:val="0"/>
      <w:marBottom w:val="0"/>
      <w:divBdr>
        <w:top w:val="none" w:sz="0" w:space="0" w:color="auto"/>
        <w:left w:val="none" w:sz="0" w:space="0" w:color="auto"/>
        <w:bottom w:val="none" w:sz="0" w:space="0" w:color="auto"/>
        <w:right w:val="none" w:sz="0" w:space="0" w:color="auto"/>
      </w:divBdr>
    </w:div>
    <w:div w:id="1576161247">
      <w:bodyDiv w:val="1"/>
      <w:marLeft w:val="0"/>
      <w:marRight w:val="0"/>
      <w:marTop w:val="0"/>
      <w:marBottom w:val="0"/>
      <w:divBdr>
        <w:top w:val="none" w:sz="0" w:space="0" w:color="auto"/>
        <w:left w:val="none" w:sz="0" w:space="0" w:color="auto"/>
        <w:bottom w:val="none" w:sz="0" w:space="0" w:color="auto"/>
        <w:right w:val="none" w:sz="0" w:space="0" w:color="auto"/>
      </w:divBdr>
    </w:div>
    <w:div w:id="1644774194">
      <w:bodyDiv w:val="1"/>
      <w:marLeft w:val="0"/>
      <w:marRight w:val="0"/>
      <w:marTop w:val="0"/>
      <w:marBottom w:val="0"/>
      <w:divBdr>
        <w:top w:val="none" w:sz="0" w:space="0" w:color="auto"/>
        <w:left w:val="none" w:sz="0" w:space="0" w:color="auto"/>
        <w:bottom w:val="none" w:sz="0" w:space="0" w:color="auto"/>
        <w:right w:val="none" w:sz="0" w:space="0" w:color="auto"/>
      </w:divBdr>
    </w:div>
    <w:div w:id="1789662388">
      <w:bodyDiv w:val="1"/>
      <w:marLeft w:val="0"/>
      <w:marRight w:val="0"/>
      <w:marTop w:val="0"/>
      <w:marBottom w:val="0"/>
      <w:divBdr>
        <w:top w:val="none" w:sz="0" w:space="0" w:color="auto"/>
        <w:left w:val="none" w:sz="0" w:space="0" w:color="auto"/>
        <w:bottom w:val="none" w:sz="0" w:space="0" w:color="auto"/>
        <w:right w:val="none" w:sz="0" w:space="0" w:color="auto"/>
      </w:divBdr>
    </w:div>
    <w:div w:id="1823622124">
      <w:bodyDiv w:val="1"/>
      <w:marLeft w:val="0"/>
      <w:marRight w:val="0"/>
      <w:marTop w:val="0"/>
      <w:marBottom w:val="0"/>
      <w:divBdr>
        <w:top w:val="none" w:sz="0" w:space="0" w:color="auto"/>
        <w:left w:val="none" w:sz="0" w:space="0" w:color="auto"/>
        <w:bottom w:val="none" w:sz="0" w:space="0" w:color="auto"/>
        <w:right w:val="none" w:sz="0" w:space="0" w:color="auto"/>
      </w:divBdr>
    </w:div>
    <w:div w:id="1849371073">
      <w:bodyDiv w:val="1"/>
      <w:marLeft w:val="0"/>
      <w:marRight w:val="0"/>
      <w:marTop w:val="0"/>
      <w:marBottom w:val="0"/>
      <w:divBdr>
        <w:top w:val="none" w:sz="0" w:space="0" w:color="auto"/>
        <w:left w:val="none" w:sz="0" w:space="0" w:color="auto"/>
        <w:bottom w:val="none" w:sz="0" w:space="0" w:color="auto"/>
        <w:right w:val="none" w:sz="0" w:space="0" w:color="auto"/>
      </w:divBdr>
    </w:div>
    <w:div w:id="1863472817">
      <w:bodyDiv w:val="1"/>
      <w:marLeft w:val="0"/>
      <w:marRight w:val="0"/>
      <w:marTop w:val="0"/>
      <w:marBottom w:val="0"/>
      <w:divBdr>
        <w:top w:val="none" w:sz="0" w:space="0" w:color="auto"/>
        <w:left w:val="none" w:sz="0" w:space="0" w:color="auto"/>
        <w:bottom w:val="none" w:sz="0" w:space="0" w:color="auto"/>
        <w:right w:val="none" w:sz="0" w:space="0" w:color="auto"/>
      </w:divBdr>
    </w:div>
    <w:div w:id="1910069119">
      <w:bodyDiv w:val="1"/>
      <w:marLeft w:val="0"/>
      <w:marRight w:val="0"/>
      <w:marTop w:val="0"/>
      <w:marBottom w:val="0"/>
      <w:divBdr>
        <w:top w:val="none" w:sz="0" w:space="0" w:color="auto"/>
        <w:left w:val="none" w:sz="0" w:space="0" w:color="auto"/>
        <w:bottom w:val="none" w:sz="0" w:space="0" w:color="auto"/>
        <w:right w:val="none" w:sz="0" w:space="0" w:color="auto"/>
      </w:divBdr>
    </w:div>
    <w:div w:id="1916892487">
      <w:bodyDiv w:val="1"/>
      <w:marLeft w:val="0"/>
      <w:marRight w:val="0"/>
      <w:marTop w:val="0"/>
      <w:marBottom w:val="0"/>
      <w:divBdr>
        <w:top w:val="none" w:sz="0" w:space="0" w:color="auto"/>
        <w:left w:val="none" w:sz="0" w:space="0" w:color="auto"/>
        <w:bottom w:val="none" w:sz="0" w:space="0" w:color="auto"/>
        <w:right w:val="none" w:sz="0" w:space="0" w:color="auto"/>
      </w:divBdr>
    </w:div>
    <w:div w:id="196877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chart" Target="charts/chart6.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1.xml"/><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chart" Target="charts/chart5.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2.xml"/><Relationship Id="rId30" Type="http://schemas.openxmlformats.org/officeDocument/2006/relationships/chart" Target="charts/chart4.xm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amthree\Desktop\Stres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amthree\Desktop\Stres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amthree\Desktop\CNT_networ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amthree\Desktop\Waviness_stud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iamthree\Desktop\Waviness_study.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51118811013889"/>
          <c:y val="3.1735794172225287E-2"/>
          <c:w val="0.78559382796557109"/>
          <c:h val="0.79055357587600805"/>
        </c:manualLayout>
      </c:layout>
      <c:scatterChart>
        <c:scatterStyle val="lineMarker"/>
        <c:varyColors val="0"/>
        <c:ser>
          <c:idx val="0"/>
          <c:order val="0"/>
          <c:tx>
            <c:v>Traditional FE method</c:v>
          </c:tx>
          <c:spPr>
            <a:ln w="19050" cap="rnd">
              <a:solidFill>
                <a:srgbClr val="FF0000"/>
              </a:solidFill>
              <a:round/>
            </a:ln>
            <a:effectLst/>
          </c:spPr>
          <c:marker>
            <c:symbol val="circle"/>
            <c:size val="5"/>
            <c:spPr>
              <a:noFill/>
              <a:ln w="9525">
                <a:noFill/>
              </a:ln>
              <a:effectLst/>
            </c:spPr>
          </c:marker>
          <c:xVal>
            <c:numRef>
              <c:f>CNT_FE!$C$2:$C$35</c:f>
              <c:numCache>
                <c:formatCode>General</c:formatCode>
                <c:ptCount val="34"/>
                <c:pt idx="0">
                  <c:v>13.3574371</c:v>
                </c:pt>
                <c:pt idx="1">
                  <c:v>13.661516199999999</c:v>
                </c:pt>
                <c:pt idx="2">
                  <c:v>13.965325399999999</c:v>
                </c:pt>
                <c:pt idx="3">
                  <c:v>14.2690372</c:v>
                </c:pt>
                <c:pt idx="4">
                  <c:v>14.572832099999999</c:v>
                </c:pt>
                <c:pt idx="5">
                  <c:v>14.876641299999999</c:v>
                </c:pt>
                <c:pt idx="6">
                  <c:v>15.1805687</c:v>
                </c:pt>
                <c:pt idx="7">
                  <c:v>15.484558099999999</c:v>
                </c:pt>
                <c:pt idx="8">
                  <c:v>15.788657199999999</c:v>
                </c:pt>
                <c:pt idx="9">
                  <c:v>16.092804000000001</c:v>
                </c:pt>
                <c:pt idx="10">
                  <c:v>16.3969402</c:v>
                </c:pt>
                <c:pt idx="11">
                  <c:v>16.70121</c:v>
                </c:pt>
                <c:pt idx="12">
                  <c:v>17.005476000000002</c:v>
                </c:pt>
                <c:pt idx="13">
                  <c:v>17.309776299999999</c:v>
                </c:pt>
                <c:pt idx="14">
                  <c:v>17.614112899999999</c:v>
                </c:pt>
                <c:pt idx="15">
                  <c:v>17.918466599999999</c:v>
                </c:pt>
                <c:pt idx="16">
                  <c:v>18.222799299999998</c:v>
                </c:pt>
                <c:pt idx="17">
                  <c:v>18.527200700000002</c:v>
                </c:pt>
                <c:pt idx="18">
                  <c:v>18.831533400000001</c:v>
                </c:pt>
                <c:pt idx="19">
                  <c:v>19.135887100000001</c:v>
                </c:pt>
                <c:pt idx="20">
                  <c:v>19.4402218</c:v>
                </c:pt>
                <c:pt idx="21">
                  <c:v>19.744523999999998</c:v>
                </c:pt>
                <c:pt idx="22">
                  <c:v>20.04879</c:v>
                </c:pt>
                <c:pt idx="23">
                  <c:v>20.3530598</c:v>
                </c:pt>
                <c:pt idx="24">
                  <c:v>20.657195999999999</c:v>
                </c:pt>
                <c:pt idx="25">
                  <c:v>20.961343800000002</c:v>
                </c:pt>
                <c:pt idx="26">
                  <c:v>21.265420899999999</c:v>
                </c:pt>
                <c:pt idx="27">
                  <c:v>21.569431300000002</c:v>
                </c:pt>
                <c:pt idx="28">
                  <c:v>21.873357800000001</c:v>
                </c:pt>
                <c:pt idx="29">
                  <c:v>22.177167900000001</c:v>
                </c:pt>
                <c:pt idx="30">
                  <c:v>22.480958900000001</c:v>
                </c:pt>
                <c:pt idx="31">
                  <c:v>22.784673699999999</c:v>
                </c:pt>
                <c:pt idx="32">
                  <c:v>23.088483799999999</c:v>
                </c:pt>
                <c:pt idx="33">
                  <c:v>23.392561000000001</c:v>
                </c:pt>
              </c:numCache>
            </c:numRef>
          </c:xVal>
          <c:yVal>
            <c:numRef>
              <c:f>CNT_FE!$D$2:$D$35</c:f>
              <c:numCache>
                <c:formatCode>General</c:formatCode>
                <c:ptCount val="34"/>
                <c:pt idx="0">
                  <c:v>2.3285281699999998</c:v>
                </c:pt>
                <c:pt idx="1">
                  <c:v>2.4594845799999998</c:v>
                </c:pt>
                <c:pt idx="2">
                  <c:v>2.05849028</c:v>
                </c:pt>
                <c:pt idx="3">
                  <c:v>2.0043582899999999</c:v>
                </c:pt>
                <c:pt idx="4">
                  <c:v>2.1722717299999998</c:v>
                </c:pt>
                <c:pt idx="5">
                  <c:v>2.39646173</c:v>
                </c:pt>
                <c:pt idx="6">
                  <c:v>2.6188869499999998</c:v>
                </c:pt>
                <c:pt idx="7">
                  <c:v>2.82409358</c:v>
                </c:pt>
                <c:pt idx="8">
                  <c:v>3.0098724400000001</c:v>
                </c:pt>
                <c:pt idx="9">
                  <c:v>3.1764459600000001</c:v>
                </c:pt>
                <c:pt idx="10">
                  <c:v>3.3236506000000001</c:v>
                </c:pt>
                <c:pt idx="11">
                  <c:v>3.4509842399999999</c:v>
                </c:pt>
                <c:pt idx="12">
                  <c:v>3.5579004300000001</c:v>
                </c:pt>
                <c:pt idx="13">
                  <c:v>3.64394164</c:v>
                </c:pt>
                <c:pt idx="14">
                  <c:v>3.7087438100000001</c:v>
                </c:pt>
                <c:pt idx="15">
                  <c:v>3.7520823499999998</c:v>
                </c:pt>
                <c:pt idx="16">
                  <c:v>3.7737901200000001</c:v>
                </c:pt>
                <c:pt idx="17">
                  <c:v>3.77378678</c:v>
                </c:pt>
                <c:pt idx="18">
                  <c:v>3.7520823499999998</c:v>
                </c:pt>
                <c:pt idx="19">
                  <c:v>3.7087497699999998</c:v>
                </c:pt>
                <c:pt idx="20">
                  <c:v>3.64393878</c:v>
                </c:pt>
                <c:pt idx="21">
                  <c:v>3.5578966099999998</c:v>
                </c:pt>
                <c:pt idx="22">
                  <c:v>3.4509930600000001</c:v>
                </c:pt>
                <c:pt idx="23">
                  <c:v>3.3236579900000001</c:v>
                </c:pt>
                <c:pt idx="24">
                  <c:v>3.1764578800000001</c:v>
                </c:pt>
                <c:pt idx="25">
                  <c:v>3.0098772</c:v>
                </c:pt>
                <c:pt idx="26">
                  <c:v>2.82410359</c:v>
                </c:pt>
                <c:pt idx="27">
                  <c:v>2.6188869499999998</c:v>
                </c:pt>
                <c:pt idx="28">
                  <c:v>2.3964500399999999</c:v>
                </c:pt>
                <c:pt idx="29">
                  <c:v>2.1722490799999998</c:v>
                </c:pt>
                <c:pt idx="30">
                  <c:v>2.0043792699999998</c:v>
                </c:pt>
                <c:pt idx="31">
                  <c:v>2.0586979400000001</c:v>
                </c:pt>
                <c:pt idx="32">
                  <c:v>2.4595725499999999</c:v>
                </c:pt>
                <c:pt idx="33">
                  <c:v>2.3278501</c:v>
                </c:pt>
              </c:numCache>
            </c:numRef>
          </c:yVal>
          <c:smooth val="0"/>
          <c:extLst>
            <c:ext xmlns:c16="http://schemas.microsoft.com/office/drawing/2014/chart" uri="{C3380CC4-5D6E-409C-BE32-E72D297353CC}">
              <c16:uniqueId val="{00000000-128D-4EC7-A61A-BA8B2F9EA221}"/>
            </c:ext>
          </c:extLst>
        </c:ser>
        <c:ser>
          <c:idx val="1"/>
          <c:order val="1"/>
          <c:tx>
            <c:v>IFE method</c:v>
          </c:tx>
          <c:spPr>
            <a:ln w="25400" cap="rnd">
              <a:noFill/>
              <a:round/>
            </a:ln>
            <a:effectLst/>
          </c:spPr>
          <c:marker>
            <c:symbol val="circle"/>
            <c:size val="4"/>
            <c:spPr>
              <a:noFill/>
              <a:ln w="12700">
                <a:solidFill>
                  <a:srgbClr val="00B050"/>
                </a:solidFill>
              </a:ln>
              <a:effectLst/>
            </c:spPr>
          </c:marker>
          <c:xVal>
            <c:numRef>
              <c:f>CNT_IFE!$C$2:$C$35</c:f>
              <c:numCache>
                <c:formatCode>General</c:formatCode>
                <c:ptCount val="34"/>
                <c:pt idx="0">
                  <c:v>13.3559999</c:v>
                </c:pt>
                <c:pt idx="1">
                  <c:v>13.6606226</c:v>
                </c:pt>
                <c:pt idx="2">
                  <c:v>13.964593900000001</c:v>
                </c:pt>
                <c:pt idx="3">
                  <c:v>14.2683029</c:v>
                </c:pt>
                <c:pt idx="4">
                  <c:v>14.5721121</c:v>
                </c:pt>
                <c:pt idx="5">
                  <c:v>14.876021400000001</c:v>
                </c:pt>
                <c:pt idx="6">
                  <c:v>15.180023200000001</c:v>
                </c:pt>
                <c:pt idx="7">
                  <c:v>15.484039299999999</c:v>
                </c:pt>
                <c:pt idx="8">
                  <c:v>15.7882137</c:v>
                </c:pt>
                <c:pt idx="9">
                  <c:v>16.092344300000001</c:v>
                </c:pt>
                <c:pt idx="10">
                  <c:v>16.3966122</c:v>
                </c:pt>
                <c:pt idx="11">
                  <c:v>16.7008896</c:v>
                </c:pt>
                <c:pt idx="12">
                  <c:v>17.005216600000001</c:v>
                </c:pt>
                <c:pt idx="13">
                  <c:v>17.309583700000001</c:v>
                </c:pt>
                <c:pt idx="14">
                  <c:v>17.6139832</c:v>
                </c:pt>
                <c:pt idx="15">
                  <c:v>17.918369299999998</c:v>
                </c:pt>
                <c:pt idx="16">
                  <c:v>18.222799299999998</c:v>
                </c:pt>
                <c:pt idx="17">
                  <c:v>18.527200700000002</c:v>
                </c:pt>
                <c:pt idx="18">
                  <c:v>18.831630700000002</c:v>
                </c:pt>
                <c:pt idx="19">
                  <c:v>19.1360168</c:v>
                </c:pt>
                <c:pt idx="20">
                  <c:v>19.440416299999999</c:v>
                </c:pt>
                <c:pt idx="21">
                  <c:v>19.744783399999999</c:v>
                </c:pt>
                <c:pt idx="22">
                  <c:v>20.0491104</c:v>
                </c:pt>
                <c:pt idx="23">
                  <c:v>20.3533878</c:v>
                </c:pt>
                <c:pt idx="24">
                  <c:v>20.657655699999999</c:v>
                </c:pt>
                <c:pt idx="25">
                  <c:v>20.9617863</c:v>
                </c:pt>
                <c:pt idx="26">
                  <c:v>21.265960700000001</c:v>
                </c:pt>
                <c:pt idx="27">
                  <c:v>21.5699787</c:v>
                </c:pt>
                <c:pt idx="28">
                  <c:v>21.873979599999998</c:v>
                </c:pt>
                <c:pt idx="29">
                  <c:v>22.177886999999998</c:v>
                </c:pt>
                <c:pt idx="30">
                  <c:v>22.481697100000002</c:v>
                </c:pt>
                <c:pt idx="31">
                  <c:v>22.785406099999999</c:v>
                </c:pt>
                <c:pt idx="32">
                  <c:v>23.089376399999999</c:v>
                </c:pt>
                <c:pt idx="33">
                  <c:v>23.393999099999998</c:v>
                </c:pt>
              </c:numCache>
            </c:numRef>
          </c:xVal>
          <c:yVal>
            <c:numRef>
              <c:f>CNT_IFE!$D$2:$D$35</c:f>
              <c:numCache>
                <c:formatCode>General</c:formatCode>
                <c:ptCount val="34"/>
                <c:pt idx="0">
                  <c:v>3.6125462100000001</c:v>
                </c:pt>
                <c:pt idx="1">
                  <c:v>3.4571304299999999</c:v>
                </c:pt>
                <c:pt idx="2">
                  <c:v>2.3052849800000002</c:v>
                </c:pt>
                <c:pt idx="3">
                  <c:v>2.1208701099999998</c:v>
                </c:pt>
                <c:pt idx="4">
                  <c:v>2.33954072</c:v>
                </c:pt>
                <c:pt idx="5">
                  <c:v>2.52808404</c:v>
                </c:pt>
                <c:pt idx="6">
                  <c:v>2.7563233399999998</c:v>
                </c:pt>
                <c:pt idx="7">
                  <c:v>2.99313736</c:v>
                </c:pt>
                <c:pt idx="8">
                  <c:v>3.14550924</c:v>
                </c:pt>
                <c:pt idx="9">
                  <c:v>3.34101677</c:v>
                </c:pt>
                <c:pt idx="10">
                  <c:v>3.48016405</c:v>
                </c:pt>
                <c:pt idx="11">
                  <c:v>3.6003475200000001</c:v>
                </c:pt>
                <c:pt idx="12">
                  <c:v>3.7249844099999998</c:v>
                </c:pt>
                <c:pt idx="13">
                  <c:v>3.7980372899999999</c:v>
                </c:pt>
                <c:pt idx="14">
                  <c:v>3.8691773399999998</c:v>
                </c:pt>
                <c:pt idx="15">
                  <c:v>3.91312551</c:v>
                </c:pt>
                <c:pt idx="16">
                  <c:v>3.9331979800000001</c:v>
                </c:pt>
                <c:pt idx="17">
                  <c:v>3.9331979800000001</c:v>
                </c:pt>
                <c:pt idx="18">
                  <c:v>3.91312551</c:v>
                </c:pt>
                <c:pt idx="19">
                  <c:v>3.8691773399999998</c:v>
                </c:pt>
                <c:pt idx="20">
                  <c:v>3.7980372899999999</c:v>
                </c:pt>
                <c:pt idx="21">
                  <c:v>3.7249844099999998</c:v>
                </c:pt>
                <c:pt idx="22">
                  <c:v>3.6003511000000001</c:v>
                </c:pt>
                <c:pt idx="23">
                  <c:v>3.48016405</c:v>
                </c:pt>
                <c:pt idx="24">
                  <c:v>3.34101677</c:v>
                </c:pt>
                <c:pt idx="25">
                  <c:v>3.14550924</c:v>
                </c:pt>
                <c:pt idx="26">
                  <c:v>2.99313736</c:v>
                </c:pt>
                <c:pt idx="27">
                  <c:v>2.7563233399999998</c:v>
                </c:pt>
                <c:pt idx="28">
                  <c:v>2.52808404</c:v>
                </c:pt>
                <c:pt idx="29">
                  <c:v>2.33954072</c:v>
                </c:pt>
                <c:pt idx="30">
                  <c:v>2.1208701099999998</c:v>
                </c:pt>
                <c:pt idx="31">
                  <c:v>2.3052849800000002</c:v>
                </c:pt>
                <c:pt idx="32">
                  <c:v>3.4571304299999999</c:v>
                </c:pt>
                <c:pt idx="33">
                  <c:v>3.6125462100000001</c:v>
                </c:pt>
              </c:numCache>
            </c:numRef>
          </c:yVal>
          <c:smooth val="0"/>
          <c:extLst>
            <c:ext xmlns:c16="http://schemas.microsoft.com/office/drawing/2014/chart" uri="{C3380CC4-5D6E-409C-BE32-E72D297353CC}">
              <c16:uniqueId val="{00000001-128D-4EC7-A61A-BA8B2F9EA221}"/>
            </c:ext>
          </c:extLst>
        </c:ser>
        <c:ser>
          <c:idx val="2"/>
          <c:order val="2"/>
          <c:tx>
            <c:v>IFE method with refined grid</c:v>
          </c:tx>
          <c:spPr>
            <a:ln w="25400" cap="rnd">
              <a:noFill/>
              <a:round/>
            </a:ln>
            <a:effectLst/>
          </c:spPr>
          <c:marker>
            <c:symbol val="square"/>
            <c:size val="4"/>
            <c:spPr>
              <a:noFill/>
              <a:ln w="12700">
                <a:solidFill>
                  <a:schemeClr val="tx1"/>
                </a:solidFill>
                <a:round/>
              </a:ln>
              <a:effectLst/>
            </c:spPr>
          </c:marker>
          <c:xVal>
            <c:numRef>
              <c:f>CNT_IFE_Refined!$C$2:$C$35</c:f>
              <c:numCache>
                <c:formatCode>General</c:formatCode>
                <c:ptCount val="34"/>
                <c:pt idx="0">
                  <c:v>13.357319800000001</c:v>
                </c:pt>
                <c:pt idx="1">
                  <c:v>13.6615067</c:v>
                </c:pt>
                <c:pt idx="2">
                  <c:v>13.9652891</c:v>
                </c:pt>
                <c:pt idx="3">
                  <c:v>14.2690248</c:v>
                </c:pt>
                <c:pt idx="4">
                  <c:v>14.5728054</c:v>
                </c:pt>
                <c:pt idx="5">
                  <c:v>14.876642199999999</c:v>
                </c:pt>
                <c:pt idx="6">
                  <c:v>15.1805696</c:v>
                </c:pt>
                <c:pt idx="7">
                  <c:v>15.484558099999999</c:v>
                </c:pt>
                <c:pt idx="8">
                  <c:v>15.7886305</c:v>
                </c:pt>
                <c:pt idx="9">
                  <c:v>16.092804000000001</c:v>
                </c:pt>
                <c:pt idx="10">
                  <c:v>16.3969822</c:v>
                </c:pt>
                <c:pt idx="11">
                  <c:v>16.70121</c:v>
                </c:pt>
                <c:pt idx="12">
                  <c:v>17.005476000000002</c:v>
                </c:pt>
                <c:pt idx="13">
                  <c:v>17.3097782</c:v>
                </c:pt>
                <c:pt idx="14">
                  <c:v>17.614112899999999</c:v>
                </c:pt>
                <c:pt idx="15">
                  <c:v>17.918466599999999</c:v>
                </c:pt>
                <c:pt idx="16">
                  <c:v>18.222799299999998</c:v>
                </c:pt>
                <c:pt idx="17">
                  <c:v>18.527200700000002</c:v>
                </c:pt>
                <c:pt idx="18">
                  <c:v>18.831533400000001</c:v>
                </c:pt>
                <c:pt idx="19">
                  <c:v>19.135887100000001</c:v>
                </c:pt>
                <c:pt idx="20">
                  <c:v>19.4402218</c:v>
                </c:pt>
                <c:pt idx="21">
                  <c:v>19.744523999999998</c:v>
                </c:pt>
                <c:pt idx="22">
                  <c:v>20.04879</c:v>
                </c:pt>
                <c:pt idx="23">
                  <c:v>20.3530178</c:v>
                </c:pt>
                <c:pt idx="24">
                  <c:v>20.657195999999999</c:v>
                </c:pt>
                <c:pt idx="25">
                  <c:v>20.9613686</c:v>
                </c:pt>
                <c:pt idx="26">
                  <c:v>21.265441899999999</c:v>
                </c:pt>
                <c:pt idx="27">
                  <c:v>21.569429400000001</c:v>
                </c:pt>
                <c:pt idx="28">
                  <c:v>21.873357800000001</c:v>
                </c:pt>
                <c:pt idx="29">
                  <c:v>22.177192699999999</c:v>
                </c:pt>
                <c:pt idx="30">
                  <c:v>22.480976099999999</c:v>
                </c:pt>
                <c:pt idx="31">
                  <c:v>22.784709899999999</c:v>
                </c:pt>
                <c:pt idx="32">
                  <c:v>23.0884933</c:v>
                </c:pt>
                <c:pt idx="33">
                  <c:v>23.3926792</c:v>
                </c:pt>
              </c:numCache>
            </c:numRef>
          </c:xVal>
          <c:yVal>
            <c:numRef>
              <c:f>CNT_IFE_Refined!$D$2:$D$35</c:f>
              <c:numCache>
                <c:formatCode>General</c:formatCode>
                <c:ptCount val="34"/>
                <c:pt idx="0">
                  <c:v>2.6299741299999999</c:v>
                </c:pt>
                <c:pt idx="1">
                  <c:v>2.6889455299999998</c:v>
                </c:pt>
                <c:pt idx="2">
                  <c:v>2.0544364499999999</c:v>
                </c:pt>
                <c:pt idx="3">
                  <c:v>2.0266735599999999</c:v>
                </c:pt>
                <c:pt idx="4">
                  <c:v>2.19099545</c:v>
                </c:pt>
                <c:pt idx="5">
                  <c:v>2.3960151700000001</c:v>
                </c:pt>
                <c:pt idx="6">
                  <c:v>2.6296126800000001</c:v>
                </c:pt>
                <c:pt idx="7">
                  <c:v>2.8356094399999998</c:v>
                </c:pt>
                <c:pt idx="8">
                  <c:v>3.0072588900000001</c:v>
                </c:pt>
                <c:pt idx="9">
                  <c:v>3.18009925</c:v>
                </c:pt>
                <c:pt idx="10">
                  <c:v>3.3282182200000001</c:v>
                </c:pt>
                <c:pt idx="11">
                  <c:v>3.4469778500000001</c:v>
                </c:pt>
                <c:pt idx="12">
                  <c:v>3.5571172199999999</c:v>
                </c:pt>
                <c:pt idx="13">
                  <c:v>3.6439592799999998</c:v>
                </c:pt>
                <c:pt idx="14">
                  <c:v>3.7046878300000001</c:v>
                </c:pt>
                <c:pt idx="15">
                  <c:v>3.7492015400000001</c:v>
                </c:pt>
                <c:pt idx="16">
                  <c:v>3.7710342400000001</c:v>
                </c:pt>
                <c:pt idx="17">
                  <c:v>3.7710342400000001</c:v>
                </c:pt>
                <c:pt idx="18">
                  <c:v>3.7492015400000001</c:v>
                </c:pt>
                <c:pt idx="19">
                  <c:v>3.7046878300000001</c:v>
                </c:pt>
                <c:pt idx="20">
                  <c:v>3.6439592799999998</c:v>
                </c:pt>
                <c:pt idx="21">
                  <c:v>3.55711961</c:v>
                </c:pt>
                <c:pt idx="22">
                  <c:v>3.4469778500000001</c:v>
                </c:pt>
                <c:pt idx="23">
                  <c:v>3.3282182200000001</c:v>
                </c:pt>
                <c:pt idx="24">
                  <c:v>3.18009925</c:v>
                </c:pt>
                <c:pt idx="25">
                  <c:v>3.0072588900000001</c:v>
                </c:pt>
                <c:pt idx="26">
                  <c:v>2.8356094399999998</c:v>
                </c:pt>
                <c:pt idx="27">
                  <c:v>2.6296126800000001</c:v>
                </c:pt>
                <c:pt idx="28">
                  <c:v>2.3960151700000001</c:v>
                </c:pt>
                <c:pt idx="29">
                  <c:v>2.19099545</c:v>
                </c:pt>
                <c:pt idx="30">
                  <c:v>2.0266735599999999</c:v>
                </c:pt>
                <c:pt idx="31">
                  <c:v>2.0544364499999999</c:v>
                </c:pt>
                <c:pt idx="32">
                  <c:v>2.6889517299999999</c:v>
                </c:pt>
                <c:pt idx="33">
                  <c:v>2.6299741299999999</c:v>
                </c:pt>
              </c:numCache>
            </c:numRef>
          </c:yVal>
          <c:smooth val="0"/>
          <c:extLst>
            <c:ext xmlns:c16="http://schemas.microsoft.com/office/drawing/2014/chart" uri="{C3380CC4-5D6E-409C-BE32-E72D297353CC}">
              <c16:uniqueId val="{00000002-128D-4EC7-A61A-BA8B2F9EA221}"/>
            </c:ext>
          </c:extLst>
        </c:ser>
        <c:dLbls>
          <c:showLegendKey val="0"/>
          <c:showVal val="0"/>
          <c:showCatName val="0"/>
          <c:showSerName val="0"/>
          <c:showPercent val="0"/>
          <c:showBubbleSize val="0"/>
        </c:dLbls>
        <c:axId val="474452176"/>
        <c:axId val="474445944"/>
      </c:scatterChart>
      <c:valAx>
        <c:axId val="474452176"/>
        <c:scaling>
          <c:orientation val="minMax"/>
          <c:max val="23.6"/>
          <c:min val="13.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b="1">
                    <a:solidFill>
                      <a:sysClr val="windowText" lastClr="000000"/>
                    </a:solidFill>
                    <a:latin typeface="Times New Roman" panose="02020603050405020304" pitchFamily="18" charset="0"/>
                    <a:cs typeface="Times New Roman" panose="02020603050405020304" pitchFamily="18" charset="0"/>
                  </a:rPr>
                  <a:t>z</a:t>
                </a:r>
                <a:endParaRPr lang="zh-CN" altLang="en-US"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out"/>
        <c:minorTickMark val="none"/>
        <c:tickLblPos val="nextTo"/>
        <c:spPr>
          <a:noFill/>
          <a:ln w="9525" cap="flat" cmpd="sng" algn="ctr">
            <a:solidFill>
              <a:schemeClr val="tx1"/>
            </a:solidFill>
            <a:round/>
          </a:ln>
          <a:effectLst/>
        </c:spPr>
        <c:txPr>
          <a:bodyPr rot="0" spcFirstLastPara="1" vertOverflow="ellipsis" wrap="square" anchor="t" anchorCtr="0"/>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74445944"/>
        <c:crosses val="autoZero"/>
        <c:crossBetween val="midCat"/>
      </c:valAx>
      <c:valAx>
        <c:axId val="474445944"/>
        <c:scaling>
          <c:orientation val="minMax"/>
          <c:max val="4"/>
          <c:min val="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sz="1000" b="1" i="0" u="none" strike="noStrike" baseline="0">
                    <a:solidFill>
                      <a:sysClr val="windowText" lastClr="000000"/>
                    </a:solidFill>
                    <a:effectLst/>
                  </a:rPr>
                  <a:t>𝝈</a:t>
                </a:r>
                <a:r>
                  <a:rPr lang="en-CA" altLang="zh-CN" sz="1000" b="0" i="0" u="none" strike="noStrike" baseline="-25000">
                    <a:solidFill>
                      <a:sysClr val="windowText" lastClr="000000"/>
                    </a:solidFill>
                    <a:effectLst/>
                  </a:rPr>
                  <a:t>𝒛𝒛</a:t>
                </a:r>
                <a:r>
                  <a:rPr lang="en-CA" altLang="zh-CN" sz="1000" b="0" i="0" u="none" strike="noStrike" baseline="0">
                    <a:solidFill>
                      <a:sysClr val="windowText" lastClr="000000"/>
                    </a:solidFill>
                    <a:effectLst/>
                  </a:rPr>
                  <a:t> / </a:t>
                </a:r>
                <a:r>
                  <a:rPr lang="en-CA" altLang="zh-CN" sz="1000" b="0" i="0" u="none" strike="noStrike" baseline="0">
                    <a:solidFill>
                      <a:sysClr val="windowText" lastClr="000000"/>
                    </a:solidFill>
                    <a:effectLst/>
                    <a:latin typeface="Times New Roman" panose="02020603050405020304" pitchFamily="18" charset="0"/>
                    <a:cs typeface="Times New Roman" panose="02020603050405020304" pitchFamily="18" charset="0"/>
                  </a:rPr>
                  <a:t>GPa</a:t>
                </a:r>
                <a:endParaRPr lang="zh-CN" altLang="en-US" b="0" baseline="-250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74452176"/>
        <c:crosses val="autoZero"/>
        <c:crossBetween val="midCat"/>
        <c:majorUnit val="0.4"/>
      </c:valAx>
      <c:spPr>
        <a:noFill/>
        <a:ln w="19050">
          <a:solidFill>
            <a:schemeClr val="tx1"/>
          </a:solidFill>
        </a:ln>
        <a:effectLst/>
      </c:spPr>
    </c:plotArea>
    <c:legend>
      <c:legendPos val="b"/>
      <c:layout>
        <c:manualLayout>
          <c:xMode val="edge"/>
          <c:yMode val="edge"/>
          <c:x val="0.25736546528717286"/>
          <c:y val="0.61047857156541552"/>
          <c:w val="0.57586783448728818"/>
          <c:h val="0.21929046948601627"/>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51792989066551"/>
          <c:y val="5.0925925925925923E-2"/>
          <c:w val="0.74799965663360468"/>
          <c:h val="0.78611913094196562"/>
        </c:manualLayout>
      </c:layout>
      <c:scatterChart>
        <c:scatterStyle val="smoothMarker"/>
        <c:varyColors val="0"/>
        <c:ser>
          <c:idx val="0"/>
          <c:order val="0"/>
          <c:tx>
            <c:v>Traditional method</c:v>
          </c:tx>
          <c:spPr>
            <a:ln w="19050" cap="rnd">
              <a:solidFill>
                <a:schemeClr val="tx1"/>
              </a:solidFill>
              <a:round/>
            </a:ln>
            <a:effectLst/>
          </c:spPr>
          <c:marker>
            <c:symbol val="none"/>
          </c:marker>
          <c:xVal>
            <c:numRef>
              <c:f>Polymer_FE!$C$2:$C$101</c:f>
              <c:numCache>
                <c:formatCode>General</c:formatCode>
                <c:ptCount val="100"/>
                <c:pt idx="0">
                  <c:v>0</c:v>
                </c:pt>
                <c:pt idx="1">
                  <c:v>0.40008148599999999</c:v>
                </c:pt>
                <c:pt idx="2">
                  <c:v>0.80016547400000004</c:v>
                </c:pt>
                <c:pt idx="3">
                  <c:v>1.2002567099999999</c:v>
                </c:pt>
                <c:pt idx="4">
                  <c:v>1.6003488299999999</c:v>
                </c:pt>
                <c:pt idx="5">
                  <c:v>2.0004584799999998</c:v>
                </c:pt>
                <c:pt idx="6">
                  <c:v>2.40057564</c:v>
                </c:pt>
                <c:pt idx="7">
                  <c:v>2.80070782</c:v>
                </c:pt>
                <c:pt idx="8">
                  <c:v>3.2008621700000002</c:v>
                </c:pt>
                <c:pt idx="9">
                  <c:v>3.60102916</c:v>
                </c:pt>
                <c:pt idx="10">
                  <c:v>4.0012230899999999</c:v>
                </c:pt>
                <c:pt idx="11">
                  <c:v>4.4014449100000004</c:v>
                </c:pt>
                <c:pt idx="12">
                  <c:v>4.8016915300000003</c:v>
                </c:pt>
                <c:pt idx="13">
                  <c:v>5.2019677199999999</c:v>
                </c:pt>
                <c:pt idx="14">
                  <c:v>5.6022744199999996</c:v>
                </c:pt>
                <c:pt idx="15">
                  <c:v>6.00260544</c:v>
                </c:pt>
                <c:pt idx="16">
                  <c:v>6.4029741299999996</c:v>
                </c:pt>
                <c:pt idx="17">
                  <c:v>6.8033595099999999</c:v>
                </c:pt>
                <c:pt idx="18">
                  <c:v>7.2037630100000003</c:v>
                </c:pt>
                <c:pt idx="19">
                  <c:v>7.6041731800000001</c:v>
                </c:pt>
                <c:pt idx="20">
                  <c:v>8.0045642899999994</c:v>
                </c:pt>
                <c:pt idx="21">
                  <c:v>8.4049129499999999</c:v>
                </c:pt>
                <c:pt idx="22">
                  <c:v>8.8051919900000009</c:v>
                </c:pt>
                <c:pt idx="23">
                  <c:v>9.2053403899999999</c:v>
                </c:pt>
                <c:pt idx="24">
                  <c:v>9.6052932700000007</c:v>
                </c:pt>
                <c:pt idx="25">
                  <c:v>10.005004899999999</c:v>
                </c:pt>
                <c:pt idx="26">
                  <c:v>10.4042826</c:v>
                </c:pt>
                <c:pt idx="27">
                  <c:v>10.803160699999999</c:v>
                </c:pt>
                <c:pt idx="28">
                  <c:v>11.2014418</c:v>
                </c:pt>
                <c:pt idx="29">
                  <c:v>11.5991488</c:v>
                </c:pt>
                <c:pt idx="30">
                  <c:v>11.9961815</c:v>
                </c:pt>
                <c:pt idx="31">
                  <c:v>12.392713499999999</c:v>
                </c:pt>
                <c:pt idx="32">
                  <c:v>12.7888231</c:v>
                </c:pt>
                <c:pt idx="33">
                  <c:v>13.1845798</c:v>
                </c:pt>
                <c:pt idx="34">
                  <c:v>13.501010900000001</c:v>
                </c:pt>
                <c:pt idx="35">
                  <c:v>13.817316999999999</c:v>
                </c:pt>
                <c:pt idx="36">
                  <c:v>14.1335468</c:v>
                </c:pt>
                <c:pt idx="37">
                  <c:v>14.4494753</c:v>
                </c:pt>
                <c:pt idx="38">
                  <c:v>14.765181500000001</c:v>
                </c:pt>
                <c:pt idx="39">
                  <c:v>15.0805311</c:v>
                </c:pt>
                <c:pt idx="40">
                  <c:v>15.3956356</c:v>
                </c:pt>
                <c:pt idx="41">
                  <c:v>15.710361499999999</c:v>
                </c:pt>
                <c:pt idx="42">
                  <c:v>16.024705900000001</c:v>
                </c:pt>
                <c:pt idx="43">
                  <c:v>16.3387508</c:v>
                </c:pt>
                <c:pt idx="44">
                  <c:v>16.652572599999999</c:v>
                </c:pt>
                <c:pt idx="45">
                  <c:v>16.966116</c:v>
                </c:pt>
                <c:pt idx="46">
                  <c:v>17.279357900000001</c:v>
                </c:pt>
                <c:pt idx="47">
                  <c:v>17.592498800000001</c:v>
                </c:pt>
                <c:pt idx="48">
                  <c:v>17.9055386</c:v>
                </c:pt>
                <c:pt idx="49">
                  <c:v>18.218559299999999</c:v>
                </c:pt>
                <c:pt idx="50">
                  <c:v>18.531440700000001</c:v>
                </c:pt>
                <c:pt idx="51">
                  <c:v>18.8444614</c:v>
                </c:pt>
                <c:pt idx="52">
                  <c:v>19.157501199999999</c:v>
                </c:pt>
                <c:pt idx="53">
                  <c:v>19.470642099999999</c:v>
                </c:pt>
                <c:pt idx="54">
                  <c:v>19.783884</c:v>
                </c:pt>
                <c:pt idx="55">
                  <c:v>20.097427400000001</c:v>
                </c:pt>
                <c:pt idx="56">
                  <c:v>20.4112492</c:v>
                </c:pt>
                <c:pt idx="57">
                  <c:v>20.725294099999999</c:v>
                </c:pt>
                <c:pt idx="58">
                  <c:v>21.039638499999999</c:v>
                </c:pt>
                <c:pt idx="59">
                  <c:v>21.354364400000001</c:v>
                </c:pt>
                <c:pt idx="60">
                  <c:v>21.669467900000001</c:v>
                </c:pt>
                <c:pt idx="61">
                  <c:v>21.984817499999998</c:v>
                </c:pt>
                <c:pt idx="62">
                  <c:v>22.300523800000001</c:v>
                </c:pt>
                <c:pt idx="63">
                  <c:v>22.616453199999999</c:v>
                </c:pt>
                <c:pt idx="64">
                  <c:v>22.932682</c:v>
                </c:pt>
                <c:pt idx="65">
                  <c:v>23.248991</c:v>
                </c:pt>
                <c:pt idx="66">
                  <c:v>23.565420199999998</c:v>
                </c:pt>
                <c:pt idx="67">
                  <c:v>23.961175900000001</c:v>
                </c:pt>
                <c:pt idx="68">
                  <c:v>24.357286500000001</c:v>
                </c:pt>
                <c:pt idx="69">
                  <c:v>24.753818500000001</c:v>
                </c:pt>
                <c:pt idx="70">
                  <c:v>25.150852199999999</c:v>
                </c:pt>
                <c:pt idx="71">
                  <c:v>25.548557299999999</c:v>
                </c:pt>
                <c:pt idx="72">
                  <c:v>25.946838400000001</c:v>
                </c:pt>
                <c:pt idx="73">
                  <c:v>26.345718399999999</c:v>
                </c:pt>
                <c:pt idx="74">
                  <c:v>26.744995100000001</c:v>
                </c:pt>
                <c:pt idx="75">
                  <c:v>27.144672400000001</c:v>
                </c:pt>
                <c:pt idx="76">
                  <c:v>27.5446472</c:v>
                </c:pt>
                <c:pt idx="77">
                  <c:v>27.944795599999999</c:v>
                </c:pt>
                <c:pt idx="78">
                  <c:v>28.3450451</c:v>
                </c:pt>
                <c:pt idx="79">
                  <c:v>28.7454185</c:v>
                </c:pt>
                <c:pt idx="80">
                  <c:v>29.145866399999999</c:v>
                </c:pt>
                <c:pt idx="81">
                  <c:v>29.5462399</c:v>
                </c:pt>
                <c:pt idx="82">
                  <c:v>29.9466152</c:v>
                </c:pt>
                <c:pt idx="83">
                  <c:v>30.347061199999999</c:v>
                </c:pt>
                <c:pt idx="84">
                  <c:v>30.747407899999999</c:v>
                </c:pt>
                <c:pt idx="85">
                  <c:v>31.147708900000001</c:v>
                </c:pt>
                <c:pt idx="86">
                  <c:v>31.548055600000001</c:v>
                </c:pt>
                <c:pt idx="87">
                  <c:v>31.948329900000001</c:v>
                </c:pt>
                <c:pt idx="88">
                  <c:v>32.348529800000001</c:v>
                </c:pt>
                <c:pt idx="89">
                  <c:v>32.7488022</c:v>
                </c:pt>
                <c:pt idx="90">
                  <c:v>33.148979199999999</c:v>
                </c:pt>
                <c:pt idx="91">
                  <c:v>33.549179100000003</c:v>
                </c:pt>
                <c:pt idx="92">
                  <c:v>33.949275999999998</c:v>
                </c:pt>
                <c:pt idx="93">
                  <c:v>34.349452999999997</c:v>
                </c:pt>
                <c:pt idx="94">
                  <c:v>34.749549899999998</c:v>
                </c:pt>
                <c:pt idx="95">
                  <c:v>35.149627700000003</c:v>
                </c:pt>
                <c:pt idx="96">
                  <c:v>35.549728399999999</c:v>
                </c:pt>
                <c:pt idx="97">
                  <c:v>35.949825300000001</c:v>
                </c:pt>
                <c:pt idx="98">
                  <c:v>36.349899299999997</c:v>
                </c:pt>
                <c:pt idx="99">
                  <c:v>36.75</c:v>
                </c:pt>
              </c:numCache>
            </c:numRef>
          </c:xVal>
          <c:yVal>
            <c:numRef>
              <c:f>Polymer_FE!$D$2:$D$101</c:f>
              <c:numCache>
                <c:formatCode>General</c:formatCode>
                <c:ptCount val="100"/>
                <c:pt idx="0">
                  <c:v>0.17926667600000001</c:v>
                </c:pt>
                <c:pt idx="1">
                  <c:v>0.17927315799999999</c:v>
                </c:pt>
                <c:pt idx="2">
                  <c:v>0.17929455599999999</c:v>
                </c:pt>
                <c:pt idx="3">
                  <c:v>0.179329932</c:v>
                </c:pt>
                <c:pt idx="4">
                  <c:v>0.17938047600000001</c:v>
                </c:pt>
                <c:pt idx="5">
                  <c:v>0.17944546</c:v>
                </c:pt>
                <c:pt idx="6">
                  <c:v>0.179526612</c:v>
                </c:pt>
                <c:pt idx="7">
                  <c:v>0.17962492999999999</c:v>
                </c:pt>
                <c:pt idx="8">
                  <c:v>0.17974042900000001</c:v>
                </c:pt>
                <c:pt idx="9">
                  <c:v>0.179874539</c:v>
                </c:pt>
                <c:pt idx="10">
                  <c:v>0.180027828</c:v>
                </c:pt>
                <c:pt idx="11">
                  <c:v>0.18020045800000001</c:v>
                </c:pt>
                <c:pt idx="12">
                  <c:v>0.18039195199999999</c:v>
                </c:pt>
                <c:pt idx="13">
                  <c:v>0.18060205900000001</c:v>
                </c:pt>
                <c:pt idx="14">
                  <c:v>0.18082679800000001</c:v>
                </c:pt>
                <c:pt idx="15">
                  <c:v>0.181061625</c:v>
                </c:pt>
                <c:pt idx="16">
                  <c:v>0.18129762999999999</c:v>
                </c:pt>
                <c:pt idx="17">
                  <c:v>0.181522295</c:v>
                </c:pt>
                <c:pt idx="18">
                  <c:v>0.18171620399999999</c:v>
                </c:pt>
                <c:pt idx="19">
                  <c:v>0.181847438</c:v>
                </c:pt>
                <c:pt idx="20">
                  <c:v>0.18187688299999999</c:v>
                </c:pt>
                <c:pt idx="21">
                  <c:v>0.18174669099999999</c:v>
                </c:pt>
                <c:pt idx="22">
                  <c:v>0.18138375900000001</c:v>
                </c:pt>
                <c:pt idx="23">
                  <c:v>0.18069529500000001</c:v>
                </c:pt>
                <c:pt idx="24">
                  <c:v>0.1795775</c:v>
                </c:pt>
                <c:pt idx="25">
                  <c:v>0.177922159</c:v>
                </c:pt>
                <c:pt idx="26">
                  <c:v>0.175639078</c:v>
                </c:pt>
                <c:pt idx="27">
                  <c:v>0.17268626400000001</c:v>
                </c:pt>
                <c:pt idx="28">
                  <c:v>0.16909770700000001</c:v>
                </c:pt>
                <c:pt idx="29">
                  <c:v>0.16500878299999999</c:v>
                </c:pt>
                <c:pt idx="30">
                  <c:v>0.16063620200000001</c:v>
                </c:pt>
                <c:pt idx="31">
                  <c:v>0.156211615</c:v>
                </c:pt>
                <c:pt idx="32">
                  <c:v>0.15187272399999999</c:v>
                </c:pt>
                <c:pt idx="33">
                  <c:v>0.14778809200000001</c:v>
                </c:pt>
                <c:pt idx="34">
                  <c:v>0.14419579499999999</c:v>
                </c:pt>
                <c:pt idx="35">
                  <c:v>0.140701562</c:v>
                </c:pt>
                <c:pt idx="36">
                  <c:v>0.13699766999999999</c:v>
                </c:pt>
                <c:pt idx="37">
                  <c:v>0.133073196</c:v>
                </c:pt>
                <c:pt idx="38">
                  <c:v>0.128985509</c:v>
                </c:pt>
                <c:pt idx="39">
                  <c:v>0.12483968600000001</c:v>
                </c:pt>
                <c:pt idx="40">
                  <c:v>0.12076110399999999</c:v>
                </c:pt>
                <c:pt idx="41">
                  <c:v>0.116869345</c:v>
                </c:pt>
                <c:pt idx="42">
                  <c:v>0.113267101</c:v>
                </c:pt>
                <c:pt idx="43">
                  <c:v>0.110030383</c:v>
                </c:pt>
                <c:pt idx="44">
                  <c:v>0.107211098</c:v>
                </c:pt>
                <c:pt idx="45">
                  <c:v>0.104842089</c:v>
                </c:pt>
                <c:pt idx="46">
                  <c:v>0.10293867399999999</c:v>
                </c:pt>
                <c:pt idx="47">
                  <c:v>0.101510525</c:v>
                </c:pt>
                <c:pt idx="48">
                  <c:v>0.100558087</c:v>
                </c:pt>
                <c:pt idx="49">
                  <c:v>0.10008233800000001</c:v>
                </c:pt>
                <c:pt idx="50">
                  <c:v>0.10008233800000001</c:v>
                </c:pt>
                <c:pt idx="51">
                  <c:v>0.10055800500000001</c:v>
                </c:pt>
                <c:pt idx="52">
                  <c:v>0.101510525</c:v>
                </c:pt>
                <c:pt idx="53">
                  <c:v>0.10293867399999999</c:v>
                </c:pt>
                <c:pt idx="54">
                  <c:v>0.104841091</c:v>
                </c:pt>
                <c:pt idx="55">
                  <c:v>0.107211098</c:v>
                </c:pt>
                <c:pt idx="56">
                  <c:v>0.11002938399999999</c:v>
                </c:pt>
                <c:pt idx="57">
                  <c:v>0.11326610300000001</c:v>
                </c:pt>
                <c:pt idx="58">
                  <c:v>0.116867557</c:v>
                </c:pt>
                <c:pt idx="59">
                  <c:v>0.120758295</c:v>
                </c:pt>
                <c:pt idx="60">
                  <c:v>0.124836683</c:v>
                </c:pt>
                <c:pt idx="61">
                  <c:v>0.12898251399999999</c:v>
                </c:pt>
                <c:pt idx="62">
                  <c:v>0.13307018600000001</c:v>
                </c:pt>
                <c:pt idx="63">
                  <c:v>0.13699465999999999</c:v>
                </c:pt>
                <c:pt idx="64">
                  <c:v>0.140699565</c:v>
                </c:pt>
                <c:pt idx="65">
                  <c:v>0.14419679299999999</c:v>
                </c:pt>
                <c:pt idx="66">
                  <c:v>0.14778408400000001</c:v>
                </c:pt>
                <c:pt idx="67">
                  <c:v>0.15186448399999999</c:v>
                </c:pt>
                <c:pt idx="68">
                  <c:v>0.156197116</c:v>
                </c:pt>
                <c:pt idx="69">
                  <c:v>0.16061745599999999</c:v>
                </c:pt>
                <c:pt idx="70">
                  <c:v>0.164989784</c:v>
                </c:pt>
                <c:pt idx="71">
                  <c:v>0.169083446</c:v>
                </c:pt>
                <c:pt idx="72">
                  <c:v>0.17267872400000001</c:v>
                </c:pt>
                <c:pt idx="73">
                  <c:v>0.17563854200000001</c:v>
                </c:pt>
                <c:pt idx="74">
                  <c:v>0.17792736000000001</c:v>
                </c:pt>
                <c:pt idx="75">
                  <c:v>0.17958565100000001</c:v>
                </c:pt>
                <c:pt idx="76">
                  <c:v>0.18070472800000001</c:v>
                </c:pt>
                <c:pt idx="77">
                  <c:v>0.18139269899999999</c:v>
                </c:pt>
                <c:pt idx="78">
                  <c:v>0.181754634</c:v>
                </c:pt>
                <c:pt idx="79">
                  <c:v>0.18188336499999999</c:v>
                </c:pt>
                <c:pt idx="80">
                  <c:v>0.181852654</c:v>
                </c:pt>
                <c:pt idx="81">
                  <c:v>0.181719676</c:v>
                </c:pt>
                <c:pt idx="82">
                  <c:v>0.18152575200000001</c:v>
                </c:pt>
                <c:pt idx="83">
                  <c:v>0.18130010399999999</c:v>
                </c:pt>
                <c:pt idx="84">
                  <c:v>0.181062371</c:v>
                </c:pt>
                <c:pt idx="85">
                  <c:v>0.18082752799999999</c:v>
                </c:pt>
                <c:pt idx="86">
                  <c:v>0.18060253600000001</c:v>
                </c:pt>
                <c:pt idx="87">
                  <c:v>0.18039269699999999</c:v>
                </c:pt>
                <c:pt idx="88">
                  <c:v>0.18020045800000001</c:v>
                </c:pt>
                <c:pt idx="89">
                  <c:v>0.180027559</c:v>
                </c:pt>
                <c:pt idx="90">
                  <c:v>0.179874539</c:v>
                </c:pt>
                <c:pt idx="91">
                  <c:v>0.17974016100000001</c:v>
                </c:pt>
                <c:pt idx="92">
                  <c:v>0.17962467700000001</c:v>
                </c:pt>
                <c:pt idx="93">
                  <c:v>0.179526359</c:v>
                </c:pt>
                <c:pt idx="94">
                  <c:v>0.179445192</c:v>
                </c:pt>
                <c:pt idx="95">
                  <c:v>0.17937947800000001</c:v>
                </c:pt>
                <c:pt idx="96">
                  <c:v>0.179329664</c:v>
                </c:pt>
                <c:pt idx="97">
                  <c:v>0.17929382599999999</c:v>
                </c:pt>
                <c:pt idx="98">
                  <c:v>0.17927290500000001</c:v>
                </c:pt>
                <c:pt idx="99">
                  <c:v>0.17926567800000001</c:v>
                </c:pt>
              </c:numCache>
            </c:numRef>
          </c:yVal>
          <c:smooth val="1"/>
          <c:extLst>
            <c:ext xmlns:c16="http://schemas.microsoft.com/office/drawing/2014/chart" uri="{C3380CC4-5D6E-409C-BE32-E72D297353CC}">
              <c16:uniqueId val="{00000000-7BC7-4487-A298-A0E8E69E1A9C}"/>
            </c:ext>
          </c:extLst>
        </c:ser>
        <c:ser>
          <c:idx val="1"/>
          <c:order val="1"/>
          <c:tx>
            <c:v>Immersed FE method</c:v>
          </c:tx>
          <c:spPr>
            <a:ln w="19050" cap="rnd">
              <a:solidFill>
                <a:srgbClr val="FF0000"/>
              </a:solidFill>
              <a:round/>
            </a:ln>
            <a:effectLst/>
          </c:spPr>
          <c:marker>
            <c:symbol val="none"/>
          </c:marker>
          <c:xVal>
            <c:numRef>
              <c:f>Polymer_IFE!$C$2:$C$164</c:f>
              <c:numCache>
                <c:formatCode>General</c:formatCode>
                <c:ptCount val="163"/>
                <c:pt idx="0">
                  <c:v>0</c:v>
                </c:pt>
                <c:pt idx="1">
                  <c:v>0.231129855</c:v>
                </c:pt>
                <c:pt idx="2">
                  <c:v>0.46226060400000002</c:v>
                </c:pt>
                <c:pt idx="3">
                  <c:v>0.69339144200000002</c:v>
                </c:pt>
                <c:pt idx="4">
                  <c:v>0.92452430699999999</c:v>
                </c:pt>
                <c:pt idx="5">
                  <c:v>1.1556592000000001</c:v>
                </c:pt>
                <c:pt idx="6">
                  <c:v>1.3867988600000001</c:v>
                </c:pt>
                <c:pt idx="7">
                  <c:v>1.6179384000000001</c:v>
                </c:pt>
                <c:pt idx="8">
                  <c:v>1.8490784199999999</c:v>
                </c:pt>
                <c:pt idx="9">
                  <c:v>2.0802283300000002</c:v>
                </c:pt>
                <c:pt idx="10">
                  <c:v>2.3113875400000001</c:v>
                </c:pt>
                <c:pt idx="11">
                  <c:v>2.5425376900000001</c:v>
                </c:pt>
                <c:pt idx="12">
                  <c:v>2.7737071499999999</c:v>
                </c:pt>
                <c:pt idx="13">
                  <c:v>3.0048766100000002</c:v>
                </c:pt>
                <c:pt idx="14">
                  <c:v>3.2360465500000002</c:v>
                </c:pt>
                <c:pt idx="15">
                  <c:v>3.4672362799999998</c:v>
                </c:pt>
                <c:pt idx="16">
                  <c:v>3.6984257700000001</c:v>
                </c:pt>
                <c:pt idx="17">
                  <c:v>3.9296252699999998</c:v>
                </c:pt>
                <c:pt idx="18">
                  <c:v>4.16083479</c:v>
                </c:pt>
                <c:pt idx="19">
                  <c:v>4.3920540800000003</c:v>
                </c:pt>
                <c:pt idx="20">
                  <c:v>4.6232838599999999</c:v>
                </c:pt>
                <c:pt idx="21">
                  <c:v>4.8545131699999997</c:v>
                </c:pt>
                <c:pt idx="22">
                  <c:v>5.0857625000000004</c:v>
                </c:pt>
                <c:pt idx="23">
                  <c:v>5.31702137</c:v>
                </c:pt>
                <c:pt idx="24">
                  <c:v>5.5482907299999997</c:v>
                </c:pt>
                <c:pt idx="25">
                  <c:v>5.7795700999999999</c:v>
                </c:pt>
                <c:pt idx="26">
                  <c:v>6.0108590099999999</c:v>
                </c:pt>
                <c:pt idx="27">
                  <c:v>6.2421579400000002</c:v>
                </c:pt>
                <c:pt idx="28">
                  <c:v>6.47346735</c:v>
                </c:pt>
                <c:pt idx="29">
                  <c:v>6.7047863000000003</c:v>
                </c:pt>
                <c:pt idx="30">
                  <c:v>6.93610477</c:v>
                </c:pt>
                <c:pt idx="31">
                  <c:v>7.1674337399999999</c:v>
                </c:pt>
                <c:pt idx="32">
                  <c:v>7.3987626999999998</c:v>
                </c:pt>
                <c:pt idx="33">
                  <c:v>7.6300911899999999</c:v>
                </c:pt>
                <c:pt idx="34">
                  <c:v>7.86141062</c:v>
                </c:pt>
                <c:pt idx="35">
                  <c:v>8.0927200300000006</c:v>
                </c:pt>
                <c:pt idx="36">
                  <c:v>8.3240194299999999</c:v>
                </c:pt>
                <c:pt idx="37">
                  <c:v>8.5552883099999999</c:v>
                </c:pt>
                <c:pt idx="38">
                  <c:v>8.7865276300000001</c:v>
                </c:pt>
                <c:pt idx="39">
                  <c:v>9.0177268999999995</c:v>
                </c:pt>
                <c:pt idx="40">
                  <c:v>9.2488574999999997</c:v>
                </c:pt>
                <c:pt idx="41">
                  <c:v>9.4799270599999996</c:v>
                </c:pt>
                <c:pt idx="42">
                  <c:v>9.7109079400000002</c:v>
                </c:pt>
                <c:pt idx="43">
                  <c:v>9.94177818</c:v>
                </c:pt>
                <c:pt idx="44">
                  <c:v>10.1724815</c:v>
                </c:pt>
                <c:pt idx="45">
                  <c:v>10.403083799999999</c:v>
                </c:pt>
                <c:pt idx="46">
                  <c:v>10.633584000000001</c:v>
                </c:pt>
                <c:pt idx="47">
                  <c:v>10.8637867</c:v>
                </c:pt>
                <c:pt idx="48">
                  <c:v>11.0938892</c:v>
                </c:pt>
                <c:pt idx="49">
                  <c:v>11.3236933</c:v>
                </c:pt>
                <c:pt idx="50">
                  <c:v>11.553297000000001</c:v>
                </c:pt>
                <c:pt idx="51">
                  <c:v>11.6950302</c:v>
                </c:pt>
                <c:pt idx="52">
                  <c:v>11.782700500000001</c:v>
                </c:pt>
                <c:pt idx="53">
                  <c:v>12.011903800000001</c:v>
                </c:pt>
                <c:pt idx="54">
                  <c:v>12.240807500000001</c:v>
                </c:pt>
                <c:pt idx="55">
                  <c:v>12.469611199999999</c:v>
                </c:pt>
                <c:pt idx="56">
                  <c:v>12.698314699999999</c:v>
                </c:pt>
                <c:pt idx="57">
                  <c:v>12.926914200000001</c:v>
                </c:pt>
                <c:pt idx="58">
                  <c:v>13.155417399999999</c:v>
                </c:pt>
                <c:pt idx="59">
                  <c:v>13.383819600000001</c:v>
                </c:pt>
                <c:pt idx="60">
                  <c:v>13.6121225</c:v>
                </c:pt>
                <c:pt idx="61">
                  <c:v>13.840416899999999</c:v>
                </c:pt>
                <c:pt idx="62">
                  <c:v>14.068618799999999</c:v>
                </c:pt>
                <c:pt idx="63">
                  <c:v>14.2966318</c:v>
                </c:pt>
                <c:pt idx="64">
                  <c:v>14.524622900000001</c:v>
                </c:pt>
                <c:pt idx="65">
                  <c:v>14.752337499999999</c:v>
                </c:pt>
                <c:pt idx="66">
                  <c:v>14.979927099999999</c:v>
                </c:pt>
                <c:pt idx="67">
                  <c:v>15.2074289</c:v>
                </c:pt>
                <c:pt idx="68">
                  <c:v>15.4346304</c:v>
                </c:pt>
                <c:pt idx="69">
                  <c:v>15.6616316</c:v>
                </c:pt>
                <c:pt idx="70">
                  <c:v>15.8885164</c:v>
                </c:pt>
                <c:pt idx="71">
                  <c:v>16.115135200000001</c:v>
                </c:pt>
                <c:pt idx="72">
                  <c:v>16.341636699999999</c:v>
                </c:pt>
                <c:pt idx="73">
                  <c:v>16.568019899999999</c:v>
                </c:pt>
                <c:pt idx="74">
                  <c:v>16.794138</c:v>
                </c:pt>
                <c:pt idx="75">
                  <c:v>17.0202198</c:v>
                </c:pt>
                <c:pt idx="76">
                  <c:v>17.2462196</c:v>
                </c:pt>
                <c:pt idx="77">
                  <c:v>17.4720993</c:v>
                </c:pt>
                <c:pt idx="78">
                  <c:v>17.697900799999999</c:v>
                </c:pt>
                <c:pt idx="79">
                  <c:v>17.923599200000002</c:v>
                </c:pt>
                <c:pt idx="80">
                  <c:v>18.149299599999999</c:v>
                </c:pt>
                <c:pt idx="81">
                  <c:v>18.375</c:v>
                </c:pt>
                <c:pt idx="82">
                  <c:v>18.600700400000001</c:v>
                </c:pt>
                <c:pt idx="83">
                  <c:v>18.826400799999998</c:v>
                </c:pt>
                <c:pt idx="84">
                  <c:v>19.052099200000001</c:v>
                </c:pt>
                <c:pt idx="85">
                  <c:v>19.2779007</c:v>
                </c:pt>
                <c:pt idx="86">
                  <c:v>19.5037804</c:v>
                </c:pt>
                <c:pt idx="87">
                  <c:v>19.7297802</c:v>
                </c:pt>
                <c:pt idx="88">
                  <c:v>19.955862</c:v>
                </c:pt>
                <c:pt idx="89">
                  <c:v>20.181980100000001</c:v>
                </c:pt>
                <c:pt idx="90">
                  <c:v>20.408363300000001</c:v>
                </c:pt>
                <c:pt idx="91">
                  <c:v>20.634864799999999</c:v>
                </c:pt>
                <c:pt idx="92">
                  <c:v>20.861482599999999</c:v>
                </c:pt>
                <c:pt idx="93">
                  <c:v>21.0883675</c:v>
                </c:pt>
                <c:pt idx="94">
                  <c:v>21.315368700000001</c:v>
                </c:pt>
                <c:pt idx="95">
                  <c:v>21.542572</c:v>
                </c:pt>
                <c:pt idx="96">
                  <c:v>21.770072899999999</c:v>
                </c:pt>
                <c:pt idx="97">
                  <c:v>21.997661600000001</c:v>
                </c:pt>
                <c:pt idx="98">
                  <c:v>22.225377999999999</c:v>
                </c:pt>
                <c:pt idx="99">
                  <c:v>22.453367199999999</c:v>
                </c:pt>
                <c:pt idx="100">
                  <c:v>22.681381200000001</c:v>
                </c:pt>
                <c:pt idx="101">
                  <c:v>22.909582100000002</c:v>
                </c:pt>
                <c:pt idx="102">
                  <c:v>23.137876500000001</c:v>
                </c:pt>
                <c:pt idx="103">
                  <c:v>23.366180400000001</c:v>
                </c:pt>
                <c:pt idx="104">
                  <c:v>23.594583499999999</c:v>
                </c:pt>
                <c:pt idx="105">
                  <c:v>23.823085800000001</c:v>
                </c:pt>
                <c:pt idx="106">
                  <c:v>24.051685299999999</c:v>
                </c:pt>
                <c:pt idx="107">
                  <c:v>24.280387900000001</c:v>
                </c:pt>
                <c:pt idx="108">
                  <c:v>24.5091915</c:v>
                </c:pt>
                <c:pt idx="109">
                  <c:v>24.738096200000001</c:v>
                </c:pt>
                <c:pt idx="110">
                  <c:v>24.967298499999998</c:v>
                </c:pt>
                <c:pt idx="111">
                  <c:v>25.054969799999999</c:v>
                </c:pt>
                <c:pt idx="112">
                  <c:v>25.196701000000001</c:v>
                </c:pt>
                <c:pt idx="113">
                  <c:v>25.426305800000002</c:v>
                </c:pt>
                <c:pt idx="114">
                  <c:v>25.6561089</c:v>
                </c:pt>
                <c:pt idx="115">
                  <c:v>25.886213300000001</c:v>
                </c:pt>
                <c:pt idx="116">
                  <c:v>26.116416900000001</c:v>
                </c:pt>
                <c:pt idx="117">
                  <c:v>26.346916199999999</c:v>
                </c:pt>
                <c:pt idx="118">
                  <c:v>26.577516599999999</c:v>
                </c:pt>
                <c:pt idx="119">
                  <c:v>26.808223699999999</c:v>
                </c:pt>
                <c:pt idx="120">
                  <c:v>27.039121600000001</c:v>
                </c:pt>
                <c:pt idx="121">
                  <c:v>27.270120599999998</c:v>
                </c:pt>
                <c:pt idx="122">
                  <c:v>27.501123400000001</c:v>
                </c:pt>
                <c:pt idx="123">
                  <c:v>27.732318899999999</c:v>
                </c:pt>
                <c:pt idx="124">
                  <c:v>27.963424700000001</c:v>
                </c:pt>
                <c:pt idx="125">
                  <c:v>28.194719299999999</c:v>
                </c:pt>
                <c:pt idx="126">
                  <c:v>28.426021599999999</c:v>
                </c:pt>
                <c:pt idx="127">
                  <c:v>28.657321899999999</c:v>
                </c:pt>
                <c:pt idx="128">
                  <c:v>28.888614700000002</c:v>
                </c:pt>
                <c:pt idx="129">
                  <c:v>29.119920700000002</c:v>
                </c:pt>
                <c:pt idx="130">
                  <c:v>29.3512211</c:v>
                </c:pt>
                <c:pt idx="131">
                  <c:v>29.582614899999999</c:v>
                </c:pt>
                <c:pt idx="132">
                  <c:v>29.813915300000001</c:v>
                </c:pt>
                <c:pt idx="133">
                  <c:v>30.045215599999999</c:v>
                </c:pt>
                <c:pt idx="134">
                  <c:v>30.276516000000001</c:v>
                </c:pt>
                <c:pt idx="135">
                  <c:v>30.507814400000001</c:v>
                </c:pt>
                <c:pt idx="136">
                  <c:v>30.739114799999999</c:v>
                </c:pt>
                <c:pt idx="137">
                  <c:v>30.970409400000001</c:v>
                </c:pt>
                <c:pt idx="138">
                  <c:v>31.201709699999999</c:v>
                </c:pt>
                <c:pt idx="139">
                  <c:v>31.433004400000002</c:v>
                </c:pt>
                <c:pt idx="140">
                  <c:v>31.664209400000001</c:v>
                </c:pt>
                <c:pt idx="141">
                  <c:v>31.895503999999999</c:v>
                </c:pt>
                <c:pt idx="142">
                  <c:v>32.126708999999998</c:v>
                </c:pt>
                <c:pt idx="143">
                  <c:v>32.357906300000003</c:v>
                </c:pt>
                <c:pt idx="144">
                  <c:v>32.589202899999997</c:v>
                </c:pt>
                <c:pt idx="145">
                  <c:v>32.820404099999998</c:v>
                </c:pt>
                <c:pt idx="146">
                  <c:v>33.051605199999997</c:v>
                </c:pt>
                <c:pt idx="147">
                  <c:v>33.282802599999997</c:v>
                </c:pt>
                <c:pt idx="148">
                  <c:v>33.513904599999996</c:v>
                </c:pt>
                <c:pt idx="149">
                  <c:v>33.745101900000002</c:v>
                </c:pt>
                <c:pt idx="150">
                  <c:v>33.976303100000003</c:v>
                </c:pt>
                <c:pt idx="151">
                  <c:v>34.207500500000002</c:v>
                </c:pt>
                <c:pt idx="152">
                  <c:v>34.438602400000001</c:v>
                </c:pt>
                <c:pt idx="153">
                  <c:v>34.6697998</c:v>
                </c:pt>
                <c:pt idx="154">
                  <c:v>34.900905600000002</c:v>
                </c:pt>
                <c:pt idx="155">
                  <c:v>35.132099199999999</c:v>
                </c:pt>
                <c:pt idx="156">
                  <c:v>35.363201099999998</c:v>
                </c:pt>
                <c:pt idx="157">
                  <c:v>35.594303099999998</c:v>
                </c:pt>
                <c:pt idx="158">
                  <c:v>35.825500499999997</c:v>
                </c:pt>
                <c:pt idx="159">
                  <c:v>36.056598700000002</c:v>
                </c:pt>
                <c:pt idx="160">
                  <c:v>36.287700700000002</c:v>
                </c:pt>
                <c:pt idx="161">
                  <c:v>36.518901800000002</c:v>
                </c:pt>
                <c:pt idx="162">
                  <c:v>36.75</c:v>
                </c:pt>
              </c:numCache>
            </c:numRef>
          </c:xVal>
          <c:yVal>
            <c:numRef>
              <c:f>Polymer_IFE!$D$2:$D$164</c:f>
              <c:numCache>
                <c:formatCode>General</c:formatCode>
                <c:ptCount val="163"/>
                <c:pt idx="0">
                  <c:v>0.180435076</c:v>
                </c:pt>
                <c:pt idx="1">
                  <c:v>0.180437073</c:v>
                </c:pt>
                <c:pt idx="2">
                  <c:v>0.18044503000000001</c:v>
                </c:pt>
                <c:pt idx="3">
                  <c:v>0.18045698099999999</c:v>
                </c:pt>
                <c:pt idx="4">
                  <c:v>0.18047490699999999</c:v>
                </c:pt>
                <c:pt idx="5">
                  <c:v>0.18049685700000001</c:v>
                </c:pt>
                <c:pt idx="6">
                  <c:v>0.18052473699999999</c:v>
                </c:pt>
                <c:pt idx="7">
                  <c:v>0.18055754900000001</c:v>
                </c:pt>
                <c:pt idx="8">
                  <c:v>0.18059639599999999</c:v>
                </c:pt>
                <c:pt idx="9">
                  <c:v>0.18064022099999999</c:v>
                </c:pt>
                <c:pt idx="10">
                  <c:v>0.18068999099999999</c:v>
                </c:pt>
                <c:pt idx="11">
                  <c:v>0.180745721</c:v>
                </c:pt>
                <c:pt idx="12">
                  <c:v>0.18080744100000001</c:v>
                </c:pt>
                <c:pt idx="13">
                  <c:v>0.180876076</c:v>
                </c:pt>
                <c:pt idx="14">
                  <c:v>0.18095070099999999</c:v>
                </c:pt>
                <c:pt idx="15">
                  <c:v>0.18103130200000001</c:v>
                </c:pt>
                <c:pt idx="16">
                  <c:v>0.18111887600000001</c:v>
                </c:pt>
                <c:pt idx="17">
                  <c:v>0.18121342400000001</c:v>
                </c:pt>
                <c:pt idx="18">
                  <c:v>0.181314856</c:v>
                </c:pt>
                <c:pt idx="19">
                  <c:v>0.18142330600000001</c:v>
                </c:pt>
                <c:pt idx="20">
                  <c:v>0.18153867100000001</c:v>
                </c:pt>
                <c:pt idx="21">
                  <c:v>0.18166007100000001</c:v>
                </c:pt>
                <c:pt idx="22">
                  <c:v>0.18178837</c:v>
                </c:pt>
                <c:pt idx="23">
                  <c:v>0.181923538</c:v>
                </c:pt>
                <c:pt idx="24">
                  <c:v>0.18206275999999999</c:v>
                </c:pt>
                <c:pt idx="25">
                  <c:v>0.18220594500000001</c:v>
                </c:pt>
                <c:pt idx="26">
                  <c:v>0.182353035</c:v>
                </c:pt>
                <c:pt idx="27">
                  <c:v>0.18250010899999999</c:v>
                </c:pt>
                <c:pt idx="28">
                  <c:v>0.18264712399999999</c:v>
                </c:pt>
                <c:pt idx="29">
                  <c:v>0.182788268</c:v>
                </c:pt>
                <c:pt idx="30">
                  <c:v>0.182922274</c:v>
                </c:pt>
                <c:pt idx="31">
                  <c:v>0.183042392</c:v>
                </c:pt>
                <c:pt idx="32">
                  <c:v>0.18314345200000001</c:v>
                </c:pt>
                <c:pt idx="33">
                  <c:v>0.183216721</c:v>
                </c:pt>
                <c:pt idx="34">
                  <c:v>0.18325498700000001</c:v>
                </c:pt>
                <c:pt idx="35">
                  <c:v>0.183246359</c:v>
                </c:pt>
                <c:pt idx="36">
                  <c:v>0.18317784400000001</c:v>
                </c:pt>
                <c:pt idx="37">
                  <c:v>0.18303359999999999</c:v>
                </c:pt>
                <c:pt idx="38">
                  <c:v>0.182797506</c:v>
                </c:pt>
                <c:pt idx="39">
                  <c:v>0.18244671800000001</c:v>
                </c:pt>
                <c:pt idx="40">
                  <c:v>0.18196211800000001</c:v>
                </c:pt>
                <c:pt idx="41">
                  <c:v>0.18131694200000001</c:v>
                </c:pt>
                <c:pt idx="42">
                  <c:v>0.18048800500000001</c:v>
                </c:pt>
                <c:pt idx="43">
                  <c:v>0.17945040800000001</c:v>
                </c:pt>
                <c:pt idx="44">
                  <c:v>0.17818114199999999</c:v>
                </c:pt>
                <c:pt idx="45">
                  <c:v>0.17666319</c:v>
                </c:pt>
                <c:pt idx="46">
                  <c:v>0.17488645</c:v>
                </c:pt>
                <c:pt idx="47">
                  <c:v>0.172851905</c:v>
                </c:pt>
                <c:pt idx="48">
                  <c:v>0.170574367</c:v>
                </c:pt>
                <c:pt idx="49">
                  <c:v>0.16808476999999999</c:v>
                </c:pt>
                <c:pt idx="50">
                  <c:v>0.16543090299999999</c:v>
                </c:pt>
                <c:pt idx="51">
                  <c:v>0.16372741800000001</c:v>
                </c:pt>
                <c:pt idx="52">
                  <c:v>0.16267324999999999</c:v>
                </c:pt>
                <c:pt idx="53">
                  <c:v>0.15987957999999999</c:v>
                </c:pt>
                <c:pt idx="54">
                  <c:v>0.15711539999999999</c:v>
                </c:pt>
                <c:pt idx="55">
                  <c:v>0.15442971899999999</c:v>
                </c:pt>
                <c:pt idx="56">
                  <c:v>0.15184746700000001</c:v>
                </c:pt>
                <c:pt idx="57">
                  <c:v>0.149359778</c:v>
                </c:pt>
                <c:pt idx="58">
                  <c:v>0.14692851900000001</c:v>
                </c:pt>
                <c:pt idx="59">
                  <c:v>0.14449574100000001</c:v>
                </c:pt>
                <c:pt idx="60">
                  <c:v>0.14199440199999999</c:v>
                </c:pt>
                <c:pt idx="61">
                  <c:v>0.13937152899999999</c:v>
                </c:pt>
                <c:pt idx="62">
                  <c:v>0.13659413200000001</c:v>
                </c:pt>
                <c:pt idx="63">
                  <c:v>0.133657992</c:v>
                </c:pt>
                <c:pt idx="64">
                  <c:v>0.13058634099999999</c:v>
                </c:pt>
                <c:pt idx="65">
                  <c:v>0.12742298799999999</c:v>
                </c:pt>
                <c:pt idx="66">
                  <c:v>0.124223158</c:v>
                </c:pt>
                <c:pt idx="67">
                  <c:v>0.121046789</c:v>
                </c:pt>
                <c:pt idx="68">
                  <c:v>0.117950186</c:v>
                </c:pt>
                <c:pt idx="69">
                  <c:v>0.114981286</c:v>
                </c:pt>
                <c:pt idx="70">
                  <c:v>0.112182148</c:v>
                </c:pt>
                <c:pt idx="71">
                  <c:v>0.10958217100000001</c:v>
                </c:pt>
                <c:pt idx="72">
                  <c:v>0.107205302</c:v>
                </c:pt>
                <c:pt idx="73">
                  <c:v>0.10506478</c:v>
                </c:pt>
                <c:pt idx="74">
                  <c:v>0.1031707</c:v>
                </c:pt>
                <c:pt idx="75">
                  <c:v>0.1015293</c:v>
                </c:pt>
                <c:pt idx="76">
                  <c:v>0.100141563</c:v>
                </c:pt>
                <c:pt idx="77">
                  <c:v>9.9008694300000005E-2</c:v>
                </c:pt>
                <c:pt idx="78">
                  <c:v>9.8129190500000005E-2</c:v>
                </c:pt>
                <c:pt idx="79">
                  <c:v>9.7502164500000002E-2</c:v>
                </c:pt>
                <c:pt idx="80">
                  <c:v>9.7126528599999998E-2</c:v>
                </c:pt>
                <c:pt idx="81">
                  <c:v>9.7001344000000003E-2</c:v>
                </c:pt>
                <c:pt idx="82">
                  <c:v>9.7126528599999998E-2</c:v>
                </c:pt>
                <c:pt idx="83">
                  <c:v>9.7502164500000002E-2</c:v>
                </c:pt>
                <c:pt idx="84">
                  <c:v>9.8129190500000005E-2</c:v>
                </c:pt>
                <c:pt idx="85">
                  <c:v>9.9008694300000005E-2</c:v>
                </c:pt>
                <c:pt idx="86">
                  <c:v>0.100141563</c:v>
                </c:pt>
                <c:pt idx="87">
                  <c:v>0.1015293</c:v>
                </c:pt>
                <c:pt idx="88">
                  <c:v>0.1031707</c:v>
                </c:pt>
                <c:pt idx="89">
                  <c:v>0.10506478</c:v>
                </c:pt>
                <c:pt idx="90">
                  <c:v>0.107205302</c:v>
                </c:pt>
                <c:pt idx="91">
                  <c:v>0.10958217100000001</c:v>
                </c:pt>
                <c:pt idx="92">
                  <c:v>0.112182148</c:v>
                </c:pt>
                <c:pt idx="93">
                  <c:v>0.114981286</c:v>
                </c:pt>
                <c:pt idx="94">
                  <c:v>0.117950186</c:v>
                </c:pt>
                <c:pt idx="95">
                  <c:v>0.121046789</c:v>
                </c:pt>
                <c:pt idx="96">
                  <c:v>0.124223158</c:v>
                </c:pt>
                <c:pt idx="97">
                  <c:v>0.12742298799999999</c:v>
                </c:pt>
                <c:pt idx="98">
                  <c:v>0.13058634099999999</c:v>
                </c:pt>
                <c:pt idx="99">
                  <c:v>0.133657992</c:v>
                </c:pt>
                <c:pt idx="100">
                  <c:v>0.13659413200000001</c:v>
                </c:pt>
                <c:pt idx="101">
                  <c:v>0.13937152899999999</c:v>
                </c:pt>
                <c:pt idx="102">
                  <c:v>0.14199440199999999</c:v>
                </c:pt>
                <c:pt idx="103">
                  <c:v>0.14449574100000001</c:v>
                </c:pt>
                <c:pt idx="104">
                  <c:v>0.14692851900000001</c:v>
                </c:pt>
                <c:pt idx="105">
                  <c:v>0.149359778</c:v>
                </c:pt>
                <c:pt idx="106">
                  <c:v>0.15184746700000001</c:v>
                </c:pt>
                <c:pt idx="107">
                  <c:v>0.15442971899999999</c:v>
                </c:pt>
                <c:pt idx="108">
                  <c:v>0.15711539999999999</c:v>
                </c:pt>
                <c:pt idx="109">
                  <c:v>0.15987957999999999</c:v>
                </c:pt>
                <c:pt idx="110">
                  <c:v>0.16267324999999999</c:v>
                </c:pt>
                <c:pt idx="111">
                  <c:v>0.16372741800000001</c:v>
                </c:pt>
                <c:pt idx="112">
                  <c:v>0.16543090299999999</c:v>
                </c:pt>
                <c:pt idx="113">
                  <c:v>0.16808476999999999</c:v>
                </c:pt>
                <c:pt idx="114">
                  <c:v>0.170574367</c:v>
                </c:pt>
                <c:pt idx="115">
                  <c:v>0.172851905</c:v>
                </c:pt>
                <c:pt idx="116">
                  <c:v>0.17488645</c:v>
                </c:pt>
                <c:pt idx="117">
                  <c:v>0.17666319</c:v>
                </c:pt>
                <c:pt idx="118">
                  <c:v>0.17818114199999999</c:v>
                </c:pt>
                <c:pt idx="119">
                  <c:v>0.17945040800000001</c:v>
                </c:pt>
                <c:pt idx="120">
                  <c:v>0.18048800500000001</c:v>
                </c:pt>
                <c:pt idx="121">
                  <c:v>0.18131694200000001</c:v>
                </c:pt>
                <c:pt idx="122">
                  <c:v>0.18196211800000001</c:v>
                </c:pt>
                <c:pt idx="123">
                  <c:v>0.18244671800000001</c:v>
                </c:pt>
                <c:pt idx="124">
                  <c:v>0.182797506</c:v>
                </c:pt>
                <c:pt idx="125">
                  <c:v>0.18303359999999999</c:v>
                </c:pt>
                <c:pt idx="126">
                  <c:v>0.18317784400000001</c:v>
                </c:pt>
                <c:pt idx="127">
                  <c:v>0.183246359</c:v>
                </c:pt>
                <c:pt idx="128">
                  <c:v>0.18325498700000001</c:v>
                </c:pt>
                <c:pt idx="129">
                  <c:v>0.183216721</c:v>
                </c:pt>
                <c:pt idx="130">
                  <c:v>0.18314345200000001</c:v>
                </c:pt>
                <c:pt idx="131">
                  <c:v>0.183042392</c:v>
                </c:pt>
                <c:pt idx="132">
                  <c:v>0.182922274</c:v>
                </c:pt>
                <c:pt idx="133">
                  <c:v>0.182788268</c:v>
                </c:pt>
                <c:pt idx="134">
                  <c:v>0.18264712399999999</c:v>
                </c:pt>
                <c:pt idx="135">
                  <c:v>0.18250010899999999</c:v>
                </c:pt>
                <c:pt idx="136">
                  <c:v>0.182353035</c:v>
                </c:pt>
                <c:pt idx="137">
                  <c:v>0.18220594500000001</c:v>
                </c:pt>
                <c:pt idx="138">
                  <c:v>0.18206275999999999</c:v>
                </c:pt>
                <c:pt idx="139">
                  <c:v>0.181923538</c:v>
                </c:pt>
                <c:pt idx="140">
                  <c:v>0.18178837</c:v>
                </c:pt>
                <c:pt idx="141">
                  <c:v>0.18166007100000001</c:v>
                </c:pt>
                <c:pt idx="142">
                  <c:v>0.18153867100000001</c:v>
                </c:pt>
                <c:pt idx="143">
                  <c:v>0.18142330600000001</c:v>
                </c:pt>
                <c:pt idx="144">
                  <c:v>0.181314856</c:v>
                </c:pt>
                <c:pt idx="145">
                  <c:v>0.18121342400000001</c:v>
                </c:pt>
                <c:pt idx="146">
                  <c:v>0.18111887600000001</c:v>
                </c:pt>
                <c:pt idx="147">
                  <c:v>0.18103130200000001</c:v>
                </c:pt>
                <c:pt idx="148">
                  <c:v>0.18095070099999999</c:v>
                </c:pt>
                <c:pt idx="149">
                  <c:v>0.180876076</c:v>
                </c:pt>
                <c:pt idx="150">
                  <c:v>0.18080744100000001</c:v>
                </c:pt>
                <c:pt idx="151">
                  <c:v>0.180745721</c:v>
                </c:pt>
                <c:pt idx="152">
                  <c:v>0.18068999099999999</c:v>
                </c:pt>
                <c:pt idx="153">
                  <c:v>0.18064022099999999</c:v>
                </c:pt>
                <c:pt idx="154">
                  <c:v>0.18059639599999999</c:v>
                </c:pt>
                <c:pt idx="155">
                  <c:v>0.18055754900000001</c:v>
                </c:pt>
                <c:pt idx="156">
                  <c:v>0.18052473699999999</c:v>
                </c:pt>
                <c:pt idx="157">
                  <c:v>0.18049685700000001</c:v>
                </c:pt>
                <c:pt idx="158">
                  <c:v>0.18047490699999999</c:v>
                </c:pt>
                <c:pt idx="159">
                  <c:v>0.18045698099999999</c:v>
                </c:pt>
                <c:pt idx="160">
                  <c:v>0.18044503000000001</c:v>
                </c:pt>
                <c:pt idx="161">
                  <c:v>0.180437073</c:v>
                </c:pt>
                <c:pt idx="162">
                  <c:v>0.180435076</c:v>
                </c:pt>
              </c:numCache>
            </c:numRef>
          </c:yVal>
          <c:smooth val="1"/>
          <c:extLst>
            <c:ext xmlns:c16="http://schemas.microsoft.com/office/drawing/2014/chart" uri="{C3380CC4-5D6E-409C-BE32-E72D297353CC}">
              <c16:uniqueId val="{00000001-7BC7-4487-A298-A0E8E69E1A9C}"/>
            </c:ext>
          </c:extLst>
        </c:ser>
        <c:dLbls>
          <c:showLegendKey val="0"/>
          <c:showVal val="0"/>
          <c:showCatName val="0"/>
          <c:showSerName val="0"/>
          <c:showPercent val="0"/>
          <c:showBubbleSize val="0"/>
        </c:dLbls>
        <c:axId val="487562864"/>
        <c:axId val="487563192"/>
      </c:scatterChart>
      <c:valAx>
        <c:axId val="487562864"/>
        <c:scaling>
          <c:orientation val="minMax"/>
          <c:max val="36.75"/>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i="1">
                    <a:solidFill>
                      <a:sysClr val="windowText" lastClr="000000"/>
                    </a:solidFill>
                    <a:latin typeface="Times New Roman" panose="02020603050405020304" pitchFamily="18" charset="0"/>
                    <a:cs typeface="Times New Roman" panose="02020603050405020304" pitchFamily="18" charset="0"/>
                  </a:rPr>
                  <a:t>z</a:t>
                </a:r>
                <a:endParaRPr lang="zh-CN" altLang="en-US" sz="1050" b="1" i="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53929278778802958"/>
              <c:y val="0.91035548686244205"/>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563192"/>
        <c:crosses val="autoZero"/>
        <c:crossBetween val="midCat"/>
        <c:majorUnit val="5"/>
      </c:valAx>
      <c:valAx>
        <c:axId val="487563192"/>
        <c:scaling>
          <c:orientation val="minMax"/>
          <c:max val="0.18500000000000003"/>
          <c:min val="9.5000000000000029E-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sz="1000" b="1" i="0" baseline="0">
                    <a:solidFill>
                      <a:sysClr val="windowText" lastClr="000000"/>
                    </a:solidFill>
                    <a:effectLst/>
                  </a:rPr>
                  <a:t>𝝈</a:t>
                </a:r>
                <a:r>
                  <a:rPr lang="en-CA" altLang="zh-CN" sz="1000" b="0" i="0" baseline="-25000">
                    <a:solidFill>
                      <a:sysClr val="windowText" lastClr="000000"/>
                    </a:solidFill>
                    <a:effectLst/>
                  </a:rPr>
                  <a:t>𝒛𝒛</a:t>
                </a:r>
                <a:r>
                  <a:rPr lang="en-CA" altLang="zh-CN" sz="1000" b="0" i="0" baseline="0">
                    <a:solidFill>
                      <a:sysClr val="windowText" lastClr="000000"/>
                    </a:solidFill>
                    <a:effectLst/>
                  </a:rPr>
                  <a:t> / </a:t>
                </a:r>
                <a:r>
                  <a:rPr lang="en-CA" altLang="zh-CN" sz="1000" b="0" i="0" baseline="0">
                    <a:solidFill>
                      <a:sysClr val="windowText" lastClr="000000"/>
                    </a:solidFill>
                    <a:effectLst/>
                    <a:latin typeface="Times New Roman" panose="02020603050405020304" pitchFamily="18" charset="0"/>
                    <a:cs typeface="Times New Roman" panose="02020603050405020304" pitchFamily="18" charset="0"/>
                  </a:rPr>
                  <a:t>GPa</a:t>
                </a:r>
                <a:endParaRPr lang="zh-CN" altLang="zh-CN" sz="4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0603996586316281E-3"/>
              <c:y val="0.30588616144774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7562864"/>
        <c:crosses val="autoZero"/>
        <c:crossBetween val="midCat"/>
        <c:majorUnit val="1.5000000000000003E-2"/>
      </c:valAx>
      <c:spPr>
        <a:noFill/>
        <a:ln w="19050">
          <a:solidFill>
            <a:schemeClr val="tx1"/>
          </a:solidFill>
        </a:ln>
        <a:effectLst/>
      </c:spPr>
    </c:plotArea>
    <c:legend>
      <c:legendPos val="r"/>
      <c:layout>
        <c:manualLayout>
          <c:xMode val="edge"/>
          <c:yMode val="edge"/>
          <c:x val="0.18065424996909307"/>
          <c:y val="0.56516077685265409"/>
          <c:w val="0.33408144534080481"/>
          <c:h val="0.26753398483613039"/>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90821750562181"/>
          <c:y val="3.7606759588519174E-2"/>
          <c:w val="0.77336057547401738"/>
          <c:h val="0.79263179850863008"/>
        </c:manualLayout>
      </c:layout>
      <c:scatterChart>
        <c:scatterStyle val="lineMarker"/>
        <c:varyColors val="0"/>
        <c:ser>
          <c:idx val="0"/>
          <c:order val="0"/>
          <c:tx>
            <c:v>Resolution=0.45</c:v>
          </c:tx>
          <c:spPr>
            <a:ln w="19050" cap="rnd">
              <a:noFill/>
              <a:round/>
            </a:ln>
            <a:effectLst/>
          </c:spPr>
          <c:marker>
            <c:symbol val="circle"/>
            <c:size val="5"/>
            <c:spPr>
              <a:noFill/>
              <a:ln w="15875">
                <a:solidFill>
                  <a:schemeClr val="accent1">
                    <a:lumMod val="75000"/>
                  </a:schemeClr>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Sheet1!$B$2:$B$9</c:f>
              <c:numCache>
                <c:formatCode>General</c:formatCode>
                <c:ptCount val="8"/>
                <c:pt idx="0">
                  <c:v>2.9420761899999999</c:v>
                </c:pt>
                <c:pt idx="1">
                  <c:v>2.9812380950000001</c:v>
                </c:pt>
                <c:pt idx="2">
                  <c:v>3.020853061</c:v>
                </c:pt>
                <c:pt idx="3">
                  <c:v>3.0551278910000002</c:v>
                </c:pt>
                <c:pt idx="4">
                  <c:v>3.0774163269999999</c:v>
                </c:pt>
                <c:pt idx="5">
                  <c:v>3.1211074829999998</c:v>
                </c:pt>
                <c:pt idx="6">
                  <c:v>3.1548639459999999</c:v>
                </c:pt>
                <c:pt idx="7">
                  <c:v>3.1966163270000001</c:v>
                </c:pt>
              </c:numCache>
            </c:numRef>
          </c:yVal>
          <c:smooth val="0"/>
          <c:extLst>
            <c:ext xmlns:c16="http://schemas.microsoft.com/office/drawing/2014/chart" uri="{C3380CC4-5D6E-409C-BE32-E72D297353CC}">
              <c16:uniqueId val="{00000000-026A-469D-ACEB-592926786E5C}"/>
            </c:ext>
          </c:extLst>
        </c:ser>
        <c:ser>
          <c:idx val="1"/>
          <c:order val="1"/>
          <c:tx>
            <c:v>Resolution=0.6</c:v>
          </c:tx>
          <c:spPr>
            <a:ln w="25400" cap="rnd">
              <a:noFill/>
              <a:round/>
            </a:ln>
            <a:effectLst/>
          </c:spPr>
          <c:marker>
            <c:symbol val="triangle"/>
            <c:size val="5"/>
            <c:spPr>
              <a:noFill/>
              <a:ln w="9525">
                <a:solidFill>
                  <a:schemeClr val="accent2"/>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Sheet1!$C$2:$C$9</c:f>
              <c:numCache>
                <c:formatCode>General</c:formatCode>
                <c:ptCount val="8"/>
                <c:pt idx="0">
                  <c:v>2.9356707480000002</c:v>
                </c:pt>
                <c:pt idx="1">
                  <c:v>2.9686163269999999</c:v>
                </c:pt>
                <c:pt idx="2">
                  <c:v>3.0018394559999999</c:v>
                </c:pt>
                <c:pt idx="3">
                  <c:v>3.02967619</c:v>
                </c:pt>
                <c:pt idx="4">
                  <c:v>3.0460802720000002</c:v>
                </c:pt>
                <c:pt idx="5">
                  <c:v>3.0828965990000001</c:v>
                </c:pt>
                <c:pt idx="6">
                  <c:v>3.1109591839999999</c:v>
                </c:pt>
                <c:pt idx="7">
                  <c:v>3.1442571429999999</c:v>
                </c:pt>
              </c:numCache>
            </c:numRef>
          </c:yVal>
          <c:smooth val="0"/>
          <c:extLst>
            <c:ext xmlns:c16="http://schemas.microsoft.com/office/drawing/2014/chart" uri="{C3380CC4-5D6E-409C-BE32-E72D297353CC}">
              <c16:uniqueId val="{00000001-026A-469D-ACEB-592926786E5C}"/>
            </c:ext>
          </c:extLst>
        </c:ser>
        <c:ser>
          <c:idx val="2"/>
          <c:order val="2"/>
          <c:tx>
            <c:v>Resolution=0.75</c:v>
          </c:tx>
          <c:spPr>
            <a:ln w="25400" cap="rnd">
              <a:noFill/>
              <a:round/>
            </a:ln>
            <a:effectLst/>
          </c:spPr>
          <c:marker>
            <c:symbol val="diamond"/>
            <c:size val="5"/>
            <c:spPr>
              <a:noFill/>
              <a:ln w="15875">
                <a:solidFill>
                  <a:schemeClr val="accent3"/>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Sheet1!$D$2:$D$9</c:f>
              <c:numCache>
                <c:formatCode>General</c:formatCode>
                <c:ptCount val="8"/>
                <c:pt idx="0">
                  <c:v>2.9323346940000001</c:v>
                </c:pt>
                <c:pt idx="1">
                  <c:v>2.9624639460000002</c:v>
                </c:pt>
                <c:pt idx="2">
                  <c:v>2.9922734690000001</c:v>
                </c:pt>
                <c:pt idx="3">
                  <c:v>3.016338776</c:v>
                </c:pt>
                <c:pt idx="4">
                  <c:v>3.0300448979999999</c:v>
                </c:pt>
                <c:pt idx="5">
                  <c:v>3.06387483</c:v>
                </c:pt>
                <c:pt idx="6">
                  <c:v>3.089353741</c:v>
                </c:pt>
                <c:pt idx="7">
                  <c:v>3.1175836729999999</c:v>
                </c:pt>
              </c:numCache>
            </c:numRef>
          </c:yVal>
          <c:smooth val="0"/>
          <c:extLst>
            <c:ext xmlns:c16="http://schemas.microsoft.com/office/drawing/2014/chart" uri="{C3380CC4-5D6E-409C-BE32-E72D297353CC}">
              <c16:uniqueId val="{00000002-026A-469D-ACEB-592926786E5C}"/>
            </c:ext>
          </c:extLst>
        </c:ser>
        <c:ser>
          <c:idx val="3"/>
          <c:order val="3"/>
          <c:tx>
            <c:v>Resolution=0.9</c:v>
          </c:tx>
          <c:spPr>
            <a:ln w="25400" cap="rnd">
              <a:noFill/>
              <a:round/>
            </a:ln>
            <a:effectLst/>
          </c:spPr>
          <c:marker>
            <c:symbol val="square"/>
            <c:size val="4"/>
            <c:spPr>
              <a:noFill/>
              <a:ln w="9525">
                <a:solidFill>
                  <a:schemeClr val="accent4"/>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Sheet1!$E$2:$E$9</c:f>
              <c:numCache>
                <c:formatCode>General</c:formatCode>
                <c:ptCount val="8"/>
                <c:pt idx="0">
                  <c:v>2.9300761899999999</c:v>
                </c:pt>
                <c:pt idx="1">
                  <c:v>2.9577455779999999</c:v>
                </c:pt>
                <c:pt idx="2">
                  <c:v>2.9856585029999998</c:v>
                </c:pt>
                <c:pt idx="3">
                  <c:v>3.0039537410000001</c:v>
                </c:pt>
                <c:pt idx="4">
                  <c:v>3.019983673</c:v>
                </c:pt>
                <c:pt idx="5">
                  <c:v>3.0508693880000002</c:v>
                </c:pt>
                <c:pt idx="6">
                  <c:v>3.074156463</c:v>
                </c:pt>
                <c:pt idx="7">
                  <c:v>3.0999687069999999</c:v>
                </c:pt>
              </c:numCache>
            </c:numRef>
          </c:yVal>
          <c:smooth val="0"/>
          <c:extLst>
            <c:ext xmlns:c16="http://schemas.microsoft.com/office/drawing/2014/chart" uri="{C3380CC4-5D6E-409C-BE32-E72D297353CC}">
              <c16:uniqueId val="{00000003-026A-469D-ACEB-592926786E5C}"/>
            </c:ext>
          </c:extLst>
        </c:ser>
        <c:ser>
          <c:idx val="4"/>
          <c:order val="4"/>
          <c:tx>
            <c:v>Resolution=1.0</c:v>
          </c:tx>
          <c:spPr>
            <a:ln w="25400" cap="rnd">
              <a:noFill/>
              <a:round/>
            </a:ln>
            <a:effectLst/>
          </c:spPr>
          <c:marker>
            <c:symbol val="triangle"/>
            <c:size val="5"/>
            <c:spPr>
              <a:solidFill>
                <a:srgbClr val="FF0000"/>
              </a:solidFill>
              <a:ln w="9525">
                <a:solidFill>
                  <a:srgbClr val="FF0000"/>
                </a:solid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Sheet1!$F$2:$F$9</c:f>
              <c:numCache>
                <c:formatCode>General</c:formatCode>
                <c:ptCount val="8"/>
                <c:pt idx="0">
                  <c:v>2.928812245</c:v>
                </c:pt>
                <c:pt idx="1">
                  <c:v>2.955261224</c:v>
                </c:pt>
                <c:pt idx="2">
                  <c:v>2.982009524</c:v>
                </c:pt>
                <c:pt idx="3">
                  <c:v>2.9977621800000001</c:v>
                </c:pt>
                <c:pt idx="4">
                  <c:v>3.0142489800000001</c:v>
                </c:pt>
                <c:pt idx="5">
                  <c:v>3.0441102039999999</c:v>
                </c:pt>
                <c:pt idx="6">
                  <c:v>3.0660557819999998</c:v>
                </c:pt>
                <c:pt idx="7">
                  <c:v>3.090084354</c:v>
                </c:pt>
              </c:numCache>
            </c:numRef>
          </c:yVal>
          <c:smooth val="0"/>
          <c:extLst>
            <c:ext xmlns:c16="http://schemas.microsoft.com/office/drawing/2014/chart" uri="{C3380CC4-5D6E-409C-BE32-E72D297353CC}">
              <c16:uniqueId val="{00000004-026A-469D-ACEB-592926786E5C}"/>
            </c:ext>
          </c:extLst>
        </c:ser>
        <c:ser>
          <c:idx val="5"/>
          <c:order val="5"/>
          <c:tx>
            <c:v>Traditional FE</c:v>
          </c:tx>
          <c:spPr>
            <a:ln w="12700" cap="rnd">
              <a:solidFill>
                <a:schemeClr val="tx1"/>
              </a:solidFill>
              <a:round/>
            </a:ln>
            <a:effectLst/>
          </c:spPr>
          <c:marker>
            <c:symbol val="circle"/>
            <c:size val="5"/>
            <c:spPr>
              <a:noFill/>
              <a:ln w="9525">
                <a:noFill/>
              </a:ln>
              <a:effectLst/>
            </c:spPr>
          </c:marker>
          <c:xVal>
            <c:numRef>
              <c:f>Sheet1!$A$2:$A$9</c:f>
              <c:numCache>
                <c:formatCode>0.00%</c:formatCode>
                <c:ptCount val="8"/>
                <c:pt idx="0">
                  <c:v>2.5000000000000001E-4</c:v>
                </c:pt>
                <c:pt idx="1">
                  <c:v>5.0000000000000001E-4</c:v>
                </c:pt>
                <c:pt idx="2">
                  <c:v>7.5000000000000002E-4</c:v>
                </c:pt>
                <c:pt idx="3">
                  <c:v>1E-3</c:v>
                </c:pt>
                <c:pt idx="4">
                  <c:v>1.25E-3</c:v>
                </c:pt>
                <c:pt idx="5">
                  <c:v>1.5E-3</c:v>
                </c:pt>
                <c:pt idx="6">
                  <c:v>1.75E-3</c:v>
                </c:pt>
                <c:pt idx="7">
                  <c:v>2E-3</c:v>
                </c:pt>
              </c:numCache>
            </c:numRef>
          </c:xVal>
          <c:yVal>
            <c:numRef>
              <c:f>Sheet1!$G$2:$G$9</c:f>
              <c:numCache>
                <c:formatCode>General</c:formatCode>
                <c:ptCount val="8"/>
                <c:pt idx="0">
                  <c:v>2.9291666670000001</c:v>
                </c:pt>
                <c:pt idx="1">
                  <c:v>2.9556333330000002</c:v>
                </c:pt>
                <c:pt idx="2">
                  <c:v>2.9824000000000002</c:v>
                </c:pt>
                <c:pt idx="3">
                  <c:v>2.995933333</c:v>
                </c:pt>
                <c:pt idx="4">
                  <c:v>3.0137</c:v>
                </c:pt>
                <c:pt idx="5">
                  <c:v>3.0435666669999999</c:v>
                </c:pt>
                <c:pt idx="6">
                  <c:v>3.0675333330000001</c:v>
                </c:pt>
                <c:pt idx="7">
                  <c:v>3.0897999999999999</c:v>
                </c:pt>
              </c:numCache>
            </c:numRef>
          </c:yVal>
          <c:smooth val="0"/>
          <c:extLst>
            <c:ext xmlns:c16="http://schemas.microsoft.com/office/drawing/2014/chart" uri="{C3380CC4-5D6E-409C-BE32-E72D297353CC}">
              <c16:uniqueId val="{00000005-026A-469D-ACEB-592926786E5C}"/>
            </c:ext>
          </c:extLst>
        </c:ser>
        <c:dLbls>
          <c:showLegendKey val="0"/>
          <c:showVal val="0"/>
          <c:showCatName val="0"/>
          <c:showSerName val="0"/>
          <c:showPercent val="0"/>
          <c:showBubbleSize val="0"/>
        </c:dLbls>
        <c:axId val="576079456"/>
        <c:axId val="576085032"/>
      </c:scatterChart>
      <c:valAx>
        <c:axId val="576079456"/>
        <c:scaling>
          <c:orientation val="minMax"/>
          <c:max val="2.1000000000000003E-3"/>
          <c:min val="2.0000000000000006E-4"/>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ysClr val="windowText" lastClr="000000"/>
                    </a:solidFill>
                    <a:latin typeface="Times New Roman" panose="02020603050405020304" pitchFamily="18" charset="0"/>
                    <a:cs typeface="Times New Roman" panose="02020603050405020304" pitchFamily="18" charset="0"/>
                  </a:rPr>
                  <a:t>CNT</a:t>
                </a:r>
                <a:r>
                  <a:rPr lang="en-US" altLang="zh-CN" sz="1050" b="1" baseline="0">
                    <a:solidFill>
                      <a:sysClr val="windowText" lastClr="000000"/>
                    </a:solidFill>
                    <a:latin typeface="Times New Roman" panose="02020603050405020304" pitchFamily="18" charset="0"/>
                    <a:cs typeface="Times New Roman" panose="02020603050405020304" pitchFamily="18" charset="0"/>
                  </a:rPr>
                  <a:t> volume fraction</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8412585091178297"/>
              <c:y val="0.93146179592759093"/>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76085032"/>
        <c:crosses val="autoZero"/>
        <c:crossBetween val="midCat"/>
      </c:valAx>
      <c:valAx>
        <c:axId val="576085032"/>
        <c:scaling>
          <c:orientation val="minMax"/>
          <c:max val="3.22"/>
          <c:min val="2.9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ysClr val="windowText" lastClr="000000"/>
                    </a:solidFill>
                    <a:latin typeface="Times New Roman" panose="02020603050405020304" pitchFamily="18" charset="0"/>
                    <a:cs typeface="Times New Roman" panose="02020603050405020304" pitchFamily="18" charset="0"/>
                  </a:rPr>
                  <a:t>Effective Young's</a:t>
                </a:r>
                <a:r>
                  <a:rPr lang="en-US" altLang="zh-CN" sz="1050" b="1" baseline="0">
                    <a:solidFill>
                      <a:sysClr val="windowText" lastClr="000000"/>
                    </a:solidFill>
                    <a:latin typeface="Times New Roman" panose="02020603050405020304" pitchFamily="18" charset="0"/>
                    <a:cs typeface="Times New Roman" panose="02020603050405020304" pitchFamily="18" charset="0"/>
                  </a:rPr>
                  <a:t> moduli / GPa</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8154224592097099E-3"/>
              <c:y val="9.1013693859897729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76079456"/>
        <c:crosses val="autoZero"/>
        <c:crossBetween val="midCat"/>
      </c:valAx>
      <c:spPr>
        <a:noFill/>
        <a:ln w="19050">
          <a:solidFill>
            <a:schemeClr val="tx1"/>
          </a:solidFill>
        </a:ln>
        <a:effectLst/>
      </c:spPr>
    </c:plotArea>
    <c:legend>
      <c:legendPos val="r"/>
      <c:layout>
        <c:manualLayout>
          <c:xMode val="edge"/>
          <c:yMode val="edge"/>
          <c:x val="0.12428869624872239"/>
          <c:y val="5.0663576327152654E-2"/>
          <c:w val="0.41419358617006591"/>
          <c:h val="0.37375023900158177"/>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99811795883955"/>
          <c:y val="4.2674213683598257E-2"/>
          <c:w val="0.76296448567495834"/>
          <c:h val="0.80396808723055158"/>
        </c:manualLayout>
      </c:layout>
      <c:scatterChart>
        <c:scatterStyle val="lineMarker"/>
        <c:varyColors val="0"/>
        <c:ser>
          <c:idx val="0"/>
          <c:order val="0"/>
          <c:spPr>
            <a:ln w="19050" cap="rnd">
              <a:solidFill>
                <a:schemeClr val="tx1"/>
              </a:solidFill>
              <a:prstDash val="dashDot"/>
              <a:round/>
            </a:ln>
            <a:effectLst/>
          </c:spPr>
          <c:marker>
            <c:symbol val="circle"/>
            <c:size val="5"/>
            <c:spPr>
              <a:noFill/>
              <a:ln w="12700">
                <a:solidFill>
                  <a:srgbClr val="FF0000"/>
                </a:solidFill>
              </a:ln>
              <a:effectLst/>
            </c:spPr>
          </c:marker>
          <c:xVal>
            <c:numRef>
              <c:f>Sheet1!$H$1:$L$1</c:f>
              <c:numCache>
                <c:formatCode>General</c:formatCode>
                <c:ptCount val="5"/>
                <c:pt idx="0">
                  <c:v>0.45</c:v>
                </c:pt>
                <c:pt idx="1">
                  <c:v>0.6</c:v>
                </c:pt>
                <c:pt idx="2">
                  <c:v>0.75</c:v>
                </c:pt>
                <c:pt idx="3">
                  <c:v>0.9</c:v>
                </c:pt>
                <c:pt idx="4">
                  <c:v>1</c:v>
                </c:pt>
              </c:numCache>
            </c:numRef>
          </c:xVal>
          <c:yVal>
            <c:numRef>
              <c:f>Sheet1!$H$10:$L$10</c:f>
              <c:numCache>
                <c:formatCode>General</c:formatCode>
                <c:ptCount val="5"/>
                <c:pt idx="0">
                  <c:v>1.942263014851368E-2</c:v>
                </c:pt>
                <c:pt idx="1">
                  <c:v>9.9802643331542863E-3</c:v>
                </c:pt>
                <c:pt idx="2">
                  <c:v>5.2144552605144969E-3</c:v>
                </c:pt>
                <c:pt idx="3">
                  <c:v>1.8411783272495835E-3</c:v>
                </c:pt>
                <c:pt idx="4">
                  <c:v>2.4033957504741843E-4</c:v>
                </c:pt>
              </c:numCache>
            </c:numRef>
          </c:yVal>
          <c:smooth val="0"/>
          <c:extLst>
            <c:ext xmlns:c16="http://schemas.microsoft.com/office/drawing/2014/chart" uri="{C3380CC4-5D6E-409C-BE32-E72D297353CC}">
              <c16:uniqueId val="{00000000-1AA7-4B22-BD2E-64685877CB1D}"/>
            </c:ext>
          </c:extLst>
        </c:ser>
        <c:dLbls>
          <c:showLegendKey val="0"/>
          <c:showVal val="0"/>
          <c:showCatName val="0"/>
          <c:showSerName val="0"/>
          <c:showPercent val="0"/>
          <c:showBubbleSize val="0"/>
        </c:dLbls>
        <c:axId val="613377976"/>
        <c:axId val="613372728"/>
      </c:scatterChart>
      <c:valAx>
        <c:axId val="613377976"/>
        <c:scaling>
          <c:orientation val="minMax"/>
          <c:max val="1.02"/>
          <c:min val="0.43000000000000005"/>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Polymer grid resolution</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5642498295051273"/>
              <c:y val="0.9335818524338263"/>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372728"/>
        <c:crosses val="autoZero"/>
        <c:crossBetween val="midCat"/>
        <c:majorUnit val="0.1"/>
      </c:valAx>
      <c:valAx>
        <c:axId val="613372728"/>
        <c:scaling>
          <c:orientation val="minMax"/>
          <c:max val="2.0000000000000004E-2"/>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ysClr val="windowText" lastClr="000000"/>
                    </a:solidFill>
                    <a:latin typeface="Times New Roman" panose="02020603050405020304" pitchFamily="18" charset="0"/>
                    <a:cs typeface="Times New Roman" panose="02020603050405020304" pitchFamily="18" charset="0"/>
                  </a:rPr>
                  <a:t>Average error</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5298270384751147E-3"/>
              <c:y val="0.2711631257919768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377976"/>
        <c:crosses val="autoZero"/>
        <c:crossBetween val="midCat"/>
        <c:majorUnit val="4.000000000000001E-3"/>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618882621130951"/>
          <c:y val="6.4782096584216728E-2"/>
          <c:w val="0.7446817069571261"/>
          <c:h val="0.78703522037694573"/>
        </c:manualLayout>
      </c:layout>
      <c:scatterChart>
        <c:scatterStyle val="lineMarker"/>
        <c:varyColors val="0"/>
        <c:ser>
          <c:idx val="0"/>
          <c:order val="0"/>
          <c:tx>
            <c:v>Traditional FE method</c:v>
          </c:tx>
          <c:spPr>
            <a:ln w="19050" cap="rnd">
              <a:noFill/>
              <a:round/>
            </a:ln>
            <a:effectLst/>
          </c:spPr>
          <c:marker>
            <c:symbol val="triangle"/>
            <c:size val="4"/>
            <c:spPr>
              <a:noFill/>
              <a:ln w="9525">
                <a:solidFill>
                  <a:srgbClr val="0070C0"/>
                </a:solidFill>
              </a:ln>
              <a:effectLst/>
            </c:spPr>
          </c:marker>
          <c:trendline>
            <c:spPr>
              <a:ln w="19050" cap="rnd">
                <a:solidFill>
                  <a:srgbClr val="0070C0"/>
                </a:solidFill>
                <a:prstDash val="sysDot"/>
              </a:ln>
              <a:effectLst/>
            </c:spPr>
            <c:trendlineType val="linear"/>
            <c:dispRSqr val="0"/>
            <c:dispEq val="1"/>
            <c:trendlineLbl>
              <c:layout>
                <c:manualLayout>
                  <c:x val="-0.34984200885917993"/>
                  <c:y val="0.31449009888096952"/>
                </c:manualLayout>
              </c:layout>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r>
                      <a:rPr lang="zh-CN" altLang="zh-CN" sz="1050" b="1" i="0" u="none" strike="noStrike" baseline="0">
                        <a:effectLst/>
                        <a:latin typeface="Times New Roman" panose="02020603050405020304" pitchFamily="18" charset="0"/>
                        <a:cs typeface="Times New Roman" panose="02020603050405020304" pitchFamily="18" charset="0"/>
                      </a:rPr>
                      <a:t> </a:t>
                    </a:r>
                    <a:r>
                      <a:rPr lang="en-CA" altLang="zh-CN" sz="1050" b="0" i="0" u="none" strike="noStrike" baseline="0">
                        <a:solidFill>
                          <a:srgbClr val="0070C0"/>
                        </a:solidFill>
                        <a:effectLst/>
                        <a:latin typeface="Times New Roman" panose="02020603050405020304" pitchFamily="18" charset="0"/>
                        <a:cs typeface="Times New Roman" panose="02020603050405020304" pitchFamily="18" charset="0"/>
                      </a:rPr>
                      <a:t>∆𝑵=𝟏.𝟑𝟒 ×10</a:t>
                    </a:r>
                    <a:r>
                      <a:rPr lang="en-CA" altLang="zh-CN" sz="1050" b="0" i="0" u="none" strike="noStrike" baseline="30000">
                        <a:solidFill>
                          <a:srgbClr val="0070C0"/>
                        </a:solidFill>
                        <a:effectLst/>
                        <a:latin typeface="Times New Roman" panose="02020603050405020304" pitchFamily="18" charset="0"/>
                        <a:cs typeface="Times New Roman" panose="02020603050405020304" pitchFamily="18" charset="0"/>
                      </a:rPr>
                      <a:t>8</a:t>
                    </a:r>
                    <a:r>
                      <a:rPr lang="en-CA" altLang="zh-CN" sz="1050" b="0" i="0" u="none" strike="noStrike" baseline="0">
                        <a:solidFill>
                          <a:srgbClr val="0070C0"/>
                        </a:solidFill>
                        <a:effectLst/>
                        <a:latin typeface="Times New Roman" panose="02020603050405020304" pitchFamily="18" charset="0"/>
                        <a:cs typeface="Times New Roman" panose="02020603050405020304" pitchFamily="18" charset="0"/>
                      </a:rPr>
                      <a:t> ∆𝒇</a:t>
                    </a:r>
                    <a:endParaRPr lang="en-US" altLang="zh-CN" sz="1050" b="0">
                      <a:solidFill>
                        <a:srgbClr val="0070C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trendlineLbl>
          </c:trendline>
          <c:xVal>
            <c:numRef>
              <c:f>Sheet2!$D$1:$D$8</c:f>
              <c:numCache>
                <c:formatCode>0.00%</c:formatCode>
                <c:ptCount val="8"/>
                <c:pt idx="0" formatCode="0%">
                  <c:v>0</c:v>
                </c:pt>
                <c:pt idx="1">
                  <c:v>2.5000000000000001E-4</c:v>
                </c:pt>
                <c:pt idx="2">
                  <c:v>5.0000000000000001E-4</c:v>
                </c:pt>
                <c:pt idx="3">
                  <c:v>7.5000000000000002E-4</c:v>
                </c:pt>
                <c:pt idx="4">
                  <c:v>1E-3</c:v>
                </c:pt>
                <c:pt idx="5">
                  <c:v>1.25E-3</c:v>
                </c:pt>
                <c:pt idx="6">
                  <c:v>1.5E-3</c:v>
                </c:pt>
                <c:pt idx="7">
                  <c:v>1.75E-3</c:v>
                </c:pt>
              </c:numCache>
            </c:numRef>
          </c:xVal>
          <c:yVal>
            <c:numRef>
              <c:f>Sheet2!$E$1:$E$8</c:f>
              <c:numCache>
                <c:formatCode>General</c:formatCode>
                <c:ptCount val="8"/>
                <c:pt idx="0">
                  <c:v>0</c:v>
                </c:pt>
                <c:pt idx="1">
                  <c:v>34294</c:v>
                </c:pt>
                <c:pt idx="2">
                  <c:v>65500</c:v>
                </c:pt>
                <c:pt idx="3">
                  <c:v>103240</c:v>
                </c:pt>
                <c:pt idx="4">
                  <c:v>143139</c:v>
                </c:pt>
                <c:pt idx="5">
                  <c:v>171783</c:v>
                </c:pt>
                <c:pt idx="6">
                  <c:v>207687</c:v>
                </c:pt>
                <c:pt idx="7">
                  <c:v>228241</c:v>
                </c:pt>
              </c:numCache>
            </c:numRef>
          </c:yVal>
          <c:smooth val="0"/>
          <c:extLst>
            <c:ext xmlns:c16="http://schemas.microsoft.com/office/drawing/2014/chart" uri="{C3380CC4-5D6E-409C-BE32-E72D297353CC}">
              <c16:uniqueId val="{00000001-5914-4526-89CE-04C6475CF9B0}"/>
            </c:ext>
          </c:extLst>
        </c:ser>
        <c:ser>
          <c:idx val="1"/>
          <c:order val="1"/>
          <c:tx>
            <c:v>Immersed FE method</c:v>
          </c:tx>
          <c:spPr>
            <a:ln w="25400" cap="rnd">
              <a:noFill/>
              <a:round/>
            </a:ln>
            <a:effectLst/>
          </c:spPr>
          <c:marker>
            <c:symbol val="circle"/>
            <c:size val="4"/>
            <c:spPr>
              <a:noFill/>
              <a:ln w="9525">
                <a:solidFill>
                  <a:srgbClr val="FF0000"/>
                </a:solidFill>
              </a:ln>
              <a:effectLst/>
            </c:spPr>
          </c:marker>
          <c:trendline>
            <c:spPr>
              <a:ln w="19050" cap="rnd">
                <a:solidFill>
                  <a:srgbClr val="FF0000"/>
                </a:solidFill>
                <a:prstDash val="sysDot"/>
              </a:ln>
              <a:effectLst/>
            </c:spPr>
            <c:trendlineType val="linear"/>
            <c:intercept val="0"/>
            <c:dispRSqr val="0"/>
            <c:dispEq val="1"/>
            <c:trendlineLbl>
              <c:layout>
                <c:manualLayout>
                  <c:x val="-8.722229925151849E-2"/>
                  <c:y val="-5.4375330977784415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CA" altLang="zh-CN" sz="1050" b="0" i="0" u="none" strike="noStrike" baseline="0">
                        <a:solidFill>
                          <a:srgbClr val="FF0000"/>
                        </a:solidFill>
                        <a:effectLst/>
                        <a:latin typeface="Times New Roman" panose="02020603050405020304" pitchFamily="18" charset="0"/>
                        <a:ea typeface="Tahoma" panose="020B0604030504040204" pitchFamily="34" charset="0"/>
                        <a:cs typeface="Times New Roman" panose="02020603050405020304" pitchFamily="18" charset="0"/>
                      </a:rPr>
                      <a:t>∆𝑵=𝟓.𝟔𝟓 × 10</a:t>
                    </a:r>
                    <a:r>
                      <a:rPr lang="en-CA" altLang="zh-CN" sz="1050" b="0" i="0" u="none" strike="noStrike" baseline="30000">
                        <a:solidFill>
                          <a:srgbClr val="FF0000"/>
                        </a:solidFill>
                        <a:effectLst/>
                        <a:latin typeface="Times New Roman" panose="02020603050405020304" pitchFamily="18" charset="0"/>
                        <a:ea typeface="Tahoma" panose="020B0604030504040204" pitchFamily="34" charset="0"/>
                        <a:cs typeface="Times New Roman" panose="02020603050405020304" pitchFamily="18" charset="0"/>
                      </a:rPr>
                      <a:t>6</a:t>
                    </a:r>
                    <a:r>
                      <a:rPr lang="en-CA" altLang="zh-CN" sz="1050" b="0" i="0" u="none" strike="noStrike" baseline="0">
                        <a:solidFill>
                          <a:srgbClr val="FF0000"/>
                        </a:solidFill>
                        <a:effectLst/>
                        <a:latin typeface="Times New Roman" panose="02020603050405020304" pitchFamily="18" charset="0"/>
                        <a:ea typeface="Tahoma" panose="020B0604030504040204" pitchFamily="34" charset="0"/>
                        <a:cs typeface="Times New Roman" panose="02020603050405020304" pitchFamily="18" charset="0"/>
                      </a:rPr>
                      <a:t>  ∆𝒇</a:t>
                    </a:r>
                    <a:endParaRPr lang="en-US" altLang="zh-CN" sz="1050" b="0">
                      <a:solidFill>
                        <a:srgbClr val="FF0000"/>
                      </a:solidFill>
                      <a:latin typeface="Times New Roman" panose="02020603050405020304" pitchFamily="18" charset="0"/>
                      <a:ea typeface="Tahoma" panose="020B0604030504040204" pitchFamily="34" charset="0"/>
                      <a:cs typeface="Times New Roman" panose="02020603050405020304" pitchFamily="18" charset="0"/>
                    </a:endParaRPr>
                  </a:p>
                </c:rich>
              </c:tx>
              <c:numFmt formatCode="0.00E+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Sheet2!$D$1:$D$8</c:f>
              <c:numCache>
                <c:formatCode>0.00%</c:formatCode>
                <c:ptCount val="8"/>
                <c:pt idx="0" formatCode="0%">
                  <c:v>0</c:v>
                </c:pt>
                <c:pt idx="1">
                  <c:v>2.5000000000000001E-4</c:v>
                </c:pt>
                <c:pt idx="2">
                  <c:v>5.0000000000000001E-4</c:v>
                </c:pt>
                <c:pt idx="3">
                  <c:v>7.5000000000000002E-4</c:v>
                </c:pt>
                <c:pt idx="4">
                  <c:v>1E-3</c:v>
                </c:pt>
                <c:pt idx="5">
                  <c:v>1.25E-3</c:v>
                </c:pt>
                <c:pt idx="6">
                  <c:v>1.5E-3</c:v>
                </c:pt>
                <c:pt idx="7">
                  <c:v>1.75E-3</c:v>
                </c:pt>
              </c:numCache>
            </c:numRef>
          </c:xVal>
          <c:yVal>
            <c:numRef>
              <c:f>Sheet2!$F$1:$F$8</c:f>
              <c:numCache>
                <c:formatCode>General</c:formatCode>
                <c:ptCount val="8"/>
                <c:pt idx="0">
                  <c:v>0</c:v>
                </c:pt>
                <c:pt idx="1">
                  <c:v>1428</c:v>
                </c:pt>
                <c:pt idx="2">
                  <c:v>2856</c:v>
                </c:pt>
                <c:pt idx="3">
                  <c:v>4500</c:v>
                </c:pt>
                <c:pt idx="4">
                  <c:v>5712</c:v>
                </c:pt>
                <c:pt idx="5">
                  <c:v>7128</c:v>
                </c:pt>
                <c:pt idx="6">
                  <c:v>8148</c:v>
                </c:pt>
                <c:pt idx="7">
                  <c:v>9984</c:v>
                </c:pt>
              </c:numCache>
            </c:numRef>
          </c:yVal>
          <c:smooth val="0"/>
          <c:extLst>
            <c:ext xmlns:c16="http://schemas.microsoft.com/office/drawing/2014/chart" uri="{C3380CC4-5D6E-409C-BE32-E72D297353CC}">
              <c16:uniqueId val="{00000002-5914-4526-89CE-04C6475CF9B0}"/>
            </c:ext>
          </c:extLst>
        </c:ser>
        <c:dLbls>
          <c:showLegendKey val="0"/>
          <c:showVal val="0"/>
          <c:showCatName val="0"/>
          <c:showSerName val="0"/>
          <c:showPercent val="0"/>
          <c:showBubbleSize val="0"/>
        </c:dLbls>
        <c:axId val="485339800"/>
        <c:axId val="485337504"/>
      </c:scatterChart>
      <c:valAx>
        <c:axId val="485339800"/>
        <c:scaling>
          <c:orientation val="minMax"/>
          <c:max val="1.8000000000000004E-3"/>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Increment</a:t>
                </a:r>
                <a:r>
                  <a:rPr lang="en-US" altLang="zh-CN" sz="1050" b="1" baseline="0">
                    <a:solidFill>
                      <a:sysClr val="windowText" lastClr="000000"/>
                    </a:solidFill>
                    <a:latin typeface="Times New Roman" panose="02020603050405020304" pitchFamily="18" charset="0"/>
                    <a:cs typeface="Times New Roman" panose="02020603050405020304" pitchFamily="18" charset="0"/>
                  </a:rPr>
                  <a:t> of CNT volume fraction</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9408123104167122"/>
              <c:y val="0.93224596098585799"/>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0.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5337504"/>
        <c:crosses val="autoZero"/>
        <c:crossBetween val="midCat"/>
        <c:majorUnit val="4.0000000000000013E-4"/>
      </c:valAx>
      <c:valAx>
        <c:axId val="485337504"/>
        <c:scaling>
          <c:orientation val="minMax"/>
          <c:max val="250000"/>
          <c:min val="0"/>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Increment of element number</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79196738498511E-3"/>
              <c:y val="0.14569898167359729"/>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0.0E+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85339800"/>
        <c:crosses val="autoZero"/>
        <c:crossBetween val="midCat"/>
      </c:valAx>
      <c:spPr>
        <a:noFill/>
        <a:ln w="19050">
          <a:solidFill>
            <a:schemeClr val="tx1"/>
          </a:solidFill>
        </a:ln>
        <a:effectLst/>
      </c:spPr>
    </c:plotArea>
    <c:legend>
      <c:legendPos val="t"/>
      <c:legendEntry>
        <c:idx val="2"/>
        <c:delete val="1"/>
      </c:legendEntry>
      <c:legendEntry>
        <c:idx val="3"/>
        <c:delete val="1"/>
      </c:legendEntry>
      <c:layout>
        <c:manualLayout>
          <c:xMode val="edge"/>
          <c:yMode val="edge"/>
          <c:x val="0.20325778189963584"/>
          <c:y val="5.8892815076560662E-2"/>
          <c:w val="0.36745555136881064"/>
          <c:h val="0.1649026645520899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975144306188033"/>
          <c:y val="0.1192884737257898"/>
          <c:w val="0.81733121125816721"/>
          <c:h val="0.78018994029094513"/>
        </c:manualLayout>
      </c:layout>
      <c:scatterChart>
        <c:scatterStyle val="lineMarker"/>
        <c:varyColors val="0"/>
        <c:ser>
          <c:idx val="0"/>
          <c:order val="0"/>
          <c:tx>
            <c:v>Curvative=0</c:v>
          </c:tx>
          <c:spPr>
            <a:ln w="12700" cap="rnd">
              <a:solidFill>
                <a:srgbClr val="FF0000"/>
              </a:solidFill>
              <a:round/>
            </a:ln>
            <a:effectLst/>
          </c:spPr>
          <c:marker>
            <c:symbol val="circle"/>
            <c:size val="6"/>
            <c:spPr>
              <a:noFill/>
              <a:ln w="9525">
                <a:solidFill>
                  <a:srgbClr val="FF000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Sheet1!$B$2:$B$5</c:f>
              <c:numCache>
                <c:formatCode>General</c:formatCode>
                <c:ptCount val="4"/>
                <c:pt idx="0">
                  <c:v>3.2</c:v>
                </c:pt>
                <c:pt idx="1">
                  <c:v>3.690474321269825</c:v>
                </c:pt>
                <c:pt idx="2">
                  <c:v>4.6914157679837034</c:v>
                </c:pt>
                <c:pt idx="3">
                  <c:v>5.4353037473186792</c:v>
                </c:pt>
              </c:numCache>
            </c:numRef>
          </c:yVal>
          <c:smooth val="0"/>
          <c:extLst>
            <c:ext xmlns:c16="http://schemas.microsoft.com/office/drawing/2014/chart" uri="{C3380CC4-5D6E-409C-BE32-E72D297353CC}">
              <c16:uniqueId val="{00000000-851C-4E8A-B580-3E1864BEE0F7}"/>
            </c:ext>
          </c:extLst>
        </c:ser>
        <c:ser>
          <c:idx val="1"/>
          <c:order val="1"/>
          <c:tx>
            <c:v>Curvature=0.094</c:v>
          </c:tx>
          <c:spPr>
            <a:ln w="19050" cap="rnd">
              <a:solidFill>
                <a:schemeClr val="accent2"/>
              </a:solidFill>
              <a:round/>
            </a:ln>
            <a:effectLst/>
          </c:spPr>
          <c:marker>
            <c:symbol val="square"/>
            <c:size val="6"/>
            <c:spPr>
              <a:noFill/>
              <a:ln w="9525">
                <a:solidFill>
                  <a:schemeClr val="accent2"/>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Sheet1!$C$2:$C$5</c:f>
              <c:numCache>
                <c:formatCode>General</c:formatCode>
                <c:ptCount val="4"/>
                <c:pt idx="0">
                  <c:v>3.2</c:v>
                </c:pt>
                <c:pt idx="1">
                  <c:v>3.6171664913569472</c:v>
                </c:pt>
                <c:pt idx="2">
                  <c:v>4.3758590010645673</c:v>
                </c:pt>
                <c:pt idx="3">
                  <c:v>5.187991366843443</c:v>
                </c:pt>
              </c:numCache>
            </c:numRef>
          </c:yVal>
          <c:smooth val="0"/>
          <c:extLst>
            <c:ext xmlns:c16="http://schemas.microsoft.com/office/drawing/2014/chart" uri="{C3380CC4-5D6E-409C-BE32-E72D297353CC}">
              <c16:uniqueId val="{00000001-851C-4E8A-B580-3E1864BEE0F7}"/>
            </c:ext>
          </c:extLst>
        </c:ser>
        <c:ser>
          <c:idx val="2"/>
          <c:order val="2"/>
          <c:tx>
            <c:v>Curvature=0.188</c:v>
          </c:tx>
          <c:spPr>
            <a:ln w="19050" cap="rnd">
              <a:solidFill>
                <a:srgbClr val="0070C0"/>
              </a:solidFill>
              <a:round/>
            </a:ln>
            <a:effectLst/>
          </c:spPr>
          <c:marker>
            <c:symbol val="triangle"/>
            <c:size val="6"/>
            <c:spPr>
              <a:noFill/>
              <a:ln w="9525">
                <a:solidFill>
                  <a:srgbClr val="0070C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Sheet1!$D$2:$D$5</c:f>
              <c:numCache>
                <c:formatCode>General</c:formatCode>
                <c:ptCount val="4"/>
                <c:pt idx="0">
                  <c:v>3.2</c:v>
                </c:pt>
                <c:pt idx="1">
                  <c:v>3.4910972310935002</c:v>
                </c:pt>
                <c:pt idx="2">
                  <c:v>4.1811129671489731</c:v>
                </c:pt>
                <c:pt idx="3">
                  <c:v>4.8735716181385902</c:v>
                </c:pt>
              </c:numCache>
            </c:numRef>
          </c:yVal>
          <c:smooth val="0"/>
          <c:extLst>
            <c:ext xmlns:c16="http://schemas.microsoft.com/office/drawing/2014/chart" uri="{C3380CC4-5D6E-409C-BE32-E72D297353CC}">
              <c16:uniqueId val="{00000002-851C-4E8A-B580-3E1864BEE0F7}"/>
            </c:ext>
          </c:extLst>
        </c:ser>
        <c:ser>
          <c:idx val="3"/>
          <c:order val="3"/>
          <c:tx>
            <c:v>Curvature=0.282</c:v>
          </c:tx>
          <c:spPr>
            <a:ln w="19050" cap="rnd">
              <a:solidFill>
                <a:srgbClr val="7030A0"/>
              </a:solidFill>
              <a:round/>
            </a:ln>
            <a:effectLst/>
          </c:spPr>
          <c:marker>
            <c:symbol val="diamond"/>
            <c:size val="6"/>
            <c:spPr>
              <a:noFill/>
              <a:ln w="9525">
                <a:solidFill>
                  <a:srgbClr val="7030A0"/>
                </a:solidFill>
              </a:ln>
              <a:effectLst/>
            </c:spPr>
          </c:marker>
          <c:xVal>
            <c:numRef>
              <c:f>Sheet1!$A$2:$A$5</c:f>
              <c:numCache>
                <c:formatCode>0.00%</c:formatCode>
                <c:ptCount val="4"/>
                <c:pt idx="0" formatCode="0%">
                  <c:v>0</c:v>
                </c:pt>
                <c:pt idx="1">
                  <c:v>5.0000000000000001E-3</c:v>
                </c:pt>
                <c:pt idx="2">
                  <c:v>1.4999999999999999E-2</c:v>
                </c:pt>
                <c:pt idx="3">
                  <c:v>2.5000000000000001E-2</c:v>
                </c:pt>
              </c:numCache>
            </c:numRef>
          </c:xVal>
          <c:yVal>
            <c:numRef>
              <c:f>Sheet1!$E$2:$E$5</c:f>
              <c:numCache>
                <c:formatCode>General</c:formatCode>
                <c:ptCount val="4"/>
                <c:pt idx="0">
                  <c:v>3.2</c:v>
                </c:pt>
                <c:pt idx="1">
                  <c:v>3.4590452554140718</c:v>
                </c:pt>
                <c:pt idx="2">
                  <c:v>3.9998073329187216</c:v>
                </c:pt>
                <c:pt idx="3">
                  <c:v>4.5714392365637515</c:v>
                </c:pt>
              </c:numCache>
            </c:numRef>
          </c:yVal>
          <c:smooth val="0"/>
          <c:extLst>
            <c:ext xmlns:c16="http://schemas.microsoft.com/office/drawing/2014/chart" uri="{C3380CC4-5D6E-409C-BE32-E72D297353CC}">
              <c16:uniqueId val="{00000003-851C-4E8A-B580-3E1864BEE0F7}"/>
            </c:ext>
          </c:extLst>
        </c:ser>
        <c:ser>
          <c:idx val="4"/>
          <c:order val="4"/>
          <c:tx>
            <c:v>Exp data</c:v>
          </c:tx>
          <c:spPr>
            <a:ln w="19050" cap="rnd">
              <a:solidFill>
                <a:schemeClr val="tx1"/>
              </a:solidFill>
              <a:round/>
            </a:ln>
            <a:effectLst/>
          </c:spPr>
          <c:marker>
            <c:symbol val="circle"/>
            <c:size val="5"/>
            <c:spPr>
              <a:solidFill>
                <a:schemeClr val="tx1"/>
              </a:solidFill>
              <a:ln w="9525">
                <a:noFill/>
              </a:ln>
              <a:effectLst/>
            </c:spPr>
          </c:marker>
          <c:xVal>
            <c:numRef>
              <c:f>Sheet1!$A$8:$A$13</c:f>
              <c:numCache>
                <c:formatCode>0.00%</c:formatCode>
                <c:ptCount val="6"/>
                <c:pt idx="0" formatCode="0%">
                  <c:v>0</c:v>
                </c:pt>
                <c:pt idx="1">
                  <c:v>2.5609999999999999E-3</c:v>
                </c:pt>
                <c:pt idx="2">
                  <c:v>5.0670000000000003E-3</c:v>
                </c:pt>
                <c:pt idx="3">
                  <c:v>1.0029E-2</c:v>
                </c:pt>
                <c:pt idx="4">
                  <c:v>1.499E-2</c:v>
                </c:pt>
                <c:pt idx="5">
                  <c:v>1.9952000000000001E-2</c:v>
                </c:pt>
              </c:numCache>
            </c:numRef>
          </c:xVal>
          <c:yVal>
            <c:numRef>
              <c:f>Sheet1!$B$8:$B$13</c:f>
              <c:numCache>
                <c:formatCode>General</c:formatCode>
                <c:ptCount val="6"/>
                <c:pt idx="0">
                  <c:v>3.2</c:v>
                </c:pt>
                <c:pt idx="1">
                  <c:v>3.4087000000000001</c:v>
                </c:pt>
                <c:pt idx="2">
                  <c:v>3.6032999999999999</c:v>
                </c:pt>
                <c:pt idx="3">
                  <c:v>3.9146999999999998</c:v>
                </c:pt>
                <c:pt idx="4">
                  <c:v>4.2000999999999999</c:v>
                </c:pt>
                <c:pt idx="5">
                  <c:v>4.4401999999999999</c:v>
                </c:pt>
              </c:numCache>
            </c:numRef>
          </c:yVal>
          <c:smooth val="0"/>
          <c:extLst>
            <c:ext xmlns:c16="http://schemas.microsoft.com/office/drawing/2014/chart" uri="{C3380CC4-5D6E-409C-BE32-E72D297353CC}">
              <c16:uniqueId val="{00000004-851C-4E8A-B580-3E1864BEE0F7}"/>
            </c:ext>
          </c:extLst>
        </c:ser>
        <c:dLbls>
          <c:showLegendKey val="0"/>
          <c:showVal val="0"/>
          <c:showCatName val="0"/>
          <c:showSerName val="0"/>
          <c:showPercent val="0"/>
          <c:showBubbleSize val="0"/>
        </c:dLbls>
        <c:axId val="466313320"/>
        <c:axId val="466311352"/>
      </c:scatterChart>
      <c:valAx>
        <c:axId val="466313320"/>
        <c:scaling>
          <c:orientation val="minMax"/>
          <c:max val="2.6000000000000006E-2"/>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a:solidFill>
                      <a:schemeClr val="tx1"/>
                    </a:solidFill>
                    <a:latin typeface="Times New Roman" panose="02020603050405020304" pitchFamily="18" charset="0"/>
                    <a:cs typeface="Times New Roman" panose="02020603050405020304" pitchFamily="18" charset="0"/>
                  </a:rPr>
                  <a:t>CNT volume fraction</a:t>
                </a:r>
                <a:endParaRPr lang="zh-CN" altLang="en-US" sz="1050" b="1">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35275539783832632"/>
              <c:y val="0.93693763189995516"/>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0.0%"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466311352"/>
        <c:crosses val="autoZero"/>
        <c:crossBetween val="midCat"/>
      </c:valAx>
      <c:valAx>
        <c:axId val="466311352"/>
        <c:scaling>
          <c:orientation val="minMax"/>
          <c:max val="5.6"/>
          <c:min val="3.2"/>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altLang="zh-CN" sz="1100" b="1">
                    <a:solidFill>
                      <a:schemeClr val="tx1"/>
                    </a:solidFill>
                    <a:latin typeface="Times New Roman" panose="02020603050405020304" pitchFamily="18" charset="0"/>
                    <a:cs typeface="Times New Roman" panose="02020603050405020304" pitchFamily="18" charset="0"/>
                  </a:rPr>
                  <a:t>Effective</a:t>
                </a:r>
                <a:r>
                  <a:rPr lang="en-US" altLang="zh-CN" sz="1100" b="1" baseline="0">
                    <a:solidFill>
                      <a:schemeClr val="tx1"/>
                    </a:solidFill>
                    <a:latin typeface="Times New Roman" panose="02020603050405020304" pitchFamily="18" charset="0"/>
                    <a:cs typeface="Times New Roman" panose="02020603050405020304" pitchFamily="18" charset="0"/>
                  </a:rPr>
                  <a:t> Young's modulus / GPa</a:t>
                </a:r>
                <a:endParaRPr lang="zh-CN" altLang="en-US" sz="1100" b="1">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
              <c:y val="0.11509285901124772"/>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466313320"/>
        <c:crosses val="autoZero"/>
        <c:crossBetween val="midCat"/>
        <c:majorUnit val="0.4"/>
      </c:valAx>
      <c:spPr>
        <a:noFill/>
        <a:ln w="19050">
          <a:solidFill>
            <a:schemeClr val="tx1"/>
          </a:solidFill>
        </a:ln>
        <a:effectLst/>
      </c:spPr>
    </c:plotArea>
    <c:legend>
      <c:legendPos val="r"/>
      <c:layout>
        <c:manualLayout>
          <c:xMode val="edge"/>
          <c:yMode val="edge"/>
          <c:x val="0.13668905506734289"/>
          <c:y val="0.13895458767764282"/>
          <c:w val="0.42874829150682492"/>
          <c:h val="0.33678048941240446"/>
        </c:manualLayout>
      </c:layout>
      <c:overlay val="0"/>
      <c:spPr>
        <a:noFill/>
        <a:ln>
          <a:noFill/>
        </a:ln>
        <a:effectLst/>
      </c:spPr>
      <c:txPr>
        <a:bodyPr rot="0" spcFirstLastPara="1" vertOverflow="ellipsis" vert="horz" wrap="square" anchor="ctr" anchorCtr="1"/>
        <a:lstStyle/>
        <a:p>
          <a:pPr>
            <a:defRPr sz="1000" b="0" i="0" u="none" strike="noStrike" kern="1200" baseline="0">
              <a:solidFill>
                <a:srgbClr val="00B05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067103382442816"/>
          <c:y val="2.4529259423967352E-2"/>
          <c:w val="0.83004096104407732"/>
          <c:h val="0.82895370636809951"/>
        </c:manualLayout>
      </c:layout>
      <c:scatterChart>
        <c:scatterStyle val="lineMarker"/>
        <c:varyColors val="0"/>
        <c:ser>
          <c:idx val="0"/>
          <c:order val="0"/>
          <c:tx>
            <c:v>vf=0.5%</c:v>
          </c:tx>
          <c:spPr>
            <a:ln w="25400" cap="rnd">
              <a:noFill/>
              <a:round/>
            </a:ln>
            <a:effectLst/>
          </c:spPr>
          <c:marker>
            <c:symbol val="circle"/>
            <c:size val="5"/>
            <c:spPr>
              <a:noFill/>
              <a:ln w="9525">
                <a:solidFill>
                  <a:srgbClr val="FF0000"/>
                </a:solidFill>
              </a:ln>
              <a:effectLst/>
            </c:spPr>
          </c:marker>
          <c:trendline>
            <c:spPr>
              <a:ln w="19050" cap="rnd">
                <a:solidFill>
                  <a:srgbClr val="FF0000"/>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Sheet1!$B$3:$E$3</c:f>
              <c:numCache>
                <c:formatCode>General</c:formatCode>
                <c:ptCount val="4"/>
                <c:pt idx="0">
                  <c:v>3.690474321269825</c:v>
                </c:pt>
                <c:pt idx="1">
                  <c:v>3.6171664913569472</c:v>
                </c:pt>
                <c:pt idx="2">
                  <c:v>3.4910972310935002</c:v>
                </c:pt>
                <c:pt idx="3">
                  <c:v>3.4590452554140718</c:v>
                </c:pt>
              </c:numCache>
            </c:numRef>
          </c:yVal>
          <c:smooth val="0"/>
          <c:extLst>
            <c:ext xmlns:c16="http://schemas.microsoft.com/office/drawing/2014/chart" uri="{C3380CC4-5D6E-409C-BE32-E72D297353CC}">
              <c16:uniqueId val="{00000000-179A-4E2C-BB3E-439D3C6619FA}"/>
            </c:ext>
          </c:extLst>
        </c:ser>
        <c:ser>
          <c:idx val="1"/>
          <c:order val="1"/>
          <c:tx>
            <c:v>vf=1.5%</c:v>
          </c:tx>
          <c:spPr>
            <a:ln w="25400" cap="rnd">
              <a:noFill/>
              <a:round/>
            </a:ln>
            <a:effectLst/>
          </c:spPr>
          <c:marker>
            <c:symbol val="x"/>
            <c:size val="5"/>
            <c:spPr>
              <a:noFill/>
              <a:ln w="9525">
                <a:solidFill>
                  <a:srgbClr val="0070C0"/>
                </a:solidFill>
              </a:ln>
              <a:effectLst/>
            </c:spPr>
          </c:marker>
          <c:trendline>
            <c:spPr>
              <a:ln w="19050" cap="rnd">
                <a:solidFill>
                  <a:srgbClr val="0070C0"/>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Sheet1!$B$4:$E$4</c:f>
              <c:numCache>
                <c:formatCode>General</c:formatCode>
                <c:ptCount val="4"/>
                <c:pt idx="0">
                  <c:v>4.6914157679837034</c:v>
                </c:pt>
                <c:pt idx="1">
                  <c:v>4.3758590010645673</c:v>
                </c:pt>
                <c:pt idx="2">
                  <c:v>4.1811129671489731</c:v>
                </c:pt>
                <c:pt idx="3">
                  <c:v>3.9998073329187216</c:v>
                </c:pt>
              </c:numCache>
            </c:numRef>
          </c:yVal>
          <c:smooth val="0"/>
          <c:extLst>
            <c:ext xmlns:c16="http://schemas.microsoft.com/office/drawing/2014/chart" uri="{C3380CC4-5D6E-409C-BE32-E72D297353CC}">
              <c16:uniqueId val="{00000001-179A-4E2C-BB3E-439D3C6619FA}"/>
            </c:ext>
          </c:extLst>
        </c:ser>
        <c:ser>
          <c:idx val="2"/>
          <c:order val="2"/>
          <c:tx>
            <c:v>vf=2.5%</c:v>
          </c:tx>
          <c:spPr>
            <a:ln w="25400" cap="rnd">
              <a:noFill/>
              <a:round/>
            </a:ln>
            <a:effectLst/>
          </c:spPr>
          <c:marker>
            <c:symbol val="square"/>
            <c:size val="5"/>
            <c:spPr>
              <a:noFill/>
              <a:ln w="9525">
                <a:solidFill>
                  <a:schemeClr val="tx1"/>
                </a:solidFill>
              </a:ln>
              <a:effectLst/>
            </c:spPr>
          </c:marker>
          <c:trendline>
            <c:spPr>
              <a:ln w="19050" cap="rnd">
                <a:solidFill>
                  <a:schemeClr val="tx1"/>
                </a:solidFill>
                <a:prstDash val="sysDot"/>
              </a:ln>
              <a:effectLst/>
            </c:spPr>
            <c:trendlineType val="linear"/>
            <c:dispRSqr val="0"/>
            <c:dispEq val="0"/>
          </c:trendline>
          <c:xVal>
            <c:numRef>
              <c:f>Sheet1!$B$1:$E$1</c:f>
              <c:numCache>
                <c:formatCode>General</c:formatCode>
                <c:ptCount val="4"/>
                <c:pt idx="0">
                  <c:v>0</c:v>
                </c:pt>
                <c:pt idx="1">
                  <c:v>9.4E-2</c:v>
                </c:pt>
                <c:pt idx="2">
                  <c:v>0.188</c:v>
                </c:pt>
                <c:pt idx="3">
                  <c:v>0.28199999999999997</c:v>
                </c:pt>
              </c:numCache>
            </c:numRef>
          </c:xVal>
          <c:yVal>
            <c:numRef>
              <c:f>Sheet1!$B$5:$E$5</c:f>
              <c:numCache>
                <c:formatCode>General</c:formatCode>
                <c:ptCount val="4"/>
                <c:pt idx="0">
                  <c:v>5.4353037473186792</c:v>
                </c:pt>
                <c:pt idx="1">
                  <c:v>5.187991366843443</c:v>
                </c:pt>
                <c:pt idx="2">
                  <c:v>4.8735716181385902</c:v>
                </c:pt>
                <c:pt idx="3">
                  <c:v>4.5714392365637515</c:v>
                </c:pt>
              </c:numCache>
            </c:numRef>
          </c:yVal>
          <c:smooth val="0"/>
          <c:extLst>
            <c:ext xmlns:c16="http://schemas.microsoft.com/office/drawing/2014/chart" uri="{C3380CC4-5D6E-409C-BE32-E72D297353CC}">
              <c16:uniqueId val="{00000002-179A-4E2C-BB3E-439D3C6619FA}"/>
            </c:ext>
          </c:extLst>
        </c:ser>
        <c:dLbls>
          <c:showLegendKey val="0"/>
          <c:showVal val="0"/>
          <c:showCatName val="0"/>
          <c:showSerName val="0"/>
          <c:showPercent val="0"/>
          <c:showBubbleSize val="0"/>
        </c:dLbls>
        <c:axId val="467831976"/>
        <c:axId val="467828368"/>
      </c:scatterChart>
      <c:valAx>
        <c:axId val="467831976"/>
        <c:scaling>
          <c:orientation val="minMax"/>
          <c:max val="0.30000000000000004"/>
          <c:min val="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ltLang="zh-CN" sz="1050" b="1">
                    <a:solidFill>
                      <a:sysClr val="windowText" lastClr="000000"/>
                    </a:solidFill>
                    <a:latin typeface="Times New Roman" panose="02020603050405020304" pitchFamily="18" charset="0"/>
                    <a:cs typeface="Times New Roman" panose="02020603050405020304" pitchFamily="18" charset="0"/>
                  </a:rPr>
                  <a:t>CNT curvature</a:t>
                </a:r>
                <a:endParaRPr lang="zh-CN" altLang="en-US" sz="105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43089503164253284"/>
              <c:y val="0.93436157689591126"/>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67828368"/>
        <c:crosses val="autoZero"/>
        <c:crossBetween val="midCat"/>
        <c:majorUnit val="5.000000000000001E-2"/>
        <c:minorUnit val="5.000000000000001E-2"/>
      </c:valAx>
      <c:valAx>
        <c:axId val="467828368"/>
        <c:scaling>
          <c:orientation val="minMax"/>
          <c:max val="5.5"/>
          <c:min val="3"/>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US" altLang="zh-CN" sz="1050" b="1" i="0" baseline="0">
                    <a:solidFill>
                      <a:schemeClr val="tx1"/>
                    </a:solidFill>
                    <a:effectLst/>
                    <a:latin typeface="Times New Roman" panose="02020603050405020304" pitchFamily="18" charset="0"/>
                    <a:cs typeface="Times New Roman" panose="02020603050405020304" pitchFamily="18" charset="0"/>
                  </a:rPr>
                  <a:t>Effective Young's modulus / GPa</a:t>
                </a:r>
                <a:endParaRPr lang="zh-CN" altLang="zh-CN" sz="105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5316969803990818E-3"/>
              <c:y val="8.0607378806019481E-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67831976"/>
        <c:crosses val="autoZero"/>
        <c:crossBetween val="midCat"/>
        <c:minorUnit val="0.25"/>
      </c:valAx>
      <c:spPr>
        <a:noFill/>
        <a:ln w="19050">
          <a:solidFill>
            <a:schemeClr val="tx1"/>
          </a:solidFill>
        </a:ln>
        <a:effectLst/>
      </c:spPr>
    </c:plotArea>
    <c:legend>
      <c:legendPos val="r"/>
      <c:legendEntry>
        <c:idx val="3"/>
        <c:delete val="1"/>
      </c:legendEntry>
      <c:legendEntry>
        <c:idx val="4"/>
        <c:delete val="1"/>
      </c:legendEntry>
      <c:legendEntry>
        <c:idx val="5"/>
        <c:delete val="1"/>
      </c:legendEntry>
      <c:layout>
        <c:manualLayout>
          <c:xMode val="edge"/>
          <c:yMode val="edge"/>
          <c:x val="0.71808523533660273"/>
          <c:y val="3.6828768496961137E-2"/>
          <c:w val="0.24115706179496413"/>
          <c:h val="0.22762899104412757"/>
        </c:manualLayout>
      </c:layout>
      <c:overlay val="0"/>
      <c:spPr>
        <a:noFill/>
        <a:ln>
          <a:noFill/>
        </a:ln>
        <a:effectLst/>
      </c:spPr>
      <c:txPr>
        <a:bodyPr rot="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2B25C-9D6A-4E59-8E52-2680B829D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28</Pages>
  <Words>18483</Words>
  <Characters>105357</Characters>
  <Application>Microsoft Office Word</Application>
  <DocSecurity>0</DocSecurity>
  <Lines>877</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Rowaey</dc:creator>
  <cp:keywords/>
  <dc:description/>
  <cp:lastModifiedBy>iamthree</cp:lastModifiedBy>
  <cp:revision>44</cp:revision>
  <cp:lastPrinted>2018-12-14T16:42:00Z</cp:lastPrinted>
  <dcterms:created xsi:type="dcterms:W3CDTF">2019-01-02T05:31:00Z</dcterms:created>
  <dcterms:modified xsi:type="dcterms:W3CDTF">2019-01-02T14:59:00Z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id="R6q3pB8V"/&gt;&lt;style id="http://www.zotero.org/styles/computational-materials-science" hasBibliography="1" bibliographyStyleHasBeenSet="1"/&gt;&lt;prefs&gt;&lt;pref name="fieldType" value="Field"/&gt;&lt;pref name="a</vt:lpwstr>
  </property>
  <property fmtid="{D5CDD505-2E9C-101B-9397-08002B2CF9AE}" pid="3" name="ZOTERO_PREF_2">
    <vt:lpwstr>utomaticJournalAbbreviations" value="true"/&gt;&lt;/prefs&gt;&lt;/data&gt;</vt:lpwstr>
  </property>
</Properties>
</file>