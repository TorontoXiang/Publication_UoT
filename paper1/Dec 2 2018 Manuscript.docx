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4EC81" w14:textId="7CF9A0D0" w:rsidR="00940491" w:rsidRDefault="00940491" w:rsidP="00A11459">
      <w:pPr>
        <w:widowControl/>
        <w:spacing w:line="360" w:lineRule="auto"/>
        <w:rPr>
          <w:sz w:val="40"/>
          <w:szCs w:val="48"/>
        </w:rPr>
      </w:pPr>
    </w:p>
    <w:p w14:paraId="54727D1D" w14:textId="16A610DA" w:rsidR="00940491" w:rsidRPr="00201CE3" w:rsidRDefault="00940491" w:rsidP="0062107F">
      <w:pPr>
        <w:widowControl/>
        <w:spacing w:line="360" w:lineRule="auto"/>
        <w:jc w:val="center"/>
        <w:rPr>
          <w:b/>
          <w:sz w:val="32"/>
          <w:szCs w:val="48"/>
        </w:rPr>
      </w:pPr>
      <w:r w:rsidRPr="00201CE3">
        <w:rPr>
          <w:b/>
          <w:sz w:val="32"/>
          <w:szCs w:val="48"/>
        </w:rPr>
        <w:t>Realistic Modeling of the Complex Morphology of CNT-Reinforced Nanocomposite using Immersed Finite Element</w:t>
      </w:r>
      <w:r w:rsidR="0062107F" w:rsidRPr="00201CE3">
        <w:rPr>
          <w:b/>
          <w:sz w:val="32"/>
          <w:szCs w:val="48"/>
        </w:rPr>
        <w:t xml:space="preserve"> Simulations</w:t>
      </w:r>
    </w:p>
    <w:p w14:paraId="2B624CC9" w14:textId="00D1F9FB" w:rsidR="00A62F29" w:rsidRDefault="002C3B60" w:rsidP="00A11459">
      <w:pPr>
        <w:spacing w:line="360" w:lineRule="auto"/>
        <w:jc w:val="center"/>
      </w:pPr>
      <w:r w:rsidRPr="002C3B60">
        <w:t xml:space="preserve">X Chen, AR. </w:t>
      </w:r>
      <w:proofErr w:type="spellStart"/>
      <w:r w:rsidRPr="002C3B60">
        <w:t>Alian</w:t>
      </w:r>
      <w:proofErr w:type="spellEnd"/>
      <w:r w:rsidR="0062107F">
        <w:t xml:space="preserve"> and</w:t>
      </w:r>
      <w:r w:rsidR="00201CE3">
        <w:t xml:space="preserve"> </w:t>
      </w:r>
      <w:r w:rsidRPr="002C3B60">
        <w:t>SA. Meguid*</w:t>
      </w:r>
    </w:p>
    <w:p w14:paraId="086F322B" w14:textId="473D291B" w:rsidR="0062107F" w:rsidRDefault="0062107F" w:rsidP="00A11459">
      <w:pPr>
        <w:spacing w:line="360" w:lineRule="auto"/>
        <w:jc w:val="center"/>
      </w:pPr>
      <w:r>
        <w:t>Where is the address?</w:t>
      </w:r>
    </w:p>
    <w:p w14:paraId="469FCBED" w14:textId="3F9C03EB" w:rsidR="0062107F" w:rsidRPr="002C3B60" w:rsidRDefault="0062107F" w:rsidP="00A11459">
      <w:pPr>
        <w:spacing w:line="360" w:lineRule="auto"/>
        <w:jc w:val="center"/>
      </w:pPr>
    </w:p>
    <w:p w14:paraId="42D10F51" w14:textId="4AD34944" w:rsidR="002C3B60" w:rsidRPr="002C3B60" w:rsidRDefault="0062107F" w:rsidP="00201CE3">
      <w:pPr>
        <w:widowControl/>
        <w:spacing w:line="360" w:lineRule="auto"/>
        <w:ind w:firstLine="420"/>
      </w:pPr>
      <w:r>
        <w:t>Abstract In this article, we overcome the major difficulties associated with the FE mo</w:t>
      </w:r>
      <w:r w:rsidR="00A934C2">
        <w:t>deling of complex CNT morphologies</w:t>
      </w:r>
      <w:r>
        <w:t xml:space="preserve"> in polymeric</w:t>
      </w:r>
      <w:r w:rsidRPr="0062107F">
        <w:t xml:space="preserve"> </w:t>
      </w:r>
      <w:r>
        <w:t xml:space="preserve">nanocomposites. These difficulties are </w:t>
      </w:r>
      <w:r w:rsidR="00A934C2">
        <w:t xml:space="preserve">typically overcome by </w:t>
      </w:r>
      <w:r>
        <w:t xml:space="preserve">the introduction of many </w:t>
      </w:r>
      <w:r w:rsidR="00A934C2">
        <w:t>unnecessary simplifying</w:t>
      </w:r>
      <w:r>
        <w:t xml:space="preserve"> assumptions and </w:t>
      </w:r>
      <w:r w:rsidR="00A934C2">
        <w:t>a</w:t>
      </w:r>
      <w:r>
        <w:t xml:space="preserve"> </w:t>
      </w:r>
      <w:r w:rsidR="00201CE3">
        <w:t>much-reduced</w:t>
      </w:r>
      <w:r w:rsidR="00A934C2">
        <w:t xml:space="preserve"> cell size to</w:t>
      </w:r>
      <w:r>
        <w:t xml:space="preserve"> </w:t>
      </w:r>
      <w:r w:rsidR="00A934C2">
        <w:t>reduce</w:t>
      </w:r>
      <w:r>
        <w:t xml:space="preserve"> the degree of freedom </w:t>
      </w:r>
      <w:r w:rsidR="00A934C2">
        <w:t xml:space="preserve">of the problem to enable its </w:t>
      </w:r>
      <w:r>
        <w:t>treatment</w:t>
      </w:r>
      <w:r w:rsidR="00201CE3">
        <w:t>.</w:t>
      </w:r>
      <w:r>
        <w:t xml:space="preserve"> </w:t>
      </w:r>
      <w:r w:rsidR="00572AE4">
        <w:t xml:space="preserve">To overcome these unnecessary simplifying assumptions, we adopt </w:t>
      </w:r>
      <w:r w:rsidR="002C3B60" w:rsidRPr="002C3B60">
        <w:t>an Immersed FE met</w:t>
      </w:r>
      <w:r w:rsidR="00A555B5">
        <w:t xml:space="preserve">hod </w:t>
      </w:r>
      <w:r w:rsidR="00572AE4">
        <w:t>that</w:t>
      </w:r>
      <w:r w:rsidR="00A555B5">
        <w:t xml:space="preserve"> allows </w:t>
      </w:r>
      <w:r w:rsidR="002C3B60" w:rsidRPr="002C3B60">
        <w:t xml:space="preserve">the CNT and </w:t>
      </w:r>
      <w:r w:rsidR="00A934C2">
        <w:t xml:space="preserve">the </w:t>
      </w:r>
      <w:r w:rsidR="002C3B60" w:rsidRPr="002C3B60">
        <w:t xml:space="preserve">polymer to be created independently </w:t>
      </w:r>
      <w:r w:rsidR="00A934C2">
        <w:t>but</w:t>
      </w:r>
      <w:r w:rsidR="00A934C2" w:rsidRPr="002C3B60">
        <w:t xml:space="preserve"> </w:t>
      </w:r>
      <w:r w:rsidR="002C3B60" w:rsidRPr="002C3B60">
        <w:t xml:space="preserve">simulated </w:t>
      </w:r>
      <w:r w:rsidR="00A934C2">
        <w:t xml:space="preserve">as a </w:t>
      </w:r>
      <w:r w:rsidR="002C3B60" w:rsidRPr="002C3B60">
        <w:t>coupled</w:t>
      </w:r>
      <w:r w:rsidR="00A934C2">
        <w:t xml:space="preserve"> system</w:t>
      </w:r>
      <w:r w:rsidR="002C3B60" w:rsidRPr="002C3B60">
        <w:t xml:space="preserve">. </w:t>
      </w:r>
      <w:r w:rsidR="00A934C2">
        <w:t xml:space="preserve">In this case, it is assumed that </w:t>
      </w:r>
      <w:r w:rsidR="002C3B60" w:rsidRPr="002C3B60">
        <w:t xml:space="preserve">the CNT and </w:t>
      </w:r>
      <w:r w:rsidR="00A934C2">
        <w:t xml:space="preserve">the </w:t>
      </w:r>
      <w:r w:rsidR="002C3B60" w:rsidRPr="002C3B60">
        <w:t>polymer</w:t>
      </w:r>
      <w:r w:rsidR="00A934C2">
        <w:t>ic nanocomposite</w:t>
      </w:r>
      <w:r w:rsidR="002C3B60" w:rsidRPr="002C3B60">
        <w:t xml:space="preserve"> are fully bonded, and th</w:t>
      </w:r>
      <w:r w:rsidR="00572AE4">
        <w:t xml:space="preserve">at the equilibrium equations of the system are strictly obeyed. </w:t>
      </w:r>
      <w:r w:rsidR="002C3B60" w:rsidRPr="002C3B60">
        <w:t>The most important advantage of the</w:t>
      </w:r>
      <w:r w:rsidR="00572AE4">
        <w:t xml:space="preserve"> newly developed</w:t>
      </w:r>
      <w:r w:rsidR="002C3B60" w:rsidRPr="002C3B60">
        <w:t xml:space="preserve"> Immersed FE method is that the polymer can always be </w:t>
      </w:r>
      <w:r w:rsidR="00572AE4">
        <w:t>discretized</w:t>
      </w:r>
      <w:r w:rsidR="00572AE4" w:rsidRPr="002C3B60">
        <w:t xml:space="preserve"> </w:t>
      </w:r>
      <w:r w:rsidR="002C3B60" w:rsidRPr="002C3B60">
        <w:t>as a regular grid</w:t>
      </w:r>
      <w:r w:rsidR="00572AE4">
        <w:t xml:space="preserve">, irrespective of the </w:t>
      </w:r>
      <w:r w:rsidR="002C3B60" w:rsidRPr="002C3B60">
        <w:t xml:space="preserve">complex </w:t>
      </w:r>
      <w:r w:rsidR="00572AE4">
        <w:t xml:space="preserve">nature of </w:t>
      </w:r>
      <w:r w:rsidR="002C3B60" w:rsidRPr="002C3B60">
        <w:t>the CNT net</w:t>
      </w:r>
      <w:r w:rsidR="00572AE4">
        <w:t>work</w:t>
      </w:r>
      <w:r w:rsidR="002C3B60" w:rsidRPr="002C3B60">
        <w:t xml:space="preserve">. </w:t>
      </w:r>
      <w:r w:rsidR="00D3565B">
        <w:t>Our new method made it</w:t>
      </w:r>
      <w:r w:rsidR="002C3B60" w:rsidRPr="002C3B60">
        <w:t xml:space="preserve"> possible </w:t>
      </w:r>
      <w:r w:rsidR="00D3565B">
        <w:t xml:space="preserve">for us </w:t>
      </w:r>
      <w:r w:rsidR="002C3B60" w:rsidRPr="002C3B60">
        <w:t xml:space="preserve">to simulate realistic composites </w:t>
      </w:r>
      <w:r w:rsidR="00D3565B">
        <w:t>containing complex CNT configurations</w:t>
      </w:r>
      <w:r w:rsidR="002C3B60" w:rsidRPr="002C3B60">
        <w:t xml:space="preserve">. </w:t>
      </w:r>
      <w:ins w:id="0" w:author="iamthree" w:date="2018-12-04T07:23:00Z">
        <w:r w:rsidR="00201CE3">
          <w:t>This</w:t>
        </w:r>
      </w:ins>
      <w:ins w:id="1" w:author="iamthree" w:date="2018-12-04T07:24:00Z">
        <w:r w:rsidR="00201CE3">
          <w:t xml:space="preserve"> is almost impossible by using </w:t>
        </w:r>
      </w:ins>
      <w:ins w:id="2" w:author="iamthree" w:date="2018-12-04T07:25:00Z">
        <w:r w:rsidR="00201CE3">
          <w:t xml:space="preserve">the </w:t>
        </w:r>
      </w:ins>
      <w:ins w:id="3" w:author="iamthree" w:date="2018-12-04T07:24:00Z">
        <w:r w:rsidR="00201CE3">
          <w:t>traditional FE method due to the dramatic difficulties in meshing process and the huge</w:t>
        </w:r>
      </w:ins>
      <w:ins w:id="4" w:author="iamthree" w:date="2018-12-04T07:25:00Z">
        <w:r w:rsidR="00201CE3">
          <w:t xml:space="preserve"> element numbers. Although the polymer and CNT grids are independent, </w:t>
        </w:r>
      </w:ins>
      <w:r w:rsidR="00201CE3">
        <w:t>n</w:t>
      </w:r>
      <w:r w:rsidR="002C3B60" w:rsidRPr="002C3B60">
        <w:t xml:space="preserve">umerical examples </w:t>
      </w:r>
      <w:r w:rsidR="00A555B5">
        <w:t>demonstrate that</w:t>
      </w:r>
      <w:r w:rsidR="002C3B60" w:rsidRPr="002C3B60">
        <w:t xml:space="preserve"> the results of the Immersed FE method </w:t>
      </w:r>
      <w:commentRangeStart w:id="5"/>
      <w:r w:rsidR="002C3B60" w:rsidRPr="002C3B60">
        <w:t>are very close to the results of the traditional FE method</w:t>
      </w:r>
      <w:commentRangeEnd w:id="5"/>
      <w:r w:rsidR="00D3565B">
        <w:rPr>
          <w:rStyle w:val="ac"/>
        </w:rPr>
        <w:commentReference w:id="5"/>
      </w:r>
      <w:r w:rsidR="002C3B60" w:rsidRPr="002C3B60">
        <w:t xml:space="preserve">. </w:t>
      </w:r>
      <w:r w:rsidR="00A555B5">
        <w:t>Finally, the</w:t>
      </w:r>
      <w:r w:rsidR="002C3B60" w:rsidRPr="002C3B60">
        <w:t xml:space="preserve"> </w:t>
      </w:r>
      <w:r w:rsidR="00D3565B">
        <w:t>newly developed</w:t>
      </w:r>
      <w:r w:rsidR="002C3B60" w:rsidRPr="002C3B60">
        <w:t xml:space="preserve"> method is</w:t>
      </w:r>
      <w:r w:rsidR="00A555B5">
        <w:t xml:space="preserve"> used to study the influence of CNT waviness</w:t>
      </w:r>
      <w:r w:rsidR="00527B48">
        <w:t xml:space="preserve"> on the material properties of </w:t>
      </w:r>
      <w:r w:rsidR="00D3565B">
        <w:t xml:space="preserve">polymeric </w:t>
      </w:r>
      <w:r w:rsidR="00527B48">
        <w:t>nano-composites</w:t>
      </w:r>
      <w:r w:rsidR="003226BE">
        <w:t>.</w:t>
      </w:r>
    </w:p>
    <w:p w14:paraId="29FD75D5" w14:textId="16F33997" w:rsidR="002C3B60" w:rsidRPr="002C3B60" w:rsidRDefault="002C3B60" w:rsidP="00A11459">
      <w:pPr>
        <w:pStyle w:val="a3"/>
        <w:numPr>
          <w:ilvl w:val="0"/>
          <w:numId w:val="1"/>
        </w:numPr>
        <w:spacing w:line="360" w:lineRule="auto"/>
        <w:ind w:firstLineChars="0"/>
        <w:rPr>
          <w:b/>
          <w:sz w:val="28"/>
        </w:rPr>
      </w:pPr>
      <w:r w:rsidRPr="002C3B60">
        <w:rPr>
          <w:b/>
          <w:sz w:val="28"/>
        </w:rPr>
        <w:t>Introduction</w:t>
      </w:r>
    </w:p>
    <w:p w14:paraId="25204CAE" w14:textId="16CFA29A" w:rsidR="002C3B60" w:rsidRPr="002C3B60" w:rsidRDefault="002C3B60" w:rsidP="00A11459">
      <w:pPr>
        <w:widowControl/>
        <w:spacing w:line="360" w:lineRule="auto"/>
        <w:ind w:firstLine="360"/>
      </w:pPr>
      <w:r w:rsidRPr="002C3B60">
        <w:lastRenderedPageBreak/>
        <w:t>In the area of nanocomposite science, the carbon nanotubes (CNTs) have attracted considerable interest due to their remarkable mechanical and physical properties, such as such as low density</w:t>
      </w:r>
      <w:r w:rsidR="004F4669">
        <w:t xml:space="preserve"> </w:t>
      </w:r>
      <w:r w:rsidRPr="002C3B60">
        <w:t>[</w:t>
      </w:r>
      <w:r>
        <w:t>11</w:t>
      </w:r>
      <w:r w:rsidRPr="002C3B60">
        <w:t>], high Young’s modulus, strength and fracture strain</w:t>
      </w:r>
      <w:r w:rsidR="004F4669">
        <w:t xml:space="preserve"> </w:t>
      </w:r>
      <w:r w:rsidRPr="002C3B60">
        <w:t>[</w:t>
      </w:r>
      <w:r>
        <w:t>1,7,9,19</w:t>
      </w:r>
      <w:r w:rsidRPr="002C3B60">
        <w:t>] and high thermal and electrical conductivity</w:t>
      </w:r>
      <w:r w:rsidR="004F4669">
        <w:t xml:space="preserve"> </w:t>
      </w:r>
      <w:r w:rsidRPr="002C3B60">
        <w:t>[</w:t>
      </w:r>
      <w:r>
        <w:t>14,26,33</w:t>
      </w:r>
      <w:r w:rsidRPr="002C3B60">
        <w:t>]. These superior properties make it an excellent choice to reinforce pure polymer as the multi-functional composite. In the past few decades, intensive attentions are paid to understand the mechanical behavior of the nanocomposite through experimental</w:t>
      </w:r>
      <w:r w:rsidR="004F4669">
        <w:t xml:space="preserve"> </w:t>
      </w:r>
      <w:r w:rsidRPr="002C3B60">
        <w:t>[</w:t>
      </w:r>
      <w:r>
        <w:t>20,23,24</w:t>
      </w:r>
      <w:r w:rsidRPr="002C3B60">
        <w:t>], analytical</w:t>
      </w:r>
      <w:r w:rsidR="004F4669">
        <w:t xml:space="preserve"> </w:t>
      </w:r>
      <w:r w:rsidRPr="002C3B60">
        <w:t>[</w:t>
      </w:r>
      <w:r>
        <w:t>15,17,31</w:t>
      </w:r>
      <w:r w:rsidRPr="002C3B60">
        <w:t>] and numerical studies</w:t>
      </w:r>
      <w:r w:rsidR="004F4669">
        <w:t xml:space="preserve"> </w:t>
      </w:r>
      <w:r w:rsidRPr="002C3B60">
        <w:t>[</w:t>
      </w:r>
      <w:r>
        <w:t>5,18,24,28</w:t>
      </w:r>
      <w:r w:rsidRPr="002C3B60">
        <w:t xml:space="preserve">]. </w:t>
      </w:r>
    </w:p>
    <w:p w14:paraId="632A83E1" w14:textId="292CAD65" w:rsidR="002C3B60" w:rsidRPr="002C3B60" w:rsidRDefault="002C3B60" w:rsidP="00A11459">
      <w:pPr>
        <w:widowControl/>
        <w:spacing w:line="360" w:lineRule="auto"/>
        <w:ind w:firstLine="360"/>
      </w:pPr>
      <w:r w:rsidRPr="002C3B60">
        <w:t>Numerical simulation is widely used in studying the mechanical properties of nanocomposites and a variety of modeling methods are developed for different scale of interest. The Molecular Dynamics (MD) method is designed for the nano-scale simulation. The constitutive relations of the MD method are derived from the inter-atomic potentials, and the motion of each atom in the system is based on the forces applying on it. MD method is able to see the details of every atom, so it can be used to study the complex phenomena in nano-scale, such as the interfacial properties between CNT and polymer</w:t>
      </w:r>
      <w:r w:rsidR="004F4669">
        <w:t xml:space="preserve"> </w:t>
      </w:r>
      <w:r w:rsidRPr="002C3B60">
        <w:t>[</w:t>
      </w:r>
      <w:r>
        <w:t>4,12,30</w:t>
      </w:r>
      <w:r w:rsidRPr="002C3B60">
        <w:t>], the effect of the chemical functionalization on carbon atoms</w:t>
      </w:r>
      <w:r w:rsidR="004F4669">
        <w:t xml:space="preserve"> </w:t>
      </w:r>
      <w:r w:rsidRPr="002C3B60">
        <w:t>[</w:t>
      </w:r>
      <w:r>
        <w:t>27,35</w:t>
      </w:r>
      <w:r w:rsidRPr="002C3B60">
        <w:t>] and the influence of the defect in the CNT</w:t>
      </w:r>
      <w:r w:rsidR="004F4669">
        <w:t xml:space="preserve"> </w:t>
      </w:r>
      <w:r w:rsidRPr="002C3B60">
        <w:t>[</w:t>
      </w:r>
      <w:r>
        <w:t>8,25</w:t>
      </w:r>
      <w:r w:rsidRPr="002C3B60">
        <w:t xml:space="preserve">]. However, even with the usage of the most advanced supercomputers, only about </w:t>
      </w:r>
      <m:oMath>
        <m:sSup>
          <m:sSupPr>
            <m:ctrlPr>
              <w:rPr>
                <w:rFonts w:ascii="Cambria Math" w:hAnsi="Cambria Math"/>
              </w:rPr>
            </m:ctrlPr>
          </m:sSupPr>
          <m:e>
            <m:r>
              <m:rPr>
                <m:nor/>
              </m:rPr>
              <m:t>10</m:t>
            </m:r>
          </m:e>
          <m:sup>
            <m:r>
              <m:rPr>
                <m:nor/>
              </m:rPr>
              <m:t>9</m:t>
            </m:r>
          </m:sup>
        </m:sSup>
      </m:oMath>
      <w:r w:rsidRPr="002C3B60">
        <w:t xml:space="preserve"> atoms, namely about 1000 atoms in each direction, can be simulated</w:t>
      </w:r>
      <w:r w:rsidR="004F4669">
        <w:t xml:space="preserve"> </w:t>
      </w:r>
      <w:r w:rsidRPr="002C3B60">
        <w:t>[</w:t>
      </w:r>
      <w:r w:rsidR="004F4669">
        <w:t xml:space="preserve">10]. </w:t>
      </w:r>
      <w:proofErr w:type="gramStart"/>
      <w:r w:rsidR="00E65E66">
        <w:t>So</w:t>
      </w:r>
      <w:proofErr w:type="gramEnd"/>
      <w:r w:rsidRPr="002C3B60">
        <w:t xml:space="preserve"> it is unrealistic to use MD method in a larger scale.</w:t>
      </w:r>
    </w:p>
    <w:p w14:paraId="71123251" w14:textId="56CABB35" w:rsidR="002C3B60" w:rsidRPr="002C3B60" w:rsidRDefault="002C3B60" w:rsidP="00A11459">
      <w:pPr>
        <w:widowControl/>
        <w:spacing w:line="360" w:lineRule="auto"/>
        <w:ind w:firstLine="360"/>
      </w:pPr>
      <w:r w:rsidRPr="002C3B60">
        <w:t>To enlarge the simulation scale, the traditional continuum model is introduced which assumes the material to be homogeneous and neglects the details of atomic structures. Although the traditional continuum models cannot accurately describe the phenomena in nano-scale, it is able to provide valuable information to study the influences of the micro-scale parameters, such as the CNT curvature</w:t>
      </w:r>
      <w:r w:rsidR="004F4669">
        <w:t xml:space="preserve"> </w:t>
      </w:r>
      <w:r w:rsidRPr="002C3B60">
        <w:t>[</w:t>
      </w:r>
      <w:r w:rsidR="004F4669">
        <w:t>2,3,22</w:t>
      </w:r>
      <w:r w:rsidRPr="002C3B60">
        <w:t>], aspect ratio and volume fraction</w:t>
      </w:r>
      <w:r w:rsidR="004F4669">
        <w:t xml:space="preserve"> </w:t>
      </w:r>
      <w:r w:rsidRPr="002C3B60">
        <w:t>[</w:t>
      </w:r>
      <w:r w:rsidR="00EC2714">
        <w:rPr>
          <w:rFonts w:hint="eastAsia"/>
        </w:rPr>
        <w:t>13</w:t>
      </w:r>
      <w:r w:rsidRPr="002C3B60">
        <w:t xml:space="preserve">], on the effective material properties of CNT-reinforced composites. </w:t>
      </w:r>
    </w:p>
    <w:p w14:paraId="622136A0" w14:textId="1BBA51E9" w:rsidR="002C3B60" w:rsidRPr="002C3B60" w:rsidRDefault="002C3B60" w:rsidP="00A11459">
      <w:pPr>
        <w:widowControl/>
        <w:spacing w:line="360" w:lineRule="auto"/>
      </w:pPr>
      <w:r w:rsidRPr="002C3B60">
        <w:lastRenderedPageBreak/>
        <w:t xml:space="preserve">Finite Element (FE) method is the most commonly used technique to simulate nanocomposites in micro-scale. However due to the extreme complexity of the CNT net morphology, such as waviness, agglomeration and </w:t>
      </w:r>
      <w:proofErr w:type="spellStart"/>
      <w:r w:rsidRPr="002C3B60">
        <w:t>aggreation</w:t>
      </w:r>
      <w:proofErr w:type="spellEnd"/>
      <w:r w:rsidRPr="002C3B60">
        <w:t xml:space="preserve">, it is almost impossible to create a FE model for a realistic composite. The major challenge comes from the meshing process because traditional FE method requires the CNT and polymer grids to be matched to each other. The difficulty increases significantly with the increment of CNT number and morphological complexity. </w:t>
      </w:r>
      <w:proofErr w:type="spellStart"/>
      <w:r w:rsidRPr="002C3B60">
        <w:t>Lusti</w:t>
      </w:r>
      <w:proofErr w:type="spellEnd"/>
      <w:r w:rsidRPr="002C3B60">
        <w:t xml:space="preserve"> and </w:t>
      </w:r>
      <w:proofErr w:type="spellStart"/>
      <w:r w:rsidRPr="002C3B60">
        <w:t>Gusev</w:t>
      </w:r>
      <w:proofErr w:type="spellEnd"/>
      <w:r w:rsidRPr="002C3B60">
        <w:t xml:space="preserve"> created the traditional FE model of composites with straight CNTs</w:t>
      </w:r>
      <w:r w:rsidR="004F4669">
        <w:t xml:space="preserve"> </w:t>
      </w:r>
      <w:r w:rsidRPr="002C3B60">
        <w:t>[</w:t>
      </w:r>
      <w:r w:rsidR="004F4669">
        <w:t>13</w:t>
      </w:r>
      <w:r w:rsidRPr="002C3B60">
        <w:t>] and Fig.</w:t>
      </w:r>
      <w:r w:rsidR="004F4669">
        <w:t>1</w:t>
      </w:r>
      <w:r w:rsidRPr="002C3B60">
        <w:t xml:space="preserve"> shows the grid. It is obvious that the grid should be very difficult to be created and a lot of highly distorted meshes appear in Fig.</w:t>
      </w:r>
      <w:r w:rsidR="004F4669">
        <w:t>1</w:t>
      </w:r>
      <w:r w:rsidR="004F4669" w:rsidRPr="002C3B60">
        <w:t xml:space="preserve"> </w:t>
      </w:r>
      <w:r w:rsidRPr="002C3B60">
        <w:t xml:space="preserve">(b) which may decrease the accuracy of the results. The volume fraction of CNT is only 0.5% but the composite is meshed into </w:t>
      </w:r>
      <m:oMath>
        <m:sSup>
          <m:sSupPr>
            <m:ctrlPr>
              <w:rPr>
                <w:rFonts w:ascii="Cambria Math" w:hAnsi="Cambria Math"/>
              </w:rPr>
            </m:ctrlPr>
          </m:sSupPr>
          <m:e>
            <m:r>
              <m:rPr>
                <m:nor/>
              </m:rPr>
              <m:t>2.16×10</m:t>
            </m:r>
          </m:e>
          <m:sup>
            <m:r>
              <m:rPr>
                <m:nor/>
              </m:rPr>
              <m:t>7</m:t>
            </m:r>
          </m:sup>
        </m:sSup>
      </m:oMath>
      <w:r w:rsidRPr="002C3B60">
        <w:t xml:space="preserve"> elements. </w:t>
      </w:r>
      <w:proofErr w:type="spellStart"/>
      <w:r w:rsidRPr="002C3B60">
        <w:t>Alian</w:t>
      </w:r>
      <w:proofErr w:type="spellEnd"/>
      <w:r w:rsidRPr="002C3B60">
        <w:t xml:space="preserve"> and </w:t>
      </w:r>
      <w:proofErr w:type="spellStart"/>
      <w:r w:rsidRPr="002C3B60">
        <w:t>Meguid</w:t>
      </w:r>
      <w:proofErr w:type="spellEnd"/>
      <w:r w:rsidRPr="002C3B60">
        <w:t xml:space="preserve"> also used the traditional FE model to study the mechanical-electrical behavior of composites reinforced by straight CNTs</w:t>
      </w:r>
      <w:r w:rsidR="004F4669">
        <w:t xml:space="preserve"> </w:t>
      </w:r>
      <w:r w:rsidRPr="002C3B60">
        <w:t>[</w:t>
      </w:r>
      <w:r w:rsidR="004F4669">
        <w:t>6]</w:t>
      </w:r>
      <w:r w:rsidRPr="002C3B60">
        <w:t>, but due to the difficulties in meshing, the CNT volume fraction is only 0.3% in their research. The problem can be even more severe when consider the waviness and agglomeration in the realistic composites.</w:t>
      </w:r>
    </w:p>
    <w:p w14:paraId="2F3972DD" w14:textId="19639C34" w:rsidR="002C3B60" w:rsidRPr="002C3B60" w:rsidRDefault="004F4669" w:rsidP="00A11459">
      <w:pPr>
        <w:widowControl/>
        <w:spacing w:line="360" w:lineRule="auto"/>
        <w:jc w:val="center"/>
      </w:pPr>
      <w:r>
        <w:rPr>
          <w:noProof/>
          <w:lang w:val="en-CA" w:eastAsia="ja-JP"/>
        </w:rPr>
        <w:drawing>
          <wp:inline distT="0" distB="0" distL="0" distR="0" wp14:anchorId="2711ACD1" wp14:editId="2694112C">
            <wp:extent cx="3657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inline>
        </w:drawing>
      </w:r>
    </w:p>
    <w:p w14:paraId="563DC641" w14:textId="3BF5E7C7" w:rsidR="002C3B60" w:rsidRPr="0091040D" w:rsidRDefault="004F4669" w:rsidP="0091040D">
      <w:pPr>
        <w:widowControl/>
        <w:spacing w:line="360" w:lineRule="auto"/>
        <w:jc w:val="center"/>
      </w:pPr>
      <w:r>
        <w:rPr>
          <w:sz w:val="22"/>
        </w:rPr>
        <w:t>Figure.</w:t>
      </w:r>
      <w:r w:rsidR="002C3B60" w:rsidRPr="004F4669">
        <w:rPr>
          <w:sz w:val="22"/>
        </w:rPr>
        <w:t>1: The traditional FE model of a composite with straight CNT. (b) is the magnification of the red framed section shown in (a).</w:t>
      </w:r>
    </w:p>
    <w:p w14:paraId="58A8597F" w14:textId="17E50983" w:rsidR="002C3B60" w:rsidRPr="002C3B60" w:rsidRDefault="004F4669" w:rsidP="00A11459">
      <w:pPr>
        <w:widowControl/>
        <w:spacing w:line="360" w:lineRule="auto"/>
        <w:ind w:firstLine="420"/>
      </w:pPr>
      <w:r w:rsidRPr="002C3B60">
        <w:t>To</w:t>
      </w:r>
      <w:r w:rsidR="002C3B60" w:rsidRPr="002C3B60">
        <w:t xml:space="preserve"> avoid the complicated meshing process, many assumptions are made in the past. The simplest way is to reduce the number of CNT and the morphological complexity. For instance, Fisher studied the influence of the waviness by FE models which contain </w:t>
      </w:r>
      <w:r w:rsidR="002C3B60" w:rsidRPr="002C3B60">
        <w:lastRenderedPageBreak/>
        <w:t>only a single nanotube</w:t>
      </w:r>
      <w:r>
        <w:t xml:space="preserve"> </w:t>
      </w:r>
      <w:r w:rsidR="002C3B60" w:rsidRPr="002C3B60">
        <w:t>[</w:t>
      </w:r>
      <w:r>
        <w:t>22</w:t>
      </w:r>
      <w:r w:rsidR="002C3B60" w:rsidRPr="002C3B60">
        <w:t>] and Chen did research about the mechanical response of composites with regular CNT distribution</w:t>
      </w:r>
      <w:r>
        <w:t xml:space="preserve"> </w:t>
      </w:r>
      <w:r w:rsidR="002C3B60" w:rsidRPr="002C3B60">
        <w:t>[</w:t>
      </w:r>
      <w:r>
        <w:t>36</w:t>
      </w:r>
      <w:r w:rsidR="002C3B60" w:rsidRPr="002C3B60">
        <w:t>]. The other way is to use the effective composite material properties which are calculated from the Mori–Tanaka model</w:t>
      </w:r>
      <w:r>
        <w:t xml:space="preserve"> </w:t>
      </w:r>
      <w:r w:rsidR="002C3B60" w:rsidRPr="002C3B60">
        <w:t>[</w:t>
      </w:r>
      <w:r>
        <w:t>29</w:t>
      </w:r>
      <w:r w:rsidR="002C3B60" w:rsidRPr="002C3B60">
        <w:t xml:space="preserve">]. The CNT net </w:t>
      </w:r>
      <w:r w:rsidRPr="002C3B60">
        <w:t>does</w:t>
      </w:r>
      <w:r w:rsidR="002C3B60" w:rsidRPr="002C3B60">
        <w:t xml:space="preserve"> not need to be meshed explicitly in this method, but the details of the CNT deformation are also ignored</w:t>
      </w:r>
      <w:r>
        <w:t xml:space="preserve"> </w:t>
      </w:r>
      <w:r w:rsidR="002C3B60" w:rsidRPr="002C3B60">
        <w:t>[</w:t>
      </w:r>
      <w:r>
        <w:t>21</w:t>
      </w:r>
      <w:r w:rsidR="002C3B60" w:rsidRPr="002C3B60">
        <w:t xml:space="preserve">]. The “embedded element </w:t>
      </w:r>
      <w:r w:rsidRPr="002C3B60">
        <w:t>technique” [</w:t>
      </w:r>
      <w:r>
        <w:t>22</w:t>
      </w:r>
      <w:r w:rsidR="002C3B60" w:rsidRPr="002C3B60">
        <w:t>] is also an approach to simplify the meshing process. The CNTs are meshed as beam elements and their freedom degrees are embedded into the polymer by modifying the stiffness matrix of each polymer element. Only kinematic relation between CNT and polymer is considered in this method while the more important issue, the interacting forces in between, is not accounted for. Moreover, the usage of beam element also fails to consider the effect of different Poisson's ratio between CNT and polymer. In summary, the simplification of the meshing process also decreases the accuracy of the results, so these methods can only reveal part of the realistic phenomena.</w:t>
      </w:r>
    </w:p>
    <w:p w14:paraId="4D7E2FDB" w14:textId="53C2D166" w:rsidR="002C3B60" w:rsidRPr="002C3B60" w:rsidRDefault="002C3B60" w:rsidP="00A11459">
      <w:pPr>
        <w:widowControl/>
        <w:spacing w:line="360" w:lineRule="auto"/>
        <w:ind w:firstLine="420"/>
      </w:pPr>
      <w:r w:rsidRPr="002C3B60">
        <w:t xml:space="preserve">In this study, an Immersed Finite Element method is proposed which not only simplifies the meshing process but also provides results in high accuracy. In this method, the CNT and polymer grids are both meshed into solid elements and they </w:t>
      </w:r>
      <w:r w:rsidR="004F4669" w:rsidRPr="002C3B60">
        <w:t>can</w:t>
      </w:r>
      <w:r w:rsidRPr="002C3B60">
        <w:t xml:space="preserve"> be created independently. It means that the polymer can always be meshed as a regular grid no matter how complex the CNT nets are. The CNT net and polymer are simulated coupled according to a basic “fully bonded” assumption. Rather than the “embedded element technique” which just embed the CNT freedom degree, the equilibrium equation of each CNT is embedded into the equilibrium equation of the polymer according to the Newton's third law. Therefore, both kinematic and mechanic relations between CNT and polymer are considered in the Immersed FE method. The accuracy of the Immersed FE method are validated by comparing the results with the traditional FE method, and numerical examples demonstrate that they are very close to the results of the traditional FE method.</w:t>
      </w:r>
    </w:p>
    <w:p w14:paraId="7CFED2C6" w14:textId="77777777" w:rsidR="002C3B60" w:rsidRPr="002C3B60" w:rsidRDefault="002C3B60" w:rsidP="00A11459">
      <w:pPr>
        <w:widowControl/>
        <w:spacing w:line="360" w:lineRule="auto"/>
        <w:ind w:firstLine="420"/>
      </w:pPr>
      <w:r w:rsidRPr="002C3B60">
        <w:lastRenderedPageBreak/>
        <w:t xml:space="preserve">It should be mentioned that the Immersed FE method is not only suitable to simulate the nanotube-reinforced composites, it can also be used to simulate the mechanical behavior of particle-reinforced composites in the same way. </w:t>
      </w:r>
    </w:p>
    <w:p w14:paraId="56E8FD8D" w14:textId="27FEF492" w:rsidR="002C3B60" w:rsidRPr="002C3B60" w:rsidRDefault="002C3B60" w:rsidP="00A11459">
      <w:pPr>
        <w:widowControl/>
        <w:spacing w:line="360" w:lineRule="auto"/>
        <w:ind w:firstLine="420"/>
      </w:pPr>
      <w:r w:rsidRPr="002C3B60">
        <w:t>The remaining of this paper is organized as follow. In Section</w:t>
      </w:r>
      <w:r w:rsidR="004F4669">
        <w:t xml:space="preserve"> 2</w:t>
      </w:r>
      <w:r w:rsidRPr="002C3B60">
        <w:t>, the basic idea, assumption, governing equation and the solution scheme of the Immersed Finite Element are introduced. Subsequently in Section</w:t>
      </w:r>
      <w:r w:rsidR="004F4669">
        <w:t xml:space="preserve"> 3</w:t>
      </w:r>
      <w:r w:rsidRPr="002C3B60">
        <w:t xml:space="preserve">, two numerical examples are presented to validate the results from the proposed method. </w:t>
      </w:r>
      <w:r w:rsidR="00A555B5">
        <w:t>Subsequently, the</w:t>
      </w:r>
      <w:r w:rsidRPr="002C3B60">
        <w:t xml:space="preserve"> Immersed FE method is </w:t>
      </w:r>
      <w:r w:rsidR="00A555B5">
        <w:t>used to study</w:t>
      </w:r>
      <w:r w:rsidRPr="002C3B60">
        <w:t xml:space="preserve"> the</w:t>
      </w:r>
      <w:r w:rsidR="004F4669">
        <w:t xml:space="preserve"> influence of CNT waviness </w:t>
      </w:r>
      <w:r w:rsidR="00A555B5">
        <w:t xml:space="preserve">on </w:t>
      </w:r>
      <w:r w:rsidR="003226BE">
        <w:t>the material properties of nano-composites</w:t>
      </w:r>
      <w:r w:rsidRPr="002C3B60">
        <w:t xml:space="preserve">. Finally, the conclusion </w:t>
      </w:r>
      <w:r w:rsidR="003226BE" w:rsidRPr="002C3B60">
        <w:t>is</w:t>
      </w:r>
      <w:r w:rsidRPr="002C3B60">
        <w:t xml:space="preserve"> </w:t>
      </w:r>
      <w:r w:rsidR="003226BE">
        <w:t>summarized</w:t>
      </w:r>
      <w:r w:rsidRPr="002C3B60">
        <w:t xml:space="preserve"> in Section </w:t>
      </w:r>
      <w:r w:rsidR="00EB2E80">
        <w:t>4</w:t>
      </w:r>
      <w:r w:rsidRPr="002C3B60">
        <w:t>.</w:t>
      </w:r>
    </w:p>
    <w:p w14:paraId="0BF50729" w14:textId="7087D042" w:rsidR="002C3B60" w:rsidRPr="002C3B60" w:rsidRDefault="002C3B60" w:rsidP="00A11459">
      <w:pPr>
        <w:pStyle w:val="1"/>
      </w:pPr>
      <w:r w:rsidRPr="002C3B60">
        <w:t>Immersed Finite Element Method</w:t>
      </w:r>
    </w:p>
    <w:p w14:paraId="12583293" w14:textId="737F9BA7" w:rsidR="00201CE3" w:rsidRPr="002C3B60" w:rsidRDefault="002C3B60" w:rsidP="00201CE3">
      <w:pPr>
        <w:widowControl/>
        <w:spacing w:line="360" w:lineRule="auto"/>
        <w:ind w:firstLine="360"/>
        <w:rPr>
          <w:rFonts w:hint="eastAsia"/>
        </w:rPr>
        <w:pPrChange w:id="6" w:author="iamthree" w:date="2018-12-04T07:29:00Z">
          <w:pPr>
            <w:widowControl/>
            <w:spacing w:line="360" w:lineRule="auto"/>
            <w:ind w:firstLine="360"/>
          </w:pPr>
        </w:pPrChange>
      </w:pPr>
      <w:r w:rsidRPr="002C3B60">
        <w:t>The flowchart of the Immersed Finite Element method is shown in Fig.</w:t>
      </w:r>
      <w:r w:rsidR="003226BE">
        <w:t>2</w:t>
      </w:r>
      <w:r w:rsidRPr="002C3B60">
        <w:t>. Fig.</w:t>
      </w:r>
      <w:r w:rsidR="003226BE">
        <w:t>2</w:t>
      </w:r>
      <w:r w:rsidR="003226BE" w:rsidRPr="002C3B60">
        <w:t xml:space="preserve"> </w:t>
      </w:r>
      <w:r w:rsidRPr="002C3B60">
        <w:t xml:space="preserve">(a) is </w:t>
      </w:r>
      <w:r w:rsidR="003226BE" w:rsidRPr="002C3B60">
        <w:t>a</w:t>
      </w:r>
      <w:r w:rsidRPr="002C3B60">
        <w:t xml:space="preserve"> uniformly dispersed wavy CNT net with 2.5% volume fraction. It is very difficult to create the corresponding composite grid using traditional FE method. But in the Immersed FE method, the polymer grid could just be meshed as </w:t>
      </w:r>
      <w:r w:rsidR="003226BE" w:rsidRPr="002C3B60">
        <w:t>a</w:t>
      </w:r>
      <w:r w:rsidRPr="002C3B60">
        <w:t xml:space="preserve"> regular grid shown in Fig.</w:t>
      </w:r>
      <w:r w:rsidR="003226BE">
        <w:t>1</w:t>
      </w:r>
      <w:r w:rsidR="003226BE" w:rsidRPr="002C3B60">
        <w:t xml:space="preserve"> </w:t>
      </w:r>
      <w:r w:rsidRPr="002C3B60">
        <w:t>(b). The size of the polymer element depends on the accuracy requirement. Finally, just put the CNT net and polymer grid together as shown in Fig.</w:t>
      </w:r>
      <w:r w:rsidR="003226BE">
        <w:t>1</w:t>
      </w:r>
      <w:r w:rsidR="003226BE" w:rsidRPr="002C3B60">
        <w:t xml:space="preserve"> </w:t>
      </w:r>
      <w:r w:rsidRPr="002C3B60">
        <w:t xml:space="preserve">(c), the Immersed FE method </w:t>
      </w:r>
      <w:r w:rsidR="003226BE" w:rsidRPr="002C3B60">
        <w:t>can</w:t>
      </w:r>
      <w:r w:rsidRPr="002C3B60">
        <w:t xml:space="preserve"> output </w:t>
      </w:r>
      <w:r w:rsidR="003226BE">
        <w:t xml:space="preserve">the reliable </w:t>
      </w:r>
      <w:r w:rsidRPr="002C3B60">
        <w:t>results.</w:t>
      </w:r>
    </w:p>
    <w:p w14:paraId="28233ADB" w14:textId="02EA5613" w:rsidR="002C3B60" w:rsidRPr="002C3B60" w:rsidRDefault="003226BE" w:rsidP="00A11459">
      <w:pPr>
        <w:pStyle w:val="a3"/>
        <w:widowControl/>
        <w:spacing w:line="360" w:lineRule="auto"/>
        <w:ind w:left="360" w:firstLineChars="0" w:firstLine="0"/>
        <w:jc w:val="center"/>
      </w:pPr>
      <w:r>
        <w:rPr>
          <w:noProof/>
          <w:lang w:val="en-CA" w:eastAsia="ja-JP"/>
        </w:rPr>
        <w:drawing>
          <wp:inline distT="0" distB="0" distL="0" distR="0" wp14:anchorId="2AE6B2D3" wp14:editId="0943A3AA">
            <wp:extent cx="5664200" cy="21082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4200" cy="2108200"/>
                    </a:xfrm>
                    <a:prstGeom prst="rect">
                      <a:avLst/>
                    </a:prstGeom>
                    <a:noFill/>
                    <a:ln>
                      <a:noFill/>
                    </a:ln>
                  </pic:spPr>
                </pic:pic>
              </a:graphicData>
            </a:graphic>
          </wp:inline>
        </w:drawing>
      </w:r>
    </w:p>
    <w:p w14:paraId="6A95B1A2" w14:textId="0A6A6767" w:rsidR="002C3B60" w:rsidRPr="003226BE" w:rsidDel="00201CE3" w:rsidRDefault="003226BE" w:rsidP="0091040D">
      <w:pPr>
        <w:pStyle w:val="a3"/>
        <w:widowControl/>
        <w:spacing w:line="360" w:lineRule="auto"/>
        <w:ind w:left="360" w:firstLineChars="0" w:firstLine="0"/>
        <w:jc w:val="center"/>
        <w:rPr>
          <w:del w:id="7" w:author="iamthree" w:date="2018-12-04T07:29:00Z"/>
          <w:sz w:val="22"/>
        </w:rPr>
      </w:pPr>
      <w:r w:rsidRPr="003226BE">
        <w:rPr>
          <w:sz w:val="22"/>
        </w:rPr>
        <w:t>Figure.2</w:t>
      </w:r>
      <w:r w:rsidR="002C3B60" w:rsidRPr="003226BE">
        <w:rPr>
          <w:sz w:val="22"/>
        </w:rPr>
        <w:t>: The flowchart of the Immersed FE method.</w:t>
      </w:r>
    </w:p>
    <w:p w14:paraId="31093EEB" w14:textId="77777777" w:rsidR="002C3B60" w:rsidRPr="002C3B60" w:rsidRDefault="002C3B60" w:rsidP="00201CE3">
      <w:pPr>
        <w:pStyle w:val="a3"/>
        <w:widowControl/>
        <w:spacing w:line="360" w:lineRule="auto"/>
        <w:ind w:left="360" w:firstLineChars="0" w:firstLine="0"/>
        <w:jc w:val="center"/>
        <w:rPr>
          <w:rFonts w:hint="eastAsia"/>
        </w:rPr>
        <w:pPrChange w:id="8" w:author="iamthree" w:date="2018-12-04T07:29:00Z">
          <w:pPr>
            <w:pStyle w:val="a3"/>
            <w:widowControl/>
            <w:spacing w:line="360" w:lineRule="auto"/>
            <w:ind w:left="360" w:firstLineChars="0" w:firstLine="0"/>
          </w:pPr>
        </w:pPrChange>
      </w:pPr>
    </w:p>
    <w:p w14:paraId="0BCC7809" w14:textId="1F14865B" w:rsidR="002C3B60" w:rsidRPr="002C3B60" w:rsidRDefault="002C3B60" w:rsidP="00A11459">
      <w:pPr>
        <w:widowControl/>
        <w:spacing w:line="360" w:lineRule="auto"/>
        <w:ind w:firstLine="360"/>
      </w:pPr>
      <w:r w:rsidRPr="002C3B60">
        <w:t xml:space="preserve">The most important advantage of the Immersed FE method is that the polymer can always be meshed as a regular grid no matter how complex the CNT nets are. </w:t>
      </w:r>
      <w:r w:rsidR="003226BE">
        <w:t>I</w:t>
      </w:r>
      <w:r w:rsidRPr="002C3B60">
        <w:t xml:space="preserve">t is </w:t>
      </w:r>
      <w:r w:rsidRPr="002C3B60">
        <w:lastRenderedPageBreak/>
        <w:t>possible to simulate realistic composites because the difficulty of creating a realistic CNT net model is much less than creating a realistic composite model.</w:t>
      </w:r>
    </w:p>
    <w:p w14:paraId="3E259F20" w14:textId="77777777" w:rsidR="002C3B60" w:rsidRPr="002C3B60" w:rsidRDefault="002C3B60" w:rsidP="00A11459">
      <w:pPr>
        <w:widowControl/>
        <w:spacing w:line="360" w:lineRule="auto"/>
        <w:ind w:firstLine="360"/>
      </w:pPr>
      <w:r w:rsidRPr="002C3B60">
        <w:t xml:space="preserve">The following of this section will introduce the basic idea, assumptions, governing equation and the solution scheme of the Immersed Finite Element. </w:t>
      </w:r>
    </w:p>
    <w:p w14:paraId="44566EC2" w14:textId="6FC928F3" w:rsidR="002C3B60" w:rsidRPr="0006712C" w:rsidRDefault="002C3B60" w:rsidP="00A11459">
      <w:pPr>
        <w:pStyle w:val="2"/>
        <w:jc w:val="both"/>
      </w:pPr>
      <w:r w:rsidRPr="0006712C">
        <w:t xml:space="preserve">Basic assumption and the governing equation </w:t>
      </w:r>
    </w:p>
    <w:p w14:paraId="42E3E40A" w14:textId="570C5227" w:rsidR="002C3B60" w:rsidRPr="002C3B60" w:rsidRDefault="002C3B60" w:rsidP="00A11459">
      <w:pPr>
        <w:widowControl/>
        <w:spacing w:line="360" w:lineRule="auto"/>
        <w:ind w:firstLine="360"/>
      </w:pPr>
      <w:r w:rsidRPr="002C3B60">
        <w:t xml:space="preserve">The polymer and the CNTs are both meshed with 8 node hexahedral elements in the proposed Immersed FE </w:t>
      </w:r>
      <w:r w:rsidR="0006712C" w:rsidRPr="002C3B60">
        <w:t>method,</w:t>
      </w:r>
      <w:r w:rsidRPr="002C3B60">
        <w:t xml:space="preserve"> but they are not matched. </w:t>
      </w:r>
      <w:r w:rsidR="0006712C">
        <w:t>T</w:t>
      </w:r>
      <w:r w:rsidRPr="002C3B60">
        <w:t>he basic assumption is the polymer and CNTs are fully bonded, namely the displacement of the CNT surface nodes equals to the local polymer displacement. This assumption is widely used in continuum model</w:t>
      </w:r>
      <w:r w:rsidR="0006712C">
        <w:t xml:space="preserve"> </w:t>
      </w:r>
      <w:r w:rsidRPr="002C3B60">
        <w:t>[</w:t>
      </w:r>
      <w:r w:rsidR="0006712C">
        <w:rPr>
          <w:rFonts w:hint="eastAsia"/>
        </w:rPr>
        <w:t>2</w:t>
      </w:r>
      <w:r w:rsidR="0006712C">
        <w:t>,</w:t>
      </w:r>
      <w:r w:rsidR="0006712C">
        <w:rPr>
          <w:rFonts w:hint="eastAsia"/>
        </w:rPr>
        <w:t>6</w:t>
      </w:r>
      <w:r w:rsidR="0006712C">
        <w:t>,</w:t>
      </w:r>
      <w:r w:rsidR="0006712C">
        <w:rPr>
          <w:rFonts w:hint="eastAsia"/>
        </w:rPr>
        <w:t>13,36</w:t>
      </w:r>
      <w:r w:rsidRPr="002C3B60">
        <w:t xml:space="preserve">] although they are not perfectly bonded </w:t>
      </w:r>
      <w:proofErr w:type="gramStart"/>
      <w:r w:rsidRPr="002C3B60">
        <w:t>in reality and</w:t>
      </w:r>
      <w:proofErr w:type="gramEnd"/>
      <w:r w:rsidRPr="002C3B60">
        <w:t xml:space="preserve"> may influence to effective material properties</w:t>
      </w:r>
      <w:r w:rsidR="0006712C">
        <w:t xml:space="preserve"> </w:t>
      </w:r>
      <w:r w:rsidRPr="002C3B60">
        <w:t>[</w:t>
      </w:r>
      <w:r w:rsidR="0006712C">
        <w:t>16</w:t>
      </w:r>
      <w:r w:rsidRPr="002C3B60">
        <w:t>]. But it is also reasonable for small deformation where the stress in CNT can fully transferred to the polymer</w:t>
      </w:r>
      <w:r w:rsidR="0006712C">
        <w:t xml:space="preserve"> </w:t>
      </w:r>
      <w:r w:rsidRPr="002C3B60">
        <w:t>[</w:t>
      </w:r>
      <w:r w:rsidR="0006712C">
        <w:t>32</w:t>
      </w:r>
      <w:r w:rsidRPr="002C3B60">
        <w:t xml:space="preserve">]. </w:t>
      </w:r>
    </w:p>
    <w:p w14:paraId="46B05996" w14:textId="15B15C7C" w:rsidR="00E65E66" w:rsidRDefault="002C3B60" w:rsidP="00A11459">
      <w:pPr>
        <w:widowControl/>
        <w:spacing w:line="360" w:lineRule="auto"/>
        <w:ind w:firstLine="360"/>
      </w:pPr>
      <w:r w:rsidRPr="002C3B60">
        <w:t xml:space="preserve">In the Immersed FE method, the CNTs' grid are not matched with the polymer grid, so the displacement of the CNT surface nodes should be gathered from the surrounding polymer nodes. Once the surface displacement of the </w:t>
      </w:r>
      <w:proofErr w:type="spellStart"/>
      <w:r w:rsidRPr="0006712C">
        <w:rPr>
          <w:i/>
        </w:rPr>
        <w:t>i</w:t>
      </w:r>
      <w:proofErr w:type="spellEnd"/>
      <w:r w:rsidR="00201CCB">
        <w:rPr>
          <w:i/>
        </w:rPr>
        <w:t xml:space="preserve"> </w:t>
      </w:r>
      <w:proofErr w:type="spellStart"/>
      <w:r w:rsidRPr="002C3B60">
        <w:t>th</w:t>
      </w:r>
      <w:proofErr w:type="spellEnd"/>
      <w:r w:rsidRPr="002C3B60">
        <w:t xml:space="preserve"> CNT, namely</w:t>
      </w:r>
      <w:r w:rsidR="00E65E66">
        <w:t xml:space="preserv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Pr="002C3B60">
        <w:t xml:space="preserve"> is determined, the internal displacement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oMath>
      <w:r w:rsidR="00E65E66" w:rsidRPr="002C3B60">
        <w:t xml:space="preserve"> </w:t>
      </w:r>
      <w:r w:rsidRPr="002C3B60">
        <w:t xml:space="preserve">and the reacting force </w:t>
      </w: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E65E66" w:rsidRPr="002C3B60">
        <w:t xml:space="preserve"> </w:t>
      </w:r>
      <w:r w:rsidRPr="002C3B60">
        <w:t xml:space="preserve">can be obtained by solving the equilibrium equation </w:t>
      </w:r>
    </w:p>
    <w:p w14:paraId="7FA672D2" w14:textId="11B1440E" w:rsidR="00E65E66" w:rsidRDefault="00201CE3"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CNT,IB</m:t>
                      </m:r>
                    </m:sup>
                  </m:sSubSup>
                </m:e>
              </m:m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m:t>
                      </m:r>
                      <m:r>
                        <m:rPr>
                          <m:nor/>
                        </m:rPr>
                        <w:rPr>
                          <w:rFonts w:ascii="Cambria Math"/>
                        </w:rPr>
                        <m:t>B</m:t>
                      </m:r>
                      <m:r>
                        <m:rPr>
                          <m:nor/>
                        </m:rPr>
                        <m:t>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e>
              </m:m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rFonts w:ascii="Cambria Math" w:hAnsi="Cambria Math"/>
                      <w:b/>
                    </w:rPr>
                    <m:t>0</m:t>
                  </m:r>
                </m:e>
              </m:mr>
              <m:mr>
                <m:e>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e>
              </m:mr>
            </m:m>
          </m:e>
        </m:d>
      </m:oMath>
      <w:r w:rsidR="003D4498">
        <w:rPr>
          <w:rFonts w:hint="eastAsia"/>
        </w:rPr>
        <w:t xml:space="preserve"> </w:t>
      </w:r>
      <w:r w:rsidR="003D4498">
        <w:t xml:space="preserve"> </w:t>
      </w:r>
      <w:bookmarkStart w:id="9" w:name="eq1"/>
      <w:r w:rsidR="00EB0FCE" w:rsidRPr="00EB0FCE">
        <w:fldChar w:fldCharType="begin"/>
      </w:r>
      <w:r w:rsidR="00EB0FCE" w:rsidRPr="00EB0FCE">
        <w:instrText xml:space="preserve"> = 1 \* GB2 </w:instrText>
      </w:r>
      <w:r w:rsidR="00EB0FCE" w:rsidRPr="00EB0FCE">
        <w:fldChar w:fldCharType="separate"/>
      </w:r>
      <w:r w:rsidR="00EB0FCE" w:rsidRPr="00EB0FCE">
        <w:rPr>
          <w:rFonts w:ascii="宋体" w:hAnsi="宋体" w:cs="宋体" w:hint="eastAsia"/>
          <w:noProof/>
        </w:rPr>
        <w:t>⑴</w:t>
      </w:r>
      <w:r w:rsidR="00EB0FCE" w:rsidRPr="00EB0FCE">
        <w:fldChar w:fldCharType="end"/>
      </w:r>
      <w:bookmarkEnd w:id="9"/>
    </w:p>
    <w:p w14:paraId="3BB02C20" w14:textId="18602EF8" w:rsidR="002C3B60" w:rsidRPr="002C3B60" w:rsidRDefault="00201CE3" w:rsidP="00A11459">
      <w:pPr>
        <w:widowControl/>
        <w:spacing w:line="360" w:lineRule="auto"/>
        <w:ind w:firstLine="360"/>
      </w:pP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is the force</w:t>
      </w:r>
      <w:r w:rsidR="003D4498">
        <w:t xml:space="preserve"> that the polymer applies on</w:t>
      </w:r>
      <w:r w:rsidR="002C3B60" w:rsidRPr="002C3B60">
        <w:t xml:space="preserve"> </w:t>
      </w:r>
      <m:oMath>
        <m:sSub>
          <m:sSubPr>
            <m:ctrlPr>
              <w:rPr>
                <w:rFonts w:ascii="Cambria Math" w:hAnsi="Cambria Math"/>
              </w:rPr>
            </m:ctrlPr>
          </m:sSubPr>
          <m:e>
            <m:r>
              <m:rPr>
                <m:nor/>
              </m:rPr>
              <m:t>CNT</m:t>
            </m:r>
          </m:e>
          <m:sub>
            <m:r>
              <m:rPr>
                <m:nor/>
              </m:rPr>
              <w:rPr>
                <w:i/>
              </w:rPr>
              <m:t>i</m:t>
            </m:r>
          </m:sub>
        </m:sSub>
      </m:oMath>
      <w:r w:rsidR="002C3B60" w:rsidRPr="002C3B60">
        <w:t xml:space="preserve">, so the force that </w:t>
      </w:r>
      <m:oMath>
        <m:sSub>
          <m:sSubPr>
            <m:ctrlPr>
              <w:rPr>
                <w:rFonts w:ascii="Cambria Math" w:hAnsi="Cambria Math"/>
              </w:rPr>
            </m:ctrlPr>
          </m:sSubPr>
          <m:e>
            <m:r>
              <m:rPr>
                <m:nor/>
              </m:rPr>
              <m:t>CNT</m:t>
            </m:r>
          </m:e>
          <m:sub>
            <m:r>
              <m:rPr>
                <m:nor/>
              </m:rPr>
              <w:rPr>
                <w:i/>
              </w:rPr>
              <m:t>i</m:t>
            </m:r>
          </m:sub>
        </m:sSub>
      </m:oMath>
      <w:r w:rsidR="003D4498">
        <w:t xml:space="preserve"> </w:t>
      </w:r>
      <w:r w:rsidR="002C3B60" w:rsidRPr="002C3B60">
        <w:t xml:space="preserve">applies on polymer is </w:t>
      </w:r>
      <m:oMath>
        <m:r>
          <m:rPr>
            <m:sty m:val="p"/>
          </m:rPr>
          <w:rPr>
            <w:rFonts w:ascii="Cambria Math" w:hAnsi="Cambria Math"/>
          </w:rPr>
          <m:t xml:space="preserve">- </m:t>
        </m:r>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 xml:space="preserve">according to the Newton's third law. It should be mentioned that this force </w:t>
      </w:r>
      <w:r w:rsidR="003D4498" w:rsidRPr="002C3B60">
        <w:t>is</w:t>
      </w:r>
      <w:r w:rsidR="002C3B60" w:rsidRPr="002C3B60">
        <w:t xml:space="preserve"> not exactly applied on the polymer nodes, so it should be scattered to the surrounding polymer nodes. Since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003D4498">
        <w:rPr>
          <w:rFonts w:hint="eastAsia"/>
        </w:rPr>
        <w:t xml:space="preserve"> </w:t>
      </w:r>
      <w:r w:rsidR="002C3B60" w:rsidRPr="002C3B60">
        <w:t xml:space="preserve">is calculated is from the polymer displacement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2C3B60" w:rsidRPr="002C3B60">
        <w:t xml:space="preserve">, the force that </w:t>
      </w:r>
      <m:oMath>
        <m:sSub>
          <m:sSubPr>
            <m:ctrlPr>
              <w:rPr>
                <w:rFonts w:ascii="Cambria Math" w:hAnsi="Cambria Math"/>
              </w:rPr>
            </m:ctrlPr>
          </m:sSubPr>
          <m:e>
            <m:r>
              <m:rPr>
                <m:nor/>
              </m:rPr>
              <m:t>CNT</m:t>
            </m:r>
          </m:e>
          <m:sub>
            <m:r>
              <m:rPr>
                <m:nor/>
              </m:rPr>
              <w:rPr>
                <w:i/>
              </w:rPr>
              <m:t>i</m:t>
            </m:r>
          </m:sub>
        </m:sSub>
      </m:oMath>
      <w:r w:rsidR="003D4498">
        <w:rPr>
          <w:rFonts w:hint="eastAsia"/>
        </w:rPr>
        <w:t xml:space="preserve"> </w:t>
      </w:r>
      <w:r w:rsidR="002C3B60" w:rsidRPr="002C3B60">
        <w:t xml:space="preserve">applies on the polymer should also be a function of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3D4498">
        <w:rPr>
          <w:rFonts w:hint="eastAsia"/>
        </w:rPr>
        <w:t xml:space="preserve"> </w:t>
      </w:r>
      <w:r w:rsidR="002C3B60" w:rsidRPr="002C3B60">
        <w:t xml:space="preserve">and denote it as </w:t>
      </w:r>
      <m:oMath>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rPr>
                </m:ctrlPr>
              </m:sSupPr>
              <m:e>
                <m:r>
                  <m:rPr>
                    <m:nor/>
                  </m:rPr>
                  <w:rPr>
                    <w:b/>
                    <w:i/>
                  </w:rPr>
                  <m:t>d</m:t>
                </m:r>
              </m:e>
              <m:sup>
                <m:r>
                  <m:rPr>
                    <m:nor/>
                  </m:rPr>
                  <m:t xml:space="preserve"> Polymer</m:t>
                </m:r>
              </m:sup>
            </m:sSup>
          </m:e>
        </m:d>
      </m:oMath>
      <w:r w:rsidR="002C3B60" w:rsidRPr="002C3B60">
        <w:t xml:space="preserve">. </w:t>
      </w:r>
    </w:p>
    <w:p w14:paraId="38F4747F" w14:textId="77777777" w:rsidR="00EB0FCE" w:rsidRDefault="002C3B60" w:rsidP="00A11459">
      <w:pPr>
        <w:widowControl/>
        <w:spacing w:line="360" w:lineRule="auto"/>
        <w:ind w:firstLine="360"/>
      </w:pPr>
      <w:r w:rsidRPr="003D4498">
        <w:t xml:space="preserve">Then, the equilibrium equation of polymer is </w:t>
      </w:r>
    </w:p>
    <w:p w14:paraId="70698659" w14:textId="2E79F95D" w:rsidR="00EB0FCE" w:rsidRDefault="00201CE3" w:rsidP="00A11459">
      <w:pPr>
        <w:widowControl/>
        <w:spacing w:line="360" w:lineRule="auto"/>
        <w:ind w:firstLine="360"/>
        <w:jc w:val="center"/>
      </w:pPr>
      <m:oMath>
        <m:sSup>
          <m:sSupPr>
            <m:ctrlPr>
              <w:rPr>
                <w:rFonts w:ascii="Cambria Math" w:hAnsi="Cambria Math"/>
              </w:rPr>
            </m:ctrlPr>
          </m:sSupPr>
          <m:e>
            <m:r>
              <m:rPr>
                <m:nor/>
              </m:rPr>
              <w:rPr>
                <w:b/>
                <w:i/>
              </w:rPr>
              <m:t>K</m:t>
            </m:r>
          </m:e>
          <m:sup>
            <m:r>
              <m:rPr>
                <m:nor/>
              </m:rPr>
              <m:t>Polymer</m:t>
            </m:r>
          </m:sup>
        </m:sSup>
        <m:sSup>
          <m:sSupPr>
            <m:ctrlPr>
              <w:rPr>
                <w:rFonts w:ascii="Cambria Math" w:hAnsi="Cambria Math"/>
                <w:i/>
              </w:rPr>
            </m:ctrlPr>
          </m:sSupPr>
          <m:e>
            <m:r>
              <m:rPr>
                <m:nor/>
              </m:rPr>
              <w:rPr>
                <w:b/>
                <w:i/>
              </w:rPr>
              <m:t>d</m:t>
            </m:r>
          </m:e>
          <m:sup>
            <m:r>
              <m:rPr>
                <m:nor/>
              </m:rPr>
              <w:rPr>
                <w:rFonts w:ascii="Cambria Math"/>
              </w:rPr>
              <m:t xml:space="preserve"> </m:t>
            </m:r>
            <m:r>
              <m:rPr>
                <m:nor/>
              </m:rPr>
              <m:t>Polymer</m:t>
            </m:r>
          </m:sup>
        </m:sSup>
        <m:r>
          <m:rPr>
            <m:nor/>
          </m:rPr>
          <m:t>=</m:t>
        </m:r>
        <m:nary>
          <m:naryPr>
            <m:chr m:val="∑"/>
            <m:limLoc m:val="undOvr"/>
            <m:supHide m:val="1"/>
            <m:ctrlPr>
              <w:rPr>
                <w:rFonts w:ascii="Cambria Math" w:hAnsi="Cambria Math"/>
                <w:i/>
              </w:rPr>
            </m:ctrlPr>
          </m:naryPr>
          <m:sub>
            <m:r>
              <m:rPr>
                <m:nor/>
              </m:rPr>
              <w:rPr>
                <w:i/>
              </w:rPr>
              <m:t>i</m:t>
            </m:r>
          </m:sub>
          <m:sup/>
          <m:e>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i/>
                      </w:rPr>
                    </m:ctrlPr>
                  </m:sSupPr>
                  <m:e>
                    <m:r>
                      <m:rPr>
                        <m:nor/>
                      </m:rPr>
                      <w:rPr>
                        <w:b/>
                        <w:i/>
                      </w:rPr>
                      <m:t>d</m:t>
                    </m:r>
                  </m:e>
                  <m:sup>
                    <m:r>
                      <m:rPr>
                        <m:nor/>
                      </m:rPr>
                      <w:rPr>
                        <w:i/>
                      </w:rPr>
                      <m:t xml:space="preserve"> </m:t>
                    </m:r>
                    <m:r>
                      <m:rPr>
                        <m:nor/>
                      </m:rPr>
                      <m:t>Polymer</m:t>
                    </m:r>
                  </m:sup>
                </m:sSup>
              </m:e>
            </m:d>
          </m:e>
        </m:nary>
        <m:r>
          <m:rPr>
            <m:nor/>
          </m:rPr>
          <m:t>+</m:t>
        </m:r>
        <m:sSup>
          <m:sSupPr>
            <m:ctrlPr>
              <w:rPr>
                <w:rFonts w:ascii="Cambria Math" w:hAnsi="Cambria Math"/>
                <w:i/>
              </w:rPr>
            </m:ctrlPr>
          </m:sSupPr>
          <m:e>
            <m:r>
              <m:rPr>
                <m:nor/>
              </m:rPr>
              <w:rPr>
                <w:b/>
                <w:i/>
              </w:rPr>
              <m:t>f</m:t>
            </m:r>
          </m:e>
          <m:sup>
            <m:r>
              <m:rPr>
                <m:nor/>
              </m:rPr>
              <w:rPr>
                <w:rFonts w:ascii="Cambria Math"/>
              </w:rPr>
              <m:t xml:space="preserve">  </m:t>
            </m:r>
            <m:r>
              <m:rPr>
                <m:nor/>
              </m:rPr>
              <m:t>Polymer,  react</m:t>
            </m:r>
          </m:sup>
        </m:sSup>
      </m:oMath>
      <w:r w:rsidR="00EB0FCE">
        <w:rPr>
          <w:rFonts w:hint="eastAsia"/>
        </w:rPr>
        <w:t xml:space="preserve"> </w:t>
      </w:r>
      <w:r w:rsidR="00EB0FCE">
        <w:t xml:space="preserve"> </w:t>
      </w:r>
      <w:bookmarkStart w:id="10" w:name="eq2"/>
      <w:r w:rsidR="00EB0FCE">
        <w:fldChar w:fldCharType="begin"/>
      </w:r>
      <w:r w:rsidR="00EB0FCE">
        <w:instrText xml:space="preserve"> </w:instrText>
      </w:r>
      <w:r w:rsidR="00EB0FCE">
        <w:rPr>
          <w:rFonts w:hint="eastAsia"/>
        </w:rPr>
        <w:instrText>= 2 \* GB2</w:instrText>
      </w:r>
      <w:r w:rsidR="00EB0FCE">
        <w:instrText xml:space="preserve"> </w:instrText>
      </w:r>
      <w:r w:rsidR="00EB0FCE">
        <w:fldChar w:fldCharType="separate"/>
      </w:r>
      <w:r w:rsidR="00EB0FCE">
        <w:rPr>
          <w:rFonts w:hint="eastAsia"/>
          <w:noProof/>
        </w:rPr>
        <w:t>⑵</w:t>
      </w:r>
      <w:r w:rsidR="00EB0FCE">
        <w:fldChar w:fldCharType="end"/>
      </w:r>
      <w:bookmarkEnd w:id="10"/>
    </w:p>
    <w:p w14:paraId="70998EF4" w14:textId="51B95EC1" w:rsidR="002C3B60" w:rsidRPr="003D4498" w:rsidRDefault="002C3B60" w:rsidP="00A11459">
      <w:pPr>
        <w:widowControl/>
        <w:spacing w:line="360" w:lineRule="auto"/>
        <w:ind w:firstLine="360"/>
      </w:pPr>
      <w:r w:rsidRPr="003D4498">
        <w:t>Eq.</w:t>
      </w:r>
      <w:r w:rsidR="00EB0FCE">
        <w:fldChar w:fldCharType="begin"/>
      </w:r>
      <w:r w:rsidR="00EB0FCE">
        <w:instrText xml:space="preserve"> REF eq2 \h </w:instrText>
      </w:r>
      <w:r w:rsidR="00A11459">
        <w:instrText xml:space="preserve"> \* MERGEFORMAT </w:instrText>
      </w:r>
      <w:r w:rsidR="00EB0FCE">
        <w:fldChar w:fldCharType="separate"/>
      </w:r>
      <w:r w:rsidR="00EB0FCE">
        <w:rPr>
          <w:rFonts w:hint="eastAsia"/>
          <w:noProof/>
        </w:rPr>
        <w:t>⑵</w:t>
      </w:r>
      <w:r w:rsidR="00EB0FCE">
        <w:fldChar w:fldCharType="end"/>
      </w:r>
      <w:r w:rsidRPr="003D4498">
        <w:t xml:space="preserve"> is the governing equation of the Immersed FE method and the</w:t>
      </w:r>
      <w:r w:rsidR="00EB0FCE">
        <w:t xml:space="preserve"> whole system can be determined after</w:t>
      </w:r>
      <w:r w:rsidRPr="003D4498">
        <w:t xml:space="preserve"> solving this equation.</w:t>
      </w:r>
    </w:p>
    <w:p w14:paraId="4E0E23D8" w14:textId="781E8B84" w:rsidR="002C3B60" w:rsidRPr="002C3B60" w:rsidRDefault="002C3B60" w:rsidP="00A11459">
      <w:pPr>
        <w:pStyle w:val="2"/>
        <w:jc w:val="both"/>
      </w:pPr>
      <w:r w:rsidRPr="002C3B60">
        <w:t xml:space="preserve">Properties of the governing equation </w:t>
      </w:r>
    </w:p>
    <w:p w14:paraId="0F820364" w14:textId="5200EBB1" w:rsidR="002C3B60" w:rsidRPr="002C3B60" w:rsidRDefault="002C3B60" w:rsidP="00A11459">
      <w:pPr>
        <w:widowControl/>
        <w:spacing w:line="360" w:lineRule="auto"/>
        <w:ind w:firstLine="360"/>
      </w:pPr>
      <w:r w:rsidRPr="002C3B60">
        <w:t>We will prove that E</w:t>
      </w:r>
      <w:r w:rsidRPr="00201CCB">
        <w:t>q.</w:t>
      </w:r>
      <w:r w:rsidR="00201CCB" w:rsidRPr="00201CCB">
        <w:fldChar w:fldCharType="begin"/>
      </w:r>
      <w:r w:rsidR="00201CCB" w:rsidRPr="00201CCB">
        <w:instrText xml:space="preserve"> REF eq2 \h </w:instrText>
      </w:r>
      <w:r w:rsidR="00201CCB">
        <w:instrText xml:space="preserve"> \* MERGEFORMAT </w:instrText>
      </w:r>
      <w:r w:rsidR="00201CCB" w:rsidRPr="00201CCB">
        <w:fldChar w:fldCharType="separate"/>
      </w:r>
      <w:r w:rsidR="00201CCB" w:rsidRPr="00201CCB">
        <w:rPr>
          <w:rFonts w:ascii="宋体" w:hAnsi="宋体" w:cs="宋体" w:hint="eastAsia"/>
          <w:noProof/>
        </w:rPr>
        <w:t>⑵</w:t>
      </w:r>
      <w:r w:rsidR="00201CCB" w:rsidRPr="00201CCB">
        <w:fldChar w:fldCharType="end"/>
      </w:r>
      <w:r w:rsidRPr="00201CCB">
        <w:t xml:space="preserve"> lea</w:t>
      </w:r>
      <w:r w:rsidRPr="002C3B60">
        <w:t xml:space="preserve">ds to a linear equation with positive definite coefficient matrix in the following. </w:t>
      </w:r>
    </w:p>
    <w:p w14:paraId="26556753" w14:textId="5C95A9C1" w:rsidR="00201CCB" w:rsidRDefault="002C3B60" w:rsidP="00A11459">
      <w:pPr>
        <w:widowControl/>
        <w:spacing w:line="360" w:lineRule="auto"/>
        <w:ind w:firstLine="360"/>
      </w:pPr>
      <w:r w:rsidRPr="002C3B60">
        <w:t>Suppose the number of freedom degree in the polymer grid is</w:t>
      </w:r>
      <w:r w:rsidR="00201CCB">
        <w:t xml:space="preserve">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 xml:space="preserve"> and the number of the boundary freedom degree in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Pr="002C3B60">
        <w:t xml:space="preserve">is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 xml:space="preserve">. For the </w:t>
      </w:r>
      <w:r w:rsidRPr="00201CCB">
        <w:rPr>
          <w:i/>
        </w:rPr>
        <w:t>j</w:t>
      </w:r>
      <w:r w:rsidRPr="002C3B60">
        <w:t xml:space="preserve"> </w:t>
      </w:r>
      <w:proofErr w:type="spellStart"/>
      <w:r w:rsidRPr="002C3B60">
        <w:t>th</w:t>
      </w:r>
      <w:proofErr w:type="spellEnd"/>
      <w:r w:rsidRPr="002C3B60">
        <w:t xml:space="preserve"> boundary freedom degree in </w:t>
      </w:r>
      <m:oMath>
        <m:sSub>
          <m:sSubPr>
            <m:ctrlPr>
              <w:rPr>
                <w:rFonts w:ascii="Cambria Math" w:hAnsi="Cambria Math"/>
              </w:rPr>
            </m:ctrlPr>
          </m:sSubPr>
          <m:e>
            <m:r>
              <m:rPr>
                <m:nor/>
              </m:rPr>
              <m:t>CNT</m:t>
            </m:r>
          </m:e>
          <m:sub>
            <m:r>
              <m:rPr>
                <m:nor/>
              </m:rPr>
              <w:rPr>
                <w:i/>
              </w:rPr>
              <m:t>i</m:t>
            </m:r>
          </m:sub>
        </m:sSub>
      </m:oMath>
      <w:r w:rsidRPr="002C3B60">
        <w:t xml:space="preserve"> , its displacement is gathered from the surrounding polymer nodes, namely</w:t>
      </w:r>
    </w:p>
    <w:p w14:paraId="4337CE4A" w14:textId="0CC68F13" w:rsidR="00201CCB" w:rsidRPr="00201CCB" w:rsidRDefault="00201CE3" w:rsidP="00A11459">
      <w:pPr>
        <w:widowControl/>
        <w:spacing w:line="360" w:lineRule="auto"/>
        <w:ind w:firstLine="360"/>
        <w:jc w:val="center"/>
      </w:pPr>
      <m:oMath>
        <m:sSubSup>
          <m:sSubSupPr>
            <m:ctrlPr>
              <w:rPr>
                <w:rFonts w:ascii="Cambria Math" w:hAnsi="Cambria Math"/>
              </w:rPr>
            </m:ctrlPr>
          </m:sSubSupPr>
          <m:e>
            <m:r>
              <m:rPr>
                <m:nor/>
              </m:rPr>
              <w:rPr>
                <w:i/>
              </w:rPr>
              <m:t>d</m:t>
            </m:r>
          </m:e>
          <m:sub>
            <m:r>
              <m:rPr>
                <m:nor/>
              </m:rPr>
              <w:rPr>
                <w:i/>
              </w:rPr>
              <m:t xml:space="preserve"> ij</m:t>
            </m:r>
          </m:sub>
          <m:sup>
            <m:r>
              <m:rPr>
                <m:nor/>
              </m:rPr>
              <m:t xml:space="preserve">  CNT,B</m:t>
            </m:r>
          </m:sup>
        </m:sSubSup>
        <m:r>
          <w:rPr>
            <w:rFonts w:ascii="Cambria Math" w:hAnsi="Cambria Math"/>
          </w:rPr>
          <m:t>=</m:t>
        </m:r>
        <m:nary>
          <m:naryPr>
            <m:chr m:val="∑"/>
            <m:limLoc m:val="undOvr"/>
            <m:ctrlPr>
              <w:rPr>
                <w:rFonts w:ascii="Cambria Math" w:hAnsi="Cambria Math"/>
                <w:i/>
              </w:rPr>
            </m:ctrlPr>
          </m:naryPr>
          <m:sub>
            <m:r>
              <m:rPr>
                <m:nor/>
              </m:rPr>
              <w:rPr>
                <w:i/>
              </w:rPr>
              <m:t>k=</m:t>
            </m:r>
            <m:r>
              <m:rPr>
                <m:nor/>
              </m:rPr>
              <m:t>1</m:t>
            </m:r>
          </m:sub>
          <m:sup>
            <m:sSup>
              <m:sSupPr>
                <m:ctrlPr>
                  <w:rPr>
                    <w:rFonts w:ascii="Cambria Math" w:hAnsi="Cambria Math"/>
                    <w:i/>
                  </w:rPr>
                </m:ctrlPr>
              </m:sSupPr>
              <m:e>
                <m:r>
                  <m:rPr>
                    <m:nor/>
                  </m:rPr>
                  <w:rPr>
                    <w:i/>
                  </w:rPr>
                  <m:t>N</m:t>
                </m:r>
              </m:e>
              <m:sup>
                <m:r>
                  <m:rPr>
                    <m:nor/>
                  </m:rPr>
                  <m:t xml:space="preserve"> P</m:t>
                </m:r>
              </m:sup>
            </m:sSup>
          </m:sup>
          <m:e>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e>
        </m:nary>
        <m:sSubSup>
          <m:sSubSupPr>
            <m:ctrlPr>
              <w:rPr>
                <w:rFonts w:ascii="Cambria Math" w:hAnsi="Cambria Math"/>
                <w:i/>
              </w:rPr>
            </m:ctrlPr>
          </m:sSubSupPr>
          <m:e>
            <m:r>
              <m:rPr>
                <m:nor/>
              </m:rPr>
              <w:rPr>
                <w:i/>
              </w:rPr>
              <m:t>d</m:t>
            </m:r>
          </m:e>
          <m:sub>
            <m:r>
              <m:rPr>
                <m:nor/>
              </m:rPr>
              <w:rPr>
                <w:i/>
              </w:rPr>
              <m:t>k</m:t>
            </m:r>
            <m:r>
              <m:rPr>
                <m:nor/>
              </m:rPr>
              <w:rPr>
                <w:rFonts w:ascii="Cambria Math"/>
                <w:i/>
              </w:rPr>
              <m:t xml:space="preserve"> </m:t>
            </m:r>
          </m:sub>
          <m:sup>
            <m:r>
              <m:rPr>
                <m:nor/>
              </m:rPr>
              <w:rPr>
                <w:rFonts w:ascii="Cambria Math"/>
              </w:rPr>
              <m:t xml:space="preserve"> </m:t>
            </m:r>
            <m:r>
              <m:rPr>
                <m:nor/>
              </m:rPr>
              <m:t>Polymer</m:t>
            </m:r>
          </m:sup>
        </m:sSubSup>
      </m:oMath>
      <w:r w:rsidR="00201CCB">
        <w:rPr>
          <w:rFonts w:hint="eastAsia"/>
        </w:rPr>
        <w:t xml:space="preserve"> </w:t>
      </w:r>
      <w:r w:rsidR="00201CCB">
        <w:t xml:space="preserve">  </w:t>
      </w:r>
      <w:bookmarkStart w:id="11" w:name="eq3"/>
      <w:r w:rsidR="00201CCB">
        <w:fldChar w:fldCharType="begin"/>
      </w:r>
      <w:r w:rsidR="00201CCB">
        <w:instrText xml:space="preserve"> </w:instrText>
      </w:r>
      <w:r w:rsidR="00201CCB">
        <w:rPr>
          <w:rFonts w:hint="eastAsia"/>
        </w:rPr>
        <w:instrText>= 3 \* GB2</w:instrText>
      </w:r>
      <w:r w:rsidR="00201CCB">
        <w:instrText xml:space="preserve"> </w:instrText>
      </w:r>
      <w:r w:rsidR="00201CCB">
        <w:fldChar w:fldCharType="separate"/>
      </w:r>
      <w:r w:rsidR="00201CCB">
        <w:rPr>
          <w:rFonts w:hint="eastAsia"/>
          <w:noProof/>
        </w:rPr>
        <w:t>⑶</w:t>
      </w:r>
      <w:r w:rsidR="00201CCB">
        <w:fldChar w:fldCharType="end"/>
      </w:r>
      <w:bookmarkEnd w:id="11"/>
    </w:p>
    <w:p w14:paraId="096698E4" w14:textId="00AB511A" w:rsidR="00260321" w:rsidRDefault="0060734C" w:rsidP="00A11459">
      <w:pPr>
        <w:widowControl/>
        <w:spacing w:line="360" w:lineRule="auto"/>
      </w:pPr>
      <w:r>
        <w:t xml:space="preserve">where </w:t>
      </w:r>
      <m:oMath>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oMath>
      <w:r w:rsidR="00201CCB">
        <w:rPr>
          <w:rFonts w:hint="eastAsia"/>
        </w:rPr>
        <w:t xml:space="preserve"> </w:t>
      </w:r>
      <w:r w:rsidR="002C3B60" w:rsidRPr="002C3B60">
        <w:t xml:space="preserve">is the contribution of the </w:t>
      </w:r>
      <w:r w:rsidR="002C3B60" w:rsidRPr="00201CCB">
        <w:rPr>
          <w:i/>
        </w:rPr>
        <w:t>k</w:t>
      </w:r>
      <w:r w:rsidR="002C3B60" w:rsidRPr="002C3B60">
        <w:t xml:space="preserve"> </w:t>
      </w:r>
      <w:proofErr w:type="spellStart"/>
      <w:r w:rsidR="002C3B60" w:rsidRPr="002C3B60">
        <w:t>th</w:t>
      </w:r>
      <w:proofErr w:type="spellEnd"/>
      <w:r w:rsidR="002C3B60" w:rsidRPr="002C3B60">
        <w:t xml:space="preserve"> polymer freedom degree to the </w:t>
      </w:r>
      <w:r w:rsidR="002C3B60" w:rsidRPr="00201CCB">
        <w:rPr>
          <w:i/>
        </w:rPr>
        <w:t>j</w:t>
      </w:r>
      <w:r w:rsidR="002C3B60" w:rsidRPr="002C3B60">
        <w:t xml:space="preserve"> </w:t>
      </w:r>
      <w:proofErr w:type="spellStart"/>
      <w:r w:rsidR="002C3B60" w:rsidRPr="002C3B60">
        <w:t>th</w:t>
      </w:r>
      <w:proofErr w:type="spellEnd"/>
      <w:r w:rsidR="002C3B60" w:rsidRPr="002C3B60">
        <w:t xml:space="preserve"> boundary freedom degree of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002C3B60" w:rsidRPr="002C3B60">
        <w:t xml:space="preserve">in the displacement </w:t>
      </w:r>
      <w:r w:rsidR="00260321">
        <w:t>gathering.</w:t>
      </w:r>
      <w:r w:rsidR="002C3B60" w:rsidRPr="002C3B60">
        <w:t xml:space="preserve"> Eq.</w:t>
      </w:r>
      <w:r w:rsidR="00201CCB">
        <w:fldChar w:fldCharType="begin"/>
      </w:r>
      <w:r w:rsidR="00201CCB">
        <w:instrText xml:space="preserve"> REF eq3 \h </w:instrText>
      </w:r>
      <w:r w:rsidR="00A11459">
        <w:instrText xml:space="preserve"> \* MERGEFORMAT </w:instrText>
      </w:r>
      <w:r w:rsidR="00201CCB">
        <w:fldChar w:fldCharType="separate"/>
      </w:r>
      <w:r w:rsidR="00201CCB">
        <w:rPr>
          <w:rFonts w:hint="eastAsia"/>
          <w:noProof/>
        </w:rPr>
        <w:t>⑶</w:t>
      </w:r>
      <w:r w:rsidR="00201CCB">
        <w:fldChar w:fldCharType="end"/>
      </w:r>
      <w:r w:rsidR="002C3B60" w:rsidRPr="002C3B60">
        <w:t xml:space="preserve"> can be rewritten as</w:t>
      </w:r>
    </w:p>
    <w:p w14:paraId="62716C83" w14:textId="618A3A5D" w:rsidR="00260321" w:rsidRDefault="00201CE3" w:rsidP="00A11459">
      <w:pPr>
        <w:widowControl/>
        <w:spacing w:line="360" w:lineRule="auto"/>
        <w:ind w:firstLine="360"/>
        <w:jc w:val="center"/>
      </w:pPr>
      <m:oMath>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260321">
        <w:rPr>
          <w:rFonts w:hint="eastAsia"/>
        </w:rPr>
        <w:t xml:space="preserve"> </w:t>
      </w:r>
      <w:r w:rsidR="00260321">
        <w:t xml:space="preserve">  </w:t>
      </w:r>
      <w:bookmarkStart w:id="12" w:name="eq4"/>
      <w:r w:rsidR="00260321">
        <w:fldChar w:fldCharType="begin"/>
      </w:r>
      <w:r w:rsidR="00260321">
        <w:instrText xml:space="preserve"> </w:instrText>
      </w:r>
      <w:r w:rsidR="00260321">
        <w:rPr>
          <w:rFonts w:hint="eastAsia"/>
        </w:rPr>
        <w:instrText>= 4 \* GB2</w:instrText>
      </w:r>
      <w:r w:rsidR="00260321">
        <w:instrText xml:space="preserve"> </w:instrText>
      </w:r>
      <w:r w:rsidR="00260321">
        <w:fldChar w:fldCharType="separate"/>
      </w:r>
      <w:r w:rsidR="00260321">
        <w:rPr>
          <w:rFonts w:hint="eastAsia"/>
          <w:noProof/>
        </w:rPr>
        <w:t>⑷</w:t>
      </w:r>
      <w:r w:rsidR="00260321">
        <w:fldChar w:fldCharType="end"/>
      </w:r>
      <w:bookmarkEnd w:id="12"/>
    </w:p>
    <w:p w14:paraId="09C8D8B7" w14:textId="0018DE5C"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d</m:t>
            </m:r>
          </m:sup>
        </m:sSubSup>
      </m:oMath>
      <w:r w:rsidR="00260321">
        <w:rPr>
          <w:rFonts w:hint="eastAsia"/>
        </w:rPr>
        <w:t xml:space="preserve"> </w:t>
      </w:r>
      <w:r w:rsidRPr="002C3B60">
        <w:t xml:space="preserve">is the displacement gathering matrix with dimension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r>
          <m:rPr>
            <m:sty m:val="p"/>
          </m:rPr>
          <w:rPr>
            <w:rFonts w:ascii="Cambria Math" w:hAnsi="Cambria Math"/>
          </w:rPr>
          <m:t>×</m:t>
        </m:r>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w:t>
      </w:r>
    </w:p>
    <w:p w14:paraId="558F6E5B" w14:textId="5372E27A" w:rsidR="00260321" w:rsidRDefault="002C3B60" w:rsidP="00A11459">
      <w:pPr>
        <w:widowControl/>
        <w:spacing w:line="360" w:lineRule="auto"/>
        <w:ind w:firstLine="360"/>
      </w:pPr>
      <w:r w:rsidRPr="002C3B60">
        <w:t>The solution of Eq.</w:t>
      </w:r>
      <w:r w:rsidR="00260321">
        <w:fldChar w:fldCharType="begin"/>
      </w:r>
      <w:r w:rsidR="00260321">
        <w:instrText xml:space="preserve"> REF eq1 \h </w:instrText>
      </w:r>
      <w:r w:rsidR="00A11459">
        <w:instrText xml:space="preserve"> \* MERGEFORMAT </w:instrText>
      </w:r>
      <w:r w:rsidR="00260321">
        <w:fldChar w:fldCharType="separate"/>
      </w:r>
      <w:r w:rsidR="00B64F7A" w:rsidRPr="00EB0FCE">
        <w:rPr>
          <w:rFonts w:ascii="宋体" w:hAnsi="宋体" w:cs="宋体" w:hint="eastAsia"/>
          <w:noProof/>
        </w:rPr>
        <w:t>⑴</w:t>
      </w:r>
      <w:r w:rsidR="00260321">
        <w:fldChar w:fldCharType="end"/>
      </w:r>
      <w:r w:rsidR="00260321">
        <w:t xml:space="preserve"> </w:t>
      </w:r>
      <w:r w:rsidRPr="002C3B60">
        <w:t>is</w:t>
      </w:r>
    </w:p>
    <w:p w14:paraId="55481CAC" w14:textId="73D1F9F2" w:rsidR="00260321" w:rsidRDefault="00201CE3" w:rsidP="00A11459">
      <w:pPr>
        <w:widowControl/>
        <w:spacing w:line="360" w:lineRule="auto"/>
        <w:ind w:firstLine="360"/>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CNT, react</m:t>
            </m:r>
          </m:sup>
        </m:sSubSup>
        <m:r>
          <m:rPr>
            <m:sty m:val="p"/>
          </m:rPr>
          <w:rPr>
            <w:rFonts w:ascii="Cambria Math" w:hAnsi="Cambria Math"/>
          </w:rPr>
          <m:t>=</m:t>
        </m:r>
        <m:d>
          <m:dPr>
            <m:ctrlPr>
              <w:rPr>
                <w:rFonts w:ascii="Cambria Math" w:hAnsi="Cambria Math"/>
              </w:rPr>
            </m:ctrlPr>
          </m:dPr>
          <m:e>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CNT,BI</m:t>
                </m:r>
              </m:sup>
            </m:sSubSup>
            <m:sSubSup>
              <m:sSubSupPr>
                <m:ctrlPr>
                  <w:rPr>
                    <w:rFonts w:ascii="Cambria Math" w:hAnsi="Cambria Math"/>
                    <w:i/>
                  </w:rPr>
                </m:ctrlPr>
              </m:sSubSupPr>
              <m:e>
                <m:r>
                  <m:rPr>
                    <m:nor/>
                  </m:rPr>
                  <w:rPr>
                    <w:b/>
                    <w:i/>
                  </w:rPr>
                  <m:t>K</m:t>
                </m:r>
              </m:e>
              <m:sub>
                <m:r>
                  <m:rPr>
                    <m:nor/>
                  </m:rPr>
                  <w:rPr>
                    <w:i/>
                  </w:rPr>
                  <m:t>i</m:t>
                </m:r>
              </m:sub>
              <m:sup>
                <m:r>
                  <m:rPr>
                    <m:nor/>
                  </m:rPr>
                  <m:t xml:space="preserve"> </m:t>
                </m:r>
                <m:sSup>
                  <m:sSupPr>
                    <m:ctrlPr>
                      <w:rPr>
                        <w:rFonts w:ascii="Cambria Math" w:hAnsi="Cambria Math"/>
                      </w:rPr>
                    </m:ctrlPr>
                  </m:sSupPr>
                  <m:e>
                    <m:r>
                      <m:rPr>
                        <m:nor/>
                      </m:rPr>
                      <m:t>CNT,II</m:t>
                    </m:r>
                  </m:e>
                  <m:sup>
                    <m:r>
                      <m:rPr>
                        <m:nor/>
                      </m:rPr>
                      <m:t>-1</m:t>
                    </m:r>
                  </m:sup>
                </m:sSup>
              </m:sup>
            </m:sSubSup>
            <m:sSubSup>
              <m:sSubSupPr>
                <m:ctrlPr>
                  <w:rPr>
                    <w:rFonts w:ascii="Cambria Math" w:hAnsi="Cambria Math"/>
                    <w:i/>
                  </w:rPr>
                </m:ctrlPr>
              </m:sSubSupPr>
              <m:e>
                <m:r>
                  <m:rPr>
                    <m:nor/>
                  </m:rPr>
                  <w:rPr>
                    <w:b/>
                    <w:i/>
                  </w:rPr>
                  <m:t>K</m:t>
                </m:r>
              </m:e>
              <m:sub>
                <m:r>
                  <m:rPr>
                    <m:nor/>
                  </m:rPr>
                  <w:rPr>
                    <w:i/>
                  </w:rPr>
                  <m:t>i</m:t>
                </m:r>
              </m:sub>
              <m:sup>
                <m:r>
                  <m:rPr>
                    <m:nor/>
                  </m:rPr>
                  <m:t xml:space="preserve"> CNT,IB</m:t>
                </m:r>
              </m:sup>
            </m:sSubSup>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CNT,BB</m:t>
                </m:r>
              </m:sup>
            </m:sSubSup>
          </m:e>
        </m:d>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260321">
        <w:rPr>
          <w:rFonts w:hint="eastAsia"/>
        </w:rPr>
        <w:t xml:space="preserve"> </w:t>
      </w:r>
      <w:r w:rsidR="00260321">
        <w:t xml:space="preserve">  </w:t>
      </w:r>
      <w:r w:rsidR="00260321">
        <w:fldChar w:fldCharType="begin"/>
      </w:r>
      <w:r w:rsidR="00260321">
        <w:instrText xml:space="preserve"> </w:instrText>
      </w:r>
      <w:r w:rsidR="00260321">
        <w:rPr>
          <w:rFonts w:hint="eastAsia"/>
        </w:rPr>
        <w:instrText>= 5 \* GB2</w:instrText>
      </w:r>
      <w:r w:rsidR="00260321">
        <w:instrText xml:space="preserve"> </w:instrText>
      </w:r>
      <w:r w:rsidR="00260321">
        <w:fldChar w:fldCharType="separate"/>
      </w:r>
      <w:r w:rsidR="00260321">
        <w:rPr>
          <w:rFonts w:hint="eastAsia"/>
          <w:noProof/>
        </w:rPr>
        <w:t>⑸</w:t>
      </w:r>
      <w:r w:rsidR="00260321">
        <w:fldChar w:fldCharType="end"/>
      </w:r>
    </w:p>
    <w:p w14:paraId="4CDBA528" w14:textId="6D8FD151" w:rsidR="00A62F29" w:rsidRDefault="002C3B60" w:rsidP="00A11459">
      <w:pPr>
        <w:widowControl/>
        <w:spacing w:line="360" w:lineRule="auto"/>
      </w:pPr>
      <w:r w:rsidRPr="002C3B60">
        <w:t xml:space="preserve">where </w:t>
      </w:r>
      <m:oMath>
        <m:sSub>
          <m:sSubPr>
            <m:ctrlPr>
              <w:rPr>
                <w:rFonts w:ascii="Cambria Math" w:hAnsi="Cambria Math"/>
                <w:i/>
              </w:rPr>
            </m:ctrlPr>
          </m:sSubPr>
          <m:e>
            <m:r>
              <m:rPr>
                <m:nor/>
              </m:rPr>
              <w:rPr>
                <w:b/>
                <w:i/>
              </w:rPr>
              <m:t>T</m:t>
            </m:r>
          </m:e>
          <m:sub>
            <m:r>
              <m:rPr>
                <m:nor/>
              </m:rPr>
              <w:rPr>
                <w:i/>
              </w:rPr>
              <m:t>i</m:t>
            </m:r>
          </m:sub>
        </m:sSub>
      </m:oMath>
      <w:r w:rsidR="00A62F29">
        <w:rPr>
          <w:rFonts w:hint="eastAsia"/>
        </w:rPr>
        <w:t xml:space="preserve"> </w:t>
      </w:r>
      <w:r w:rsidRPr="002C3B60">
        <w:t>must be a positive definite matrix due the conservation of en</w:t>
      </w:r>
      <w:r w:rsidR="00A62F29">
        <w:t>ergy. Therefore, the force that</w:t>
      </w:r>
      <w:r w:rsidR="00A62F29" w:rsidRPr="002C3B60">
        <w:t xml:space="preserve"> </w:t>
      </w:r>
      <m:oMath>
        <m:sSub>
          <m:sSubPr>
            <m:ctrlPr>
              <w:rPr>
                <w:rFonts w:ascii="Cambria Math" w:hAnsi="Cambria Math"/>
              </w:rPr>
            </m:ctrlPr>
          </m:sSubPr>
          <m:e>
            <m:r>
              <m:rPr>
                <m:nor/>
              </m:rPr>
              <m:t>CNT</m:t>
            </m:r>
          </m:e>
          <m:sub>
            <m:r>
              <m:rPr>
                <m:nor/>
              </m:rPr>
              <w:rPr>
                <w:i/>
              </w:rPr>
              <m:t>i</m:t>
            </m:r>
          </m:sub>
        </m:sSub>
      </m:oMath>
      <w:r w:rsidR="00A62F29">
        <w:rPr>
          <w:rFonts w:hint="eastAsia"/>
        </w:rPr>
        <w:t xml:space="preserve"> </w:t>
      </w:r>
      <w:r w:rsidRPr="002C3B60">
        <w:t xml:space="preserve">applies on polymer is </w:t>
      </w:r>
    </w:p>
    <w:p w14:paraId="57A845EF" w14:textId="744D3390" w:rsidR="00A62F29" w:rsidRDefault="00201CE3" w:rsidP="00A11459">
      <w:pPr>
        <w:widowControl/>
        <w:spacing w:line="360" w:lineRule="auto"/>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C2P</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6 \* GB2</w:instrText>
      </w:r>
      <w:r w:rsidR="00A62F29">
        <w:instrText xml:space="preserve"> </w:instrText>
      </w:r>
      <w:r w:rsidR="00A62F29">
        <w:fldChar w:fldCharType="separate"/>
      </w:r>
      <w:r w:rsidR="00A62F29">
        <w:rPr>
          <w:rFonts w:hint="eastAsia"/>
          <w:noProof/>
        </w:rPr>
        <w:t>⑹</w:t>
      </w:r>
      <w:r w:rsidR="00A62F29">
        <w:fldChar w:fldCharType="end"/>
      </w:r>
    </w:p>
    <w:p w14:paraId="74F6DF7D" w14:textId="59481C8E" w:rsidR="00A62F29" w:rsidRDefault="002C3B60" w:rsidP="00A11459">
      <w:pPr>
        <w:widowControl/>
        <w:spacing w:line="360" w:lineRule="auto"/>
      </w:pPr>
      <w:r w:rsidRPr="002C3B60">
        <w:t>and it should be scattered to the surrounding polymer nodes, namely</w:t>
      </w:r>
    </w:p>
    <w:p w14:paraId="3E7C610E" w14:textId="0945AB4C" w:rsidR="00A62F29" w:rsidRDefault="00201CE3" w:rsidP="00A11459">
      <w:pPr>
        <w:widowControl/>
        <w:spacing w:line="360" w:lineRule="auto"/>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Sup>
          <m:sSubSupPr>
            <m:ctrlPr>
              <w:rPr>
                <w:rFonts w:ascii="Cambria Math" w:hAnsi="Cambria Math"/>
              </w:rPr>
            </m:ctrlPr>
          </m:sSubSupPr>
          <m:e>
            <m:r>
              <m:rPr>
                <m:nor/>
              </m:rPr>
              <w:rPr>
                <w:rFonts w:ascii="Cambria Math"/>
                <w:b/>
                <w:i/>
              </w:rPr>
              <m:t xml:space="preserve"> </m:t>
            </m:r>
            <m:r>
              <m:rPr>
                <m:nor/>
              </m:rPr>
              <w:rPr>
                <w:b/>
                <w:i/>
              </w:rPr>
              <m:t>f</m:t>
            </m:r>
          </m:e>
          <m:sub>
            <m:r>
              <m:rPr>
                <m:nor/>
              </m:rPr>
              <w:rPr>
                <w:i/>
              </w:rPr>
              <m:t xml:space="preserve"> i</m:t>
            </m:r>
          </m:sub>
          <m:sup>
            <m:r>
              <m:rPr>
                <m:nor/>
              </m:rPr>
              <m:t xml:space="preserve">  C2P</m:t>
            </m:r>
          </m:sup>
        </m:sSubSup>
        <m: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bookmarkStart w:id="13" w:name="eq7"/>
      <w:r w:rsidR="00A62F29">
        <w:fldChar w:fldCharType="begin"/>
      </w:r>
      <w:r w:rsidR="00A62F29">
        <w:instrText xml:space="preserve"> </w:instrText>
      </w:r>
      <w:r w:rsidR="00A62F29">
        <w:rPr>
          <w:rFonts w:hint="eastAsia"/>
        </w:rPr>
        <w:instrText>= 7 \* GB2</w:instrText>
      </w:r>
      <w:r w:rsidR="00A62F29">
        <w:instrText xml:space="preserve"> </w:instrText>
      </w:r>
      <w:r w:rsidR="00A62F29">
        <w:fldChar w:fldCharType="separate"/>
      </w:r>
      <w:r w:rsidR="00A62F29">
        <w:rPr>
          <w:rFonts w:hint="eastAsia"/>
          <w:noProof/>
        </w:rPr>
        <w:t>⑺</w:t>
      </w:r>
      <w:r w:rsidR="00A62F29">
        <w:fldChar w:fldCharType="end"/>
      </w:r>
      <w:bookmarkEnd w:id="13"/>
    </w:p>
    <w:p w14:paraId="792E9F99" w14:textId="7D5E92A8"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f</m:t>
            </m:r>
          </m:sup>
        </m:sSubSup>
      </m:oMath>
      <w:r w:rsidR="00A62F29">
        <w:rPr>
          <w:rFonts w:hint="eastAsia"/>
        </w:rPr>
        <w:t xml:space="preserve"> </w:t>
      </w:r>
      <w:r w:rsidRPr="002C3B60">
        <w:t xml:space="preserve">is the force scattering matrix with dimension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r>
          <m:rPr>
            <m:sty m:val="p"/>
          </m:rPr>
          <w:rPr>
            <w:rFonts w:ascii="Cambria Math" w:hAnsi="Cambria Math"/>
          </w:rPr>
          <m:t>×</m:t>
        </m:r>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w:t>
      </w:r>
    </w:p>
    <w:p w14:paraId="0FB7D942" w14:textId="0839A58B" w:rsidR="00A62F29" w:rsidRDefault="002C3B60" w:rsidP="00A11459">
      <w:pPr>
        <w:widowControl/>
        <w:spacing w:line="360" w:lineRule="auto"/>
        <w:ind w:firstLine="360"/>
      </w:pPr>
      <w:r w:rsidRPr="002C3B60">
        <w:t>Substituting Eq.</w:t>
      </w:r>
      <w:r w:rsidR="00A62F29">
        <w:fldChar w:fldCharType="begin"/>
      </w:r>
      <w:r w:rsidR="00A62F29">
        <w:instrText xml:space="preserve"> REF eq4 \h </w:instrText>
      </w:r>
      <w:r w:rsidR="00A11459">
        <w:instrText xml:space="preserve"> \* MERGEFORMAT </w:instrText>
      </w:r>
      <w:r w:rsidR="00A62F29">
        <w:fldChar w:fldCharType="separate"/>
      </w:r>
      <w:r w:rsidR="00A62F29">
        <w:rPr>
          <w:rFonts w:hint="eastAsia"/>
          <w:noProof/>
        </w:rPr>
        <w:t>⑷</w:t>
      </w:r>
      <w:r w:rsidR="00A62F29">
        <w:fldChar w:fldCharType="end"/>
      </w:r>
      <w:r w:rsidRPr="002C3B60">
        <w:t xml:space="preserve"> into Eq.</w:t>
      </w:r>
      <w:r w:rsidR="00A62F29">
        <w:fldChar w:fldCharType="begin"/>
      </w:r>
      <w:r w:rsidR="00A62F29">
        <w:instrText xml:space="preserve"> REF eq7 \h </w:instrText>
      </w:r>
      <w:r w:rsidR="00A11459">
        <w:instrText xml:space="preserve"> \* MERGEFORMAT </w:instrText>
      </w:r>
      <w:r w:rsidR="00A62F29">
        <w:fldChar w:fldCharType="separate"/>
      </w:r>
      <w:r w:rsidR="00A62F29">
        <w:rPr>
          <w:rFonts w:hint="eastAsia"/>
          <w:noProof/>
        </w:rPr>
        <w:t>⑺</w:t>
      </w:r>
      <w:r w:rsidR="00A62F29">
        <w:fldChar w:fldCharType="end"/>
      </w:r>
      <w:r w:rsidRPr="002C3B60">
        <w:t xml:space="preserve">, we have </w:t>
      </w:r>
    </w:p>
    <w:p w14:paraId="490E9000" w14:textId="19049305" w:rsidR="00A62F29" w:rsidRDefault="00201CE3"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8 \* GB2</w:instrText>
      </w:r>
      <w:r w:rsidR="00A62F29">
        <w:instrText xml:space="preserve"> </w:instrText>
      </w:r>
      <w:r w:rsidR="00A62F29">
        <w:fldChar w:fldCharType="separate"/>
      </w:r>
      <w:r w:rsidR="00A62F29">
        <w:rPr>
          <w:rFonts w:hint="eastAsia"/>
          <w:noProof/>
        </w:rPr>
        <w:t>⑻</w:t>
      </w:r>
      <w:r w:rsidR="00A62F29">
        <w:fldChar w:fldCharType="end"/>
      </w:r>
    </w:p>
    <w:p w14:paraId="624622CC" w14:textId="7C0617EE" w:rsidR="0055720D" w:rsidRDefault="002C3B60" w:rsidP="00A11459">
      <w:pPr>
        <w:widowControl/>
        <w:spacing w:line="360" w:lineRule="auto"/>
        <w:ind w:firstLine="360"/>
      </w:pPr>
      <w:r w:rsidRPr="002C3B60">
        <w:lastRenderedPageBreak/>
        <w:t xml:space="preserve">In this paper, the </w:t>
      </w:r>
      <w:proofErr w:type="spellStart"/>
      <w:r w:rsidRPr="002C3B60">
        <w:t>isoparametric</w:t>
      </w:r>
      <w:proofErr w:type="spellEnd"/>
      <w:r w:rsidRPr="002C3B60">
        <w:t xml:space="preserve"> interpolation of the </w:t>
      </w:r>
      <w:r w:rsidR="0055720D" w:rsidRPr="002C3B60">
        <w:t>8-node</w:t>
      </w:r>
      <w:r w:rsidRPr="002C3B60">
        <w:t xml:space="preserve"> hexahedral element is used to gather displacement and scatter force. So </w:t>
      </w:r>
      <m:oMath>
        <m:sSubSup>
          <m:sSubSupPr>
            <m:ctrlPr>
              <w:rPr>
                <w:rFonts w:ascii="Cambria Math" w:hAnsi="Cambria Math"/>
                <w:i/>
              </w:rPr>
            </m:ctrlPr>
          </m:sSubSupPr>
          <m:e>
            <m:r>
              <m:rPr>
                <m:nor/>
              </m:rPr>
              <w:rPr>
                <w:b/>
                <w:i/>
              </w:rPr>
              <m:t>w</m:t>
            </m:r>
          </m:e>
          <m:sub>
            <m:r>
              <m:rPr>
                <m:nor/>
              </m:rPr>
              <w:rPr>
                <w:i/>
              </w:rPr>
              <m:t>i</m:t>
            </m:r>
          </m:sub>
          <m:sup>
            <m:r>
              <m:rPr>
                <m:nor/>
              </m:rPr>
              <m:t>f</m:t>
            </m:r>
          </m:sup>
        </m:sSubSup>
        <m:r>
          <m:rPr>
            <m:sty m:val="p"/>
          </m:rPr>
          <w:rPr>
            <w:rFonts w:ascii="Cambria Math" w:hAnsi="Cambria Math"/>
          </w:rPr>
          <m:t>=</m:t>
        </m:r>
        <m:sSup>
          <m:sSupPr>
            <m:ctrlPr>
              <w:rPr>
                <w:rFonts w:ascii="Cambria Math" w:eastAsia="宋体" w:hAnsi="Cambria Math"/>
                <w:i/>
              </w:rPr>
            </m:ctrlPr>
          </m:sSupPr>
          <m:e>
            <m:d>
              <m:dPr>
                <m:ctrlPr>
                  <w:rPr>
                    <w:rFonts w:ascii="Cambria Math" w:eastAsia="宋体" w:hAnsi="Cambria Math"/>
                    <w:i/>
                  </w:rPr>
                </m:ctrlPr>
              </m:dPr>
              <m:e>
                <m:sSubSup>
                  <m:sSubSupPr>
                    <m:ctrlPr>
                      <w:rPr>
                        <w:rFonts w:ascii="Cambria Math" w:hAnsi="Cambria Math"/>
                        <w:i/>
                      </w:rPr>
                    </m:ctrlPr>
                  </m:sSubSupPr>
                  <m:e>
                    <m:r>
                      <m:rPr>
                        <m:nor/>
                      </m:rPr>
                      <w:rPr>
                        <w:b/>
                        <w:i/>
                      </w:rPr>
                      <m:t>w</m:t>
                    </m:r>
                  </m:e>
                  <m:sub>
                    <m:r>
                      <m:rPr>
                        <m:nor/>
                      </m:rPr>
                      <w:rPr>
                        <w:i/>
                      </w:rPr>
                      <m:t>i</m:t>
                    </m:r>
                  </m:sub>
                  <m:sup>
                    <m:r>
                      <m:rPr>
                        <m:nor/>
                      </m:rPr>
                      <m:t>d</m:t>
                    </m:r>
                  </m:sup>
                </m:sSubSup>
              </m:e>
            </m:d>
          </m:e>
          <m:sup>
            <m:r>
              <m:rPr>
                <m:nor/>
              </m:rPr>
              <m:t>T</m:t>
            </m:r>
          </m:sup>
        </m:sSup>
      </m:oMath>
      <w:r w:rsidRPr="002C3B60">
        <w:t>, and Eq.</w:t>
      </w:r>
      <w:r w:rsidR="00201CE3">
        <w:fldChar w:fldCharType="begin"/>
      </w:r>
      <w:r w:rsidR="00201CE3">
        <w:instrText xml:space="preserve"> HYPERLINK \l "eq_8" </w:instrText>
      </w:r>
      <w:r w:rsidR="00201CE3">
        <w:fldChar w:fldCharType="separate"/>
      </w:r>
      <w:r w:rsidRPr="002C3B60">
        <w:rPr>
          <w:color w:val="0000FF"/>
          <w:u w:val="single"/>
        </w:rPr>
        <w:t>(8)</w:t>
      </w:r>
      <w:r w:rsidR="00201CE3">
        <w:rPr>
          <w:color w:val="0000FF"/>
          <w:u w:val="single"/>
        </w:rPr>
        <w:fldChar w:fldCharType="end"/>
      </w:r>
      <w:r w:rsidRPr="002C3B60">
        <w:t xml:space="preserve"> can be rewritten as</w:t>
      </w:r>
    </w:p>
    <w:p w14:paraId="676FC0D4" w14:textId="6D85910F" w:rsidR="0055720D" w:rsidRDefault="00201CE3"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r>
          <m:rPr>
            <m:nor/>
          </m:rPr>
          <m:t>-</m:t>
        </m:r>
        <m:sSubSup>
          <m:sSubSupPr>
            <m:ctrlPr>
              <w:rPr>
                <w:rFonts w:ascii="Cambria Math" w:eastAsia="宋体" w:hAnsi="Cambria Math"/>
              </w:rPr>
            </m:ctrlPr>
          </m:sSubSupPr>
          <m:e>
            <m:r>
              <m:rPr>
                <m:nor/>
              </m:rPr>
              <w:rPr>
                <w:b/>
                <w:i/>
              </w:rPr>
              <m:t>w</m:t>
            </m:r>
          </m:e>
          <m:sub>
            <m:r>
              <m:rPr>
                <m:nor/>
              </m:rPr>
              <w:rPr>
                <w:i/>
              </w:rPr>
              <m:t>i</m:t>
            </m:r>
          </m:sub>
          <m:sup>
            <m:r>
              <m:rPr>
                <m:nor/>
              </m:rPr>
              <m:t>T</m:t>
            </m:r>
          </m:sup>
        </m:sSubSup>
        <m:sSub>
          <m:sSubPr>
            <m:ctrlPr>
              <w:rPr>
                <w:rFonts w:ascii="Cambria Math" w:hAnsi="Cambria Math"/>
                <w:i/>
              </w:rPr>
            </m:ctrlPr>
          </m:sSubPr>
          <m:e>
            <m:r>
              <m:rPr>
                <m:nor/>
              </m:rPr>
              <w:rPr>
                <w:b/>
                <w:i/>
              </w:rPr>
              <m:t>T</m:t>
            </m:r>
          </m:e>
          <m:sub>
            <m:r>
              <m:rPr>
                <m:nor/>
              </m:rPr>
              <w:rPr>
                <w:i/>
              </w:rPr>
              <m:t>i</m:t>
            </m:r>
          </m:sub>
        </m:sSub>
        <m:sSub>
          <m:sSubPr>
            <m:ctrlPr>
              <w:rPr>
                <w:rFonts w:ascii="Cambria Math" w:eastAsia="宋体" w:hAnsi="Cambria Math"/>
                <w:i/>
              </w:rPr>
            </m:ctrlPr>
          </m:sSubPr>
          <m:e>
            <m:r>
              <m:rPr>
                <m:nor/>
              </m:rPr>
              <w:rPr>
                <w:b/>
                <w:i/>
              </w:rPr>
              <m:t>w</m:t>
            </m:r>
          </m:e>
          <m:sub>
            <m:r>
              <m:rPr>
                <m:nor/>
              </m:rPr>
              <w:rPr>
                <w:i/>
              </w:rPr>
              <m:t>i</m:t>
            </m:r>
          </m:sub>
        </m:sSub>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b>
          <m:sSubPr>
            <m:ctrlPr>
              <w:rPr>
                <w:rFonts w:ascii="Cambria Math" w:eastAsia="宋体" w:hAnsi="Cambria Math"/>
                <w:i/>
              </w:rPr>
            </m:ctrlPr>
          </m:sSubPr>
          <m:e>
            <m:r>
              <m:rPr>
                <m:nor/>
              </m:rPr>
              <w:rPr>
                <w:b/>
                <w:i/>
              </w:rPr>
              <m:t>S</m:t>
            </m:r>
          </m:e>
          <m:sub>
            <m:r>
              <m:rPr>
                <m:nor/>
              </m:rPr>
              <w:rPr>
                <w:i/>
              </w:rPr>
              <m:t>i</m:t>
            </m:r>
          </m:sub>
        </m:sSub>
        <m:sSup>
          <m:sSupPr>
            <m:ctrlPr>
              <w:rPr>
                <w:rFonts w:ascii="Cambria Math" w:hAnsi="Cambria Math"/>
              </w:rPr>
            </m:ctrlPr>
          </m:sSupPr>
          <m:e>
            <m:r>
              <m:rPr>
                <m:nor/>
              </m:rPr>
              <w:rPr>
                <w:b/>
                <w:i/>
              </w:rPr>
              <m:t>d</m:t>
            </m:r>
          </m:e>
          <m:sup>
            <m:r>
              <m:rPr>
                <m:nor/>
              </m:rPr>
              <m:t xml:space="preserve"> Polymer</m:t>
            </m:r>
          </m:sup>
        </m:sSup>
      </m:oMath>
      <w:r w:rsidR="0055720D">
        <w:rPr>
          <w:rFonts w:hint="eastAsia"/>
        </w:rPr>
        <w:t xml:space="preserve"> </w:t>
      </w:r>
      <w:r w:rsidR="0055720D">
        <w:t xml:space="preserve">  </w:t>
      </w:r>
      <w:bookmarkStart w:id="14" w:name="eq9"/>
      <w:r w:rsidR="0055720D" w:rsidRPr="00B64F7A">
        <w:fldChar w:fldCharType="begin"/>
      </w:r>
      <w:r w:rsidR="0055720D" w:rsidRPr="00B64F7A">
        <w:instrText xml:space="preserve"> </w:instrText>
      </w:r>
      <w:r w:rsidR="0055720D" w:rsidRPr="00B64F7A">
        <w:rPr>
          <w:rFonts w:hint="eastAsia"/>
        </w:rPr>
        <w:instrText>= 9 \* GB2</w:instrText>
      </w:r>
      <w:r w:rsidR="0055720D" w:rsidRPr="00B64F7A">
        <w:instrText xml:space="preserve"> </w:instrText>
      </w:r>
      <w:r w:rsidR="0055720D" w:rsidRPr="00B64F7A">
        <w:fldChar w:fldCharType="separate"/>
      </w:r>
      <w:r w:rsidR="0055720D" w:rsidRPr="00B64F7A">
        <w:rPr>
          <w:rFonts w:hint="eastAsia"/>
          <w:noProof/>
        </w:rPr>
        <w:t>⑼</w:t>
      </w:r>
      <w:r w:rsidR="0055720D" w:rsidRPr="00B64F7A">
        <w:fldChar w:fldCharType="end"/>
      </w:r>
      <w:bookmarkEnd w:id="14"/>
    </w:p>
    <w:p w14:paraId="7A72EE15" w14:textId="5F05343A" w:rsidR="002C3B60" w:rsidRPr="002C3B60" w:rsidRDefault="002C3B60" w:rsidP="00A11459">
      <w:pPr>
        <w:widowControl/>
        <w:spacing w:line="360" w:lineRule="auto"/>
      </w:pPr>
      <w:r w:rsidRPr="002C3B60">
        <w:t xml:space="preserve">where </w:t>
      </w:r>
      <m:oMath>
        <m:sSub>
          <m:sSubPr>
            <m:ctrlPr>
              <w:rPr>
                <w:rFonts w:ascii="Cambria Math" w:eastAsia="宋体" w:hAnsi="Cambria Math"/>
                <w:i/>
              </w:rPr>
            </m:ctrlPr>
          </m:sSubPr>
          <m:e>
            <m:r>
              <m:rPr>
                <m:nor/>
              </m:rPr>
              <w:rPr>
                <w:b/>
                <w:i/>
              </w:rPr>
              <m:t>S</m:t>
            </m:r>
          </m:e>
          <m:sub>
            <m:r>
              <m:rPr>
                <m:nor/>
              </m:rPr>
              <w:rPr>
                <w:i/>
              </w:rPr>
              <m:t>i</m:t>
            </m:r>
          </m:sub>
        </m:sSub>
      </m:oMath>
      <w:r w:rsidR="0055720D">
        <w:rPr>
          <w:rFonts w:hint="eastAsia"/>
        </w:rPr>
        <w:t xml:space="preserve"> </w:t>
      </w:r>
      <w:r w:rsidRPr="002C3B60">
        <w:t>is a positive semi-definite matrix.</w:t>
      </w:r>
    </w:p>
    <w:p w14:paraId="0BFC8A65" w14:textId="12241B9C" w:rsidR="0055720D" w:rsidRDefault="002C3B60" w:rsidP="00A11459">
      <w:pPr>
        <w:widowControl/>
        <w:spacing w:line="360" w:lineRule="auto"/>
        <w:ind w:firstLine="360"/>
      </w:pPr>
      <w:r w:rsidRPr="002C3B60">
        <w:t>Finally, Substituting Eq.</w:t>
      </w:r>
      <w:r w:rsidR="0055720D">
        <w:fldChar w:fldCharType="begin"/>
      </w:r>
      <w:r w:rsidR="0055720D">
        <w:instrText xml:space="preserve"> REF eq9 \h </w:instrText>
      </w:r>
      <w:r w:rsidR="00A11459">
        <w:instrText xml:space="preserve"> \* MERGEFORMAT </w:instrText>
      </w:r>
      <w:r w:rsidR="0055720D">
        <w:fldChar w:fldCharType="separate"/>
      </w:r>
      <w:r w:rsidR="00B64F7A" w:rsidRPr="00B64F7A">
        <w:rPr>
          <w:rFonts w:hint="eastAsia"/>
          <w:noProof/>
        </w:rPr>
        <w:t>⑼</w:t>
      </w:r>
      <w:r w:rsidR="0055720D">
        <w:fldChar w:fldCharType="end"/>
      </w:r>
      <w:r w:rsidRPr="002C3B60">
        <w:t xml:space="preserve"> into Eq.</w:t>
      </w:r>
      <w:r w:rsidR="0055720D">
        <w:fldChar w:fldCharType="begin"/>
      </w:r>
      <w:r w:rsidR="0055720D">
        <w:instrText xml:space="preserve"> REF eq2 \h </w:instrText>
      </w:r>
      <w:r w:rsidR="00A11459">
        <w:instrText xml:space="preserve"> \* MERGEFORMAT </w:instrText>
      </w:r>
      <w:r w:rsidR="0055720D">
        <w:fldChar w:fldCharType="separate"/>
      </w:r>
      <w:r w:rsidR="0055720D">
        <w:rPr>
          <w:rFonts w:hint="eastAsia"/>
          <w:noProof/>
        </w:rPr>
        <w:t>⑵</w:t>
      </w:r>
      <w:r w:rsidR="0055720D">
        <w:fldChar w:fldCharType="end"/>
      </w:r>
      <w:r w:rsidRPr="002C3B60">
        <w:t xml:space="preserve"> leads to</w:t>
      </w:r>
    </w:p>
    <w:p w14:paraId="3C210FF5" w14:textId="69724E1D" w:rsidR="0055720D" w:rsidRPr="0055720D" w:rsidRDefault="00201CE3" w:rsidP="00A11459">
      <w:pPr>
        <w:widowControl/>
        <w:spacing w:line="360" w:lineRule="auto"/>
        <w:ind w:firstLine="360"/>
        <w:jc w:val="center"/>
      </w:pPr>
      <m:oMath>
        <m:d>
          <m:dPr>
            <m:ctrlPr>
              <w:rPr>
                <w:rFonts w:ascii="Cambria Math" w:eastAsia="宋体" w:hAnsi="Cambria Math"/>
              </w:rPr>
            </m:ctrlPr>
          </m:dPr>
          <m:e>
            <m:sSup>
              <m:sSupPr>
                <m:ctrlPr>
                  <w:rPr>
                    <w:rFonts w:ascii="Cambria Math" w:hAnsi="Cambria Math"/>
                  </w:rPr>
                </m:ctrlPr>
              </m:sSupPr>
              <m:e>
                <m:r>
                  <m:rPr>
                    <m:nor/>
                  </m:rPr>
                  <w:rPr>
                    <w:b/>
                    <w:i/>
                  </w:rPr>
                  <m:t>K</m:t>
                </m:r>
              </m:e>
              <m:sup>
                <m:r>
                  <m:rPr>
                    <m:nor/>
                  </m:rPr>
                  <m:t xml:space="preserve"> Polymer</m:t>
                </m:r>
              </m:sup>
            </m:sSup>
            <m:r>
              <m:rPr>
                <m:nor/>
              </m:rPr>
              <m:t>+</m:t>
            </m:r>
            <m:nary>
              <m:naryPr>
                <m:chr m:val="∑"/>
                <m:limLoc m:val="undOvr"/>
                <m:supHide m:val="1"/>
                <m:ctrlPr>
                  <w:rPr>
                    <w:rFonts w:ascii="Cambria Math" w:eastAsia="宋体" w:hAnsi="Cambria Math"/>
                  </w:rPr>
                </m:ctrlPr>
              </m:naryPr>
              <m:sub>
                <m:r>
                  <m:rPr>
                    <m:nor/>
                  </m:rPr>
                  <w:rPr>
                    <w:i/>
                  </w:rPr>
                  <m:t>i</m:t>
                </m:r>
              </m:sub>
              <m:sup/>
              <m:e>
                <m:sSub>
                  <m:sSubPr>
                    <m:ctrlPr>
                      <w:rPr>
                        <w:rFonts w:ascii="Cambria Math" w:eastAsia="宋体" w:hAnsi="Cambria Math"/>
                        <w:i/>
                      </w:rPr>
                    </m:ctrlPr>
                  </m:sSubPr>
                  <m:e>
                    <m:r>
                      <m:rPr>
                        <m:nor/>
                      </m:rPr>
                      <w:rPr>
                        <w:b/>
                        <w:i/>
                      </w:rPr>
                      <m:t>S</m:t>
                    </m:r>
                  </m:e>
                  <m:sub>
                    <m:r>
                      <m:rPr>
                        <m:nor/>
                      </m:rPr>
                      <m:t>i</m:t>
                    </m:r>
                  </m:sub>
                </m:sSub>
              </m:e>
            </m:nary>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d>
          <m:dPr>
            <m:ctrlPr>
              <w:rPr>
                <w:rFonts w:ascii="Cambria Math" w:eastAsia="宋体" w:hAnsi="Cambria Math"/>
                <w:b/>
                <w:i/>
              </w:rPr>
            </m:ctrlPr>
          </m:dPr>
          <m:e>
            <m:r>
              <m:rPr>
                <m:nor/>
              </m:rPr>
              <w:rPr>
                <w:b/>
                <w:i/>
              </w:rPr>
              <m:t>K+S</m:t>
            </m:r>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p>
          <m:sSupPr>
            <m:ctrlPr>
              <w:rPr>
                <w:rFonts w:ascii="Cambria Math" w:hAnsi="Cambria Math"/>
                <w:i/>
              </w:rPr>
            </m:ctrlPr>
          </m:sSupPr>
          <m:e>
            <m:r>
              <m:rPr>
                <m:nor/>
              </m:rPr>
              <w:rPr>
                <w:b/>
                <w:i/>
              </w:rPr>
              <m:t>f</m:t>
            </m:r>
          </m:e>
          <m:sup>
            <m:r>
              <m:rPr>
                <m:nor/>
              </m:rPr>
              <m:t xml:space="preserve">  Polymer,  react</m:t>
            </m:r>
          </m:sup>
        </m:sSup>
      </m:oMath>
      <w:r w:rsidR="0055720D">
        <w:rPr>
          <w:rFonts w:hint="eastAsia"/>
        </w:rPr>
        <w:t xml:space="preserve"> </w:t>
      </w:r>
      <w:r w:rsidR="0055720D">
        <w:t xml:space="preserve">  </w:t>
      </w:r>
      <w:bookmarkStart w:id="15" w:name="eq10"/>
      <w:r w:rsidR="0055720D" w:rsidRPr="00B64F7A">
        <w:rPr>
          <w:b/>
        </w:rPr>
        <w:fldChar w:fldCharType="begin"/>
      </w:r>
      <w:r w:rsidR="0055720D" w:rsidRPr="00B64F7A">
        <w:rPr>
          <w:b/>
        </w:rPr>
        <w:instrText xml:space="preserve"> </w:instrText>
      </w:r>
      <w:r w:rsidR="0055720D" w:rsidRPr="00B64F7A">
        <w:rPr>
          <w:rFonts w:hint="eastAsia"/>
          <w:b/>
        </w:rPr>
        <w:instrText>= 10 \* GB2</w:instrText>
      </w:r>
      <w:r w:rsidR="0055720D" w:rsidRPr="00B64F7A">
        <w:rPr>
          <w:b/>
        </w:rPr>
        <w:instrText xml:space="preserve"> </w:instrText>
      </w:r>
      <w:r w:rsidR="0055720D" w:rsidRPr="00B64F7A">
        <w:rPr>
          <w:b/>
        </w:rPr>
        <w:fldChar w:fldCharType="separate"/>
      </w:r>
      <w:r w:rsidR="0055720D" w:rsidRPr="00B64F7A">
        <w:rPr>
          <w:rFonts w:hint="eastAsia"/>
          <w:b/>
          <w:noProof/>
        </w:rPr>
        <w:t>⑽</w:t>
      </w:r>
      <w:r w:rsidR="0055720D" w:rsidRPr="00B64F7A">
        <w:rPr>
          <w:b/>
        </w:rPr>
        <w:fldChar w:fldCharType="end"/>
      </w:r>
      <w:bookmarkEnd w:id="15"/>
    </w:p>
    <w:p w14:paraId="26249012" w14:textId="1432687A" w:rsidR="002C3B60" w:rsidRPr="002C3B60" w:rsidRDefault="0055720D" w:rsidP="00A11459">
      <w:pPr>
        <w:widowControl/>
        <w:spacing w:line="360" w:lineRule="auto"/>
        <w:ind w:firstLine="360"/>
      </w:pPr>
      <m:oMath>
        <m:r>
          <m:rPr>
            <m:nor/>
          </m:rPr>
          <w:rPr>
            <w:b/>
            <w:i/>
          </w:rPr>
          <m:t>K+S</m:t>
        </m:r>
      </m:oMath>
      <w:r>
        <w:rPr>
          <w:rFonts w:hint="eastAsia"/>
          <w:b/>
        </w:rPr>
        <w:t xml:space="preserve"> </w:t>
      </w:r>
      <w:r w:rsidR="002C3B60" w:rsidRPr="002C3B60">
        <w:t xml:space="preserve">is the total stiffness matrix of the nanocomposite which contains the original stiffness from the polymer, namely </w:t>
      </w:r>
      <w:r w:rsidRPr="0055720D">
        <w:rPr>
          <w:b/>
          <w:i/>
        </w:rPr>
        <w:t>K</w:t>
      </w:r>
      <w:r w:rsidR="002C3B60" w:rsidRPr="002C3B60">
        <w:t xml:space="preserve">, and the reinforced stiffness from CNTs, namely </w:t>
      </w:r>
      <w:r w:rsidR="002C3B60" w:rsidRPr="0055720D">
        <w:rPr>
          <w:b/>
          <w:i/>
        </w:rPr>
        <w:t>S</w:t>
      </w:r>
      <w:r w:rsidR="002C3B60" w:rsidRPr="002C3B60">
        <w:t xml:space="preserve">. </w:t>
      </w:r>
    </w:p>
    <w:p w14:paraId="63B7C081" w14:textId="0E43FB94" w:rsidR="002C3B60" w:rsidRPr="002C3B60" w:rsidRDefault="002C3B60" w:rsidP="00A11459">
      <w:pPr>
        <w:widowControl/>
        <w:spacing w:line="360" w:lineRule="auto"/>
        <w:ind w:firstLine="360"/>
      </w:pPr>
      <w:r w:rsidRPr="002C3B60">
        <w:t xml:space="preserve">Strictly speaking, </w:t>
      </w:r>
      <w:r w:rsidR="0055720D" w:rsidRPr="0055720D">
        <w:rPr>
          <w:b/>
          <w:i/>
        </w:rPr>
        <w:t>K</w:t>
      </w:r>
      <w:r w:rsidRPr="002C3B60">
        <w:t xml:space="preserve"> should not be equal to the stiffness matrix of the pure polymer</w:t>
      </w:r>
      <w:r w:rsidR="0055720D">
        <w:t xml:space="preserve"> </w:t>
      </w:r>
      <m:oMath>
        <m:sSub>
          <m:sSubPr>
            <m:ctrlPr>
              <w:rPr>
                <w:rFonts w:ascii="Cambria Math" w:eastAsia="宋体" w:hAnsi="Cambria Math"/>
              </w:rPr>
            </m:ctrlPr>
          </m:sSubPr>
          <m:e>
            <m:r>
              <m:rPr>
                <m:nor/>
              </m:rPr>
              <w:rPr>
                <w:b/>
                <w:i/>
              </w:rPr>
              <m:t>K</m:t>
            </m:r>
          </m:e>
          <m:sub>
            <m:r>
              <m:rPr>
                <m:nor/>
              </m:rPr>
              <m:t>0</m:t>
            </m:r>
          </m:sub>
        </m:sSub>
      </m:oMath>
      <w:r w:rsidRPr="002C3B60">
        <w:t xml:space="preserve"> . This is because the CNTs in the composite occupy some space of the polymer and thus, decrease the stiffness of the polymer. Nevertheless, </w:t>
      </w:r>
      <w:r w:rsidR="00B64F7A" w:rsidRPr="002C3B60">
        <w:t>since</w:t>
      </w:r>
      <w:r w:rsidRPr="002C3B60">
        <w:t xml:space="preserve"> the volume fraction of the nanocomposite is very low (generally less than 5%), and the stiffness of CNT is much higher than that of the polymer (about 300 times), the magnitude of </w:t>
      </w:r>
      <m:oMath>
        <m:r>
          <m:rPr>
            <m:nor/>
          </m:rPr>
          <w:rPr>
            <w:b/>
            <w:i/>
          </w:rPr>
          <m:t>K</m:t>
        </m:r>
        <m:r>
          <m:rPr>
            <m:sty m:val="b"/>
          </m:rPr>
          <w:rPr>
            <w:rFonts w:ascii="Cambria Math" w:hAnsi="Cambria Math"/>
          </w:rPr>
          <m:t>-</m:t>
        </m:r>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should be m</w:t>
      </w:r>
      <w:r w:rsidR="00B64F7A">
        <w:t xml:space="preserve">uch less than the magnitude of </w:t>
      </w:r>
      <w:r w:rsidR="00B64F7A" w:rsidRPr="0055720D">
        <w:rPr>
          <w:b/>
          <w:i/>
        </w:rPr>
        <w:t>S</w:t>
      </w:r>
      <w:r w:rsidR="00B64F7A" w:rsidRPr="002C3B60">
        <w:t>.</w:t>
      </w:r>
      <w:r w:rsidR="00B64F7A">
        <w:t xml:space="preserve"> </w:t>
      </w:r>
      <w:proofErr w:type="gramStart"/>
      <w:r w:rsidRPr="002C3B60">
        <w:t>So</w:t>
      </w:r>
      <w:proofErr w:type="gramEnd"/>
      <w:r w:rsidRPr="002C3B60">
        <w:t xml:space="preserve"> in this paper, </w:t>
      </w:r>
      <m:oMath>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is used in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for the sake of simplicity.</w:t>
      </w:r>
    </w:p>
    <w:p w14:paraId="57AE40B4" w14:textId="61171051" w:rsidR="00B64F7A" w:rsidRDefault="002C3B60" w:rsidP="00A11459">
      <w:pPr>
        <w:widowControl/>
        <w:spacing w:line="360" w:lineRule="auto"/>
        <w:ind w:firstLine="360"/>
      </w:pPr>
      <w:r w:rsidRPr="002C3B60">
        <w:t xml:space="preserve">Dividing </w:t>
      </w:r>
      <m:oMath>
        <m:sSup>
          <m:sSupPr>
            <m:ctrlPr>
              <w:rPr>
                <w:rFonts w:ascii="Cambria Math" w:hAnsi="Cambria Math"/>
              </w:rPr>
            </m:ctrlPr>
          </m:sSupPr>
          <m:e>
            <m:r>
              <m:rPr>
                <m:nor/>
              </m:rPr>
              <w:rPr>
                <w:b/>
                <w:i/>
              </w:rPr>
              <m:t>d</m:t>
            </m:r>
          </m:e>
          <m:sup>
            <m:r>
              <m:rPr>
                <m:nor/>
              </m:rPr>
              <m:t xml:space="preserve"> Polymer</m:t>
            </m:r>
          </m:sup>
        </m:sSup>
      </m:oMath>
      <w:r w:rsidR="00B64F7A">
        <w:rPr>
          <w:rFonts w:hint="eastAsia"/>
        </w:rPr>
        <w:t xml:space="preserve"> </w:t>
      </w:r>
      <w:r w:rsidRPr="002C3B60">
        <w:t>into the active freedom degrees and the constraint freedom degrees,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changes to</w:t>
      </w:r>
    </w:p>
    <w:p w14:paraId="13C99600" w14:textId="311B388B" w:rsidR="00B64F7A" w:rsidRDefault="00201CE3"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K</m:t>
                      </m:r>
                    </m:e>
                    <m:sup>
                      <m:r>
                        <m:rPr>
                          <m:nor/>
                        </m:rPr>
                        <m:t>BI</m:t>
                      </m:r>
                    </m:sup>
                  </m:sSup>
                  <m:r>
                    <m:rPr>
                      <m:nor/>
                    </m:rPr>
                    <m:t>+</m:t>
                  </m:r>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K</m:t>
                      </m:r>
                    </m:e>
                    <m:sup>
                      <m:r>
                        <m:rPr>
                          <m:nor/>
                        </m:rPr>
                        <m:t>BB</m:t>
                      </m:r>
                    </m:sup>
                  </m:sSup>
                  <m:r>
                    <m:rPr>
                      <m:nor/>
                    </m:rPr>
                    <m:t>+</m:t>
                  </m:r>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d</m:t>
                      </m:r>
                    </m:e>
                    <m:sup>
                      <m:r>
                        <m:rPr>
                          <m:nor/>
                        </m:rPr>
                        <m:t xml:space="preserve"> I</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0</m:t>
                  </m:r>
                </m:e>
              </m:mr>
              <m:mr>
                <m:e>
                  <m:sSup>
                    <m:sSupPr>
                      <m:ctrlPr>
                        <w:rPr>
                          <w:rFonts w:ascii="Cambria Math" w:hAnsi="Cambria Math"/>
                          <w:i/>
                        </w:rPr>
                      </m:ctrlPr>
                    </m:sSupPr>
                    <m:e>
                      <m:r>
                        <m:rPr>
                          <m:nor/>
                        </m:rPr>
                        <w:rPr>
                          <w:b/>
                          <w:i/>
                        </w:rPr>
                        <m:t>f</m:t>
                      </m:r>
                    </m:e>
                    <m:sup>
                      <m:r>
                        <m:rPr>
                          <m:nor/>
                        </m:rPr>
                        <m:t xml:space="preserve">  react</m:t>
                      </m:r>
                    </m:sup>
                  </m:sSup>
                </m:e>
              </m:mr>
            </m:m>
          </m:e>
        </m:d>
      </m:oMath>
      <w:r w:rsidR="002E54F8">
        <w:rPr>
          <w:rFonts w:hint="eastAsia"/>
        </w:rPr>
        <w:t xml:space="preserve"> </w:t>
      </w:r>
      <w:r w:rsidR="002E54F8">
        <w:t xml:space="preserve">  </w:t>
      </w:r>
      <w:r w:rsidR="002E54F8">
        <w:fldChar w:fldCharType="begin"/>
      </w:r>
      <w:r w:rsidR="002E54F8">
        <w:instrText xml:space="preserve"> </w:instrText>
      </w:r>
      <w:r w:rsidR="002E54F8">
        <w:rPr>
          <w:rFonts w:hint="eastAsia"/>
        </w:rPr>
        <w:instrText>= 11 \* GB2</w:instrText>
      </w:r>
      <w:r w:rsidR="002E54F8">
        <w:instrText xml:space="preserve"> </w:instrText>
      </w:r>
      <w:r w:rsidR="002E54F8">
        <w:fldChar w:fldCharType="separate"/>
      </w:r>
      <w:r w:rsidR="002E54F8">
        <w:rPr>
          <w:rFonts w:hint="eastAsia"/>
          <w:noProof/>
        </w:rPr>
        <w:t>⑾</w:t>
      </w:r>
      <w:r w:rsidR="002E54F8">
        <w:fldChar w:fldCharType="end"/>
      </w:r>
    </w:p>
    <w:p w14:paraId="22DF3893" w14:textId="15114DA7" w:rsidR="00B64F7A" w:rsidRDefault="002C3B60" w:rsidP="00A11459">
      <w:pPr>
        <w:widowControl/>
        <w:spacing w:line="360" w:lineRule="auto"/>
      </w:pPr>
      <w:r w:rsidRPr="002C3B60">
        <w:t xml:space="preserve">and the Finally equation </w:t>
      </w:r>
      <w:r w:rsidR="002E54F8">
        <w:t>is</w:t>
      </w:r>
    </w:p>
    <w:p w14:paraId="366BD60B" w14:textId="2D41A011" w:rsidR="002E54F8" w:rsidRDefault="00201CE3" w:rsidP="00A11459">
      <w:pPr>
        <w:widowControl/>
        <w:spacing w:line="360" w:lineRule="auto"/>
        <w:jc w:val="center"/>
      </w:pPr>
      <m:oMath>
        <m:d>
          <m:dPr>
            <m:ctrlPr>
              <w:rPr>
                <w:rFonts w:ascii="Cambria Math" w:hAnsi="Cambria Math"/>
              </w:rPr>
            </m:ctrlPr>
          </m:dP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d>
        <m:sSup>
          <m:sSupPr>
            <m:ctrlPr>
              <w:rPr>
                <w:rFonts w:ascii="Cambria Math" w:hAnsi="Cambria Math"/>
                <w:i/>
              </w:rPr>
            </m:ctrlPr>
          </m:sSupPr>
          <m:e>
            <m:r>
              <m:rPr>
                <m:nor/>
              </m:rPr>
              <w:rPr>
                <w:b/>
                <w:i/>
              </w:rPr>
              <m:t>d</m:t>
            </m:r>
          </m:e>
          <m:sup>
            <m:r>
              <m:rPr>
                <m:nor/>
              </m:rPr>
              <m:t xml:space="preserve"> I</m:t>
            </m:r>
          </m:sup>
        </m:sSup>
        <m:r>
          <w:rPr>
            <w:rFonts w:ascii="Cambria Math" w:hAnsi="Cambria Math"/>
          </w:rPr>
          <m:t>=-</m:t>
        </m:r>
        <m:d>
          <m:dPr>
            <m:ctrlPr>
              <w:rPr>
                <w:rFonts w:ascii="Cambria Math" w:hAnsi="Cambria Math"/>
                <w:i/>
              </w:rPr>
            </m:ctrlPr>
          </m:dPr>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d>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002E54F8">
        <w:t xml:space="preserve"> </w:t>
      </w:r>
      <w:bookmarkStart w:id="16" w:name="eq12"/>
      <w:r w:rsidR="002E54F8">
        <w:fldChar w:fldCharType="begin"/>
      </w:r>
      <w:r w:rsidR="002E54F8">
        <w:instrText xml:space="preserve"> </w:instrText>
      </w:r>
      <w:r w:rsidR="002E54F8">
        <w:rPr>
          <w:rFonts w:hint="eastAsia"/>
        </w:rPr>
        <w:instrText>= 12 \* GB2</w:instrText>
      </w:r>
      <w:r w:rsidR="002E54F8">
        <w:instrText xml:space="preserve"> </w:instrText>
      </w:r>
      <w:r w:rsidR="002E54F8">
        <w:fldChar w:fldCharType="separate"/>
      </w:r>
      <w:r w:rsidR="002E54F8">
        <w:rPr>
          <w:rFonts w:hint="eastAsia"/>
          <w:noProof/>
        </w:rPr>
        <w:t>⑿</w:t>
      </w:r>
      <w:r w:rsidR="002E54F8">
        <w:fldChar w:fldCharType="end"/>
      </w:r>
      <w:bookmarkEnd w:id="16"/>
    </w:p>
    <w:p w14:paraId="1B60F706" w14:textId="4CD9CC11" w:rsidR="002C3B60" w:rsidRPr="002C3B60" w:rsidRDefault="002C3B60" w:rsidP="00A11459">
      <w:pPr>
        <w:widowControl/>
        <w:spacing w:line="360" w:lineRule="auto"/>
        <w:ind w:firstLine="360"/>
      </w:pPr>
      <w:r w:rsidRPr="002C3B60">
        <w:t xml:space="preserve">It should be mentioned that </w:t>
      </w:r>
      <m:oMath>
        <m:sSup>
          <m:sSupPr>
            <m:ctrlPr>
              <w:rPr>
                <w:rFonts w:ascii="Cambria Math" w:hAnsi="Cambria Math"/>
                <w:i/>
              </w:rPr>
            </m:ctrlPr>
          </m:sSupPr>
          <m:e>
            <m:r>
              <m:rPr>
                <m:nor/>
              </m:rPr>
              <w:rPr>
                <w:b/>
                <w:i/>
              </w:rPr>
              <m:t>K</m:t>
            </m:r>
          </m:e>
          <m:sup>
            <m:r>
              <m:rPr>
                <m:nor/>
              </m:rPr>
              <m:t>II</m:t>
            </m:r>
          </m:sup>
        </m:sSup>
      </m:oMath>
      <w:r w:rsidR="002E54F8">
        <w:rPr>
          <w:rFonts w:hint="eastAsia"/>
        </w:rPr>
        <w:t xml:space="preserve"> </w:t>
      </w:r>
      <w:r w:rsidRPr="002C3B60">
        <w:t xml:space="preserve">is a positive definite matrix and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is a positive semi-definite matrix, so the coefficient matrix of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positive definite.</w:t>
      </w:r>
    </w:p>
    <w:p w14:paraId="71F152B4" w14:textId="68E88D5D" w:rsidR="002C3B60" w:rsidRPr="002C3B60" w:rsidRDefault="002C3B60" w:rsidP="00A11459">
      <w:pPr>
        <w:pStyle w:val="2"/>
        <w:jc w:val="both"/>
      </w:pPr>
      <w:r w:rsidRPr="002C3B60">
        <w:t xml:space="preserve">Solution scheme </w:t>
      </w:r>
    </w:p>
    <w:p w14:paraId="51FEC611" w14:textId="29125AB0" w:rsidR="002C3B60" w:rsidRPr="002C3B60" w:rsidRDefault="002C3B60" w:rsidP="00A11459">
      <w:pPr>
        <w:widowControl/>
        <w:spacing w:line="360" w:lineRule="auto"/>
        <w:ind w:firstLine="360"/>
      </w:pPr>
      <w:r w:rsidRPr="002C3B60">
        <w:lastRenderedPageBreak/>
        <w:t>Although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a linear equation, it is almost impossible to calculate the coefficient matrix directly because the expression of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IB</m:t>
            </m:r>
          </m:sup>
        </m:sSup>
      </m:oMath>
      <w:r w:rsidR="002E54F8">
        <w:rPr>
          <w:rFonts w:hint="eastAsia"/>
        </w:rPr>
        <w:t xml:space="preserve"> </w:t>
      </w:r>
      <w:r w:rsidRPr="002C3B60">
        <w:t xml:space="preserve">can be very complicated. However, </w:t>
      </w:r>
      <m:oMath>
        <m:r>
          <m:rPr>
            <m:nor/>
          </m:rPr>
          <w:rPr>
            <w:b/>
            <w:i/>
          </w:rPr>
          <m:t>Sd</m:t>
        </m:r>
      </m:oMath>
      <w:r w:rsidR="002E54F8">
        <w:rPr>
          <w:rFonts w:hint="eastAsia"/>
          <w:b/>
        </w:rPr>
        <w:t xml:space="preserve"> </w:t>
      </w:r>
      <w:r w:rsidRPr="002C3B60">
        <w:t>can be easily obtained by solving Eq.</w:t>
      </w:r>
      <w:r w:rsidR="002E54F8">
        <w:fldChar w:fldCharType="begin"/>
      </w:r>
      <w:r w:rsidR="002E54F8">
        <w:instrText xml:space="preserve"> REF eq1 \h </w:instrText>
      </w:r>
      <w:r w:rsidR="00A11459">
        <w:instrText xml:space="preserve"> \* MERGEFORMAT </w:instrText>
      </w:r>
      <w:r w:rsidR="002E54F8">
        <w:fldChar w:fldCharType="separate"/>
      </w:r>
      <w:r w:rsidR="002E54F8" w:rsidRPr="00EB0FCE">
        <w:rPr>
          <w:rFonts w:ascii="宋体" w:hAnsi="宋体" w:cs="宋体" w:hint="eastAsia"/>
          <w:noProof/>
        </w:rPr>
        <w:t>⑴</w:t>
      </w:r>
      <w:r w:rsidR="002E54F8">
        <w:fldChar w:fldCharType="end"/>
      </w:r>
      <w:r w:rsidRPr="002C3B60">
        <w:t xml:space="preserve"> for each CNT and summing over all </w:t>
      </w:r>
      <m:oMath>
        <m:sSub>
          <m:sSubPr>
            <m:ctrlPr>
              <w:rPr>
                <w:rFonts w:ascii="Cambria Math" w:hAnsi="Cambria Math"/>
                <w:i/>
              </w:rPr>
            </m:ctrlPr>
          </m:sSubPr>
          <m:e>
            <m:r>
              <m:rPr>
                <m:nor/>
              </m:rPr>
              <w:rPr>
                <w:b/>
                <w:i/>
              </w:rPr>
              <m:t>F</m:t>
            </m:r>
          </m:e>
          <m:sub>
            <w:proofErr w:type="spellStart"/>
            <m:r>
              <m:rPr>
                <m:nor/>
              </m:rPr>
              <w:rPr>
                <w:i/>
              </w:rPr>
              <m:t>i</m:t>
            </m:r>
            <w:proofErr w:type="spellEnd"/>
          </m:sub>
        </m:sSub>
      </m:oMath>
      <w:r w:rsidRPr="002C3B60">
        <w:t>. Therefore, the CG (Conjugate Gradient) iteration can be used to solve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00201CE3">
        <w:fldChar w:fldCharType="begin"/>
      </w:r>
      <w:r w:rsidR="00201CE3">
        <w:instrText xml:space="preserve"> HYPERLINK \l "eq_12" </w:instrText>
      </w:r>
      <w:r w:rsidR="00201CE3">
        <w:fldChar w:fldCharType="separate"/>
      </w:r>
      <w:r w:rsidR="00201CE3">
        <w:fldChar w:fldCharType="end"/>
      </w:r>
      <w:r w:rsidRPr="002C3B60">
        <w:t xml:space="preserve">. </w:t>
      </w:r>
    </w:p>
    <w:p w14:paraId="4B294882" w14:textId="42B050F0" w:rsidR="002E54F8" w:rsidRDefault="002C3B60" w:rsidP="00A11459">
      <w:pPr>
        <w:widowControl/>
        <w:spacing w:line="360" w:lineRule="auto"/>
        <w:ind w:firstLine="360"/>
      </w:pPr>
      <w:r w:rsidRPr="002C3B60">
        <w:t>The flowchart of the CG iteration is shown in Algorithm.</w:t>
      </w:r>
      <w:r w:rsidR="002E54F8">
        <w:t>1</w:t>
      </w:r>
      <w:r w:rsidRPr="002C3B60">
        <w:t xml:space="preserve"> where </w:t>
      </w:r>
      <m:oMath>
        <m:sSup>
          <m:sSupPr>
            <m:ctrlPr>
              <w:rPr>
                <w:rFonts w:ascii="Cambria Math" w:hAnsi="Cambria Math"/>
                <w:i/>
              </w:rPr>
            </m:ctrlPr>
          </m:sSupPr>
          <m:e>
            <m:r>
              <m:rPr>
                <m:nor/>
              </m:rPr>
              <w:rPr>
                <w:b/>
                <w:i/>
              </w:rPr>
              <m:t>K</m:t>
            </m:r>
          </m:e>
          <m:sup>
            <m:r>
              <m:rPr>
                <m:nor/>
              </m:rPr>
              <m:t>II</m:t>
            </m:r>
          </m:sup>
        </m:sSup>
        <m:sSup>
          <m:sSupPr>
            <m:ctrlPr>
              <w:rPr>
                <w:rFonts w:ascii="Cambria Math" w:hAnsi="Cambria Math"/>
                <w:b/>
                <w:i/>
              </w:rPr>
            </m:ctrlPr>
          </m:sSupPr>
          <m:e>
            <m:r>
              <m:rPr>
                <m:nor/>
              </m:rPr>
              <w:rPr>
                <w:b/>
                <w:i/>
              </w:rPr>
              <m:t>p</m:t>
            </m:r>
          </m:e>
          <m:sup>
            <m:r>
              <m:rPr>
                <m:nor/>
              </m:rPr>
              <w:rPr>
                <w:i/>
              </w:rPr>
              <m:t>n</m:t>
            </m:r>
          </m:sup>
        </m:sSup>
      </m:oMath>
      <w:r w:rsidRPr="002C3B60">
        <w:t xml:space="preserve">and </w:t>
      </w:r>
      <m:oMath>
        <m:sSup>
          <m:sSupPr>
            <m:ctrlPr>
              <w:rPr>
                <w:rFonts w:ascii="Cambria Math" w:hAnsi="Cambria Math"/>
                <w:i/>
              </w:rPr>
            </m:ctrlPr>
          </m:sSupPr>
          <m:e>
            <m:r>
              <m:rPr>
                <m:nor/>
              </m:rPr>
              <w:rPr>
                <w:b/>
                <w:i/>
              </w:rPr>
              <m:t>K</m:t>
            </m:r>
          </m:e>
          <m:sup>
            <m:r>
              <m:rPr>
                <m:nor/>
              </m:rPr>
              <m:t>IB</m:t>
            </m:r>
          </m:sup>
        </m:sSup>
        <m:sSup>
          <m:sSupPr>
            <m:ctrlPr>
              <w:rPr>
                <w:rFonts w:ascii="Cambria Math" w:hAnsi="Cambria Math"/>
                <w:i/>
              </w:rPr>
            </m:ctrlPr>
          </m:sSupPr>
          <m:e>
            <m:r>
              <m:rPr>
                <m:nor/>
              </m:rPr>
              <w:rPr>
                <w:b/>
                <w:i/>
              </w:rPr>
              <m:t>d</m:t>
            </m:r>
          </m:e>
          <m:sup>
            <m:r>
              <m:rPr>
                <m:nor/>
              </m:rPr>
              <m:t xml:space="preserve"> B</m:t>
            </m:r>
          </m:sup>
        </m:sSup>
      </m:oMath>
      <w:r w:rsidRPr="002C3B60">
        <w:t xml:space="preserve">are known while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2E54F8">
        <w:rPr>
          <w:rFonts w:hint="eastAsia"/>
          <w:b/>
        </w:rPr>
        <w:t xml:space="preserve"> </w:t>
      </w:r>
      <w:r w:rsidRPr="002C3B60">
        <w:t xml:space="preserve">are unknown variables. Note that </w:t>
      </w:r>
    </w:p>
    <w:p w14:paraId="011DD6EA" w14:textId="7B628BAC" w:rsidR="00686338" w:rsidRDefault="00201CE3" w:rsidP="00A11459">
      <w:pPr>
        <w:widowControl/>
        <w:spacing w:line="360" w:lineRule="auto"/>
        <w:ind w:firstLine="360"/>
        <w:jc w:val="center"/>
      </w:pPr>
      <m:oMath>
        <m:sSup>
          <m:sSupPr>
            <m:ctrlPr>
              <w:rPr>
                <w:rFonts w:ascii="Cambria Math" w:hAnsi="Cambria Math"/>
                <w:b/>
              </w:rPr>
            </m:ctrlPr>
          </m:sSupPr>
          <m:e>
            <m:r>
              <m:rPr>
                <m:nor/>
              </m:rPr>
              <w:rPr>
                <w:b/>
                <w:i/>
              </w:rPr>
              <m:t>Sd</m:t>
            </m:r>
          </m:e>
          <m:sup>
            <m:r>
              <m:rPr>
                <m:nor/>
              </m:rPr>
              <w:rPr>
                <w:rFonts w:ascii="Cambria Math"/>
              </w:rPr>
              <m:t xml:space="preserve"> </m:t>
            </m:r>
            <m:r>
              <m:rPr>
                <m:nor/>
              </m:rPr>
              <m:t>0</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rPr>
          <w:rFonts w:hint="eastAsia"/>
        </w:rPr>
        <w:t xml:space="preserve"> </w:t>
      </w:r>
      <w:r w:rsidR="00686338">
        <w:t xml:space="preserve">  </w:t>
      </w:r>
      <w:r w:rsidR="00686338">
        <w:fldChar w:fldCharType="begin"/>
      </w:r>
      <w:r w:rsidR="00686338">
        <w:instrText xml:space="preserve"> </w:instrText>
      </w:r>
      <w:r w:rsidR="00686338">
        <w:rPr>
          <w:rFonts w:hint="eastAsia"/>
        </w:rPr>
        <w:instrText>= 13 \* GB2</w:instrText>
      </w:r>
      <w:r w:rsidR="00686338">
        <w:instrText xml:space="preserve"> </w:instrText>
      </w:r>
      <w:r w:rsidR="00686338">
        <w:fldChar w:fldCharType="separate"/>
      </w:r>
      <w:r w:rsidR="00686338">
        <w:rPr>
          <w:rFonts w:hint="eastAsia"/>
          <w:noProof/>
        </w:rPr>
        <w:t>⒀</w:t>
      </w:r>
      <w:r w:rsidR="00686338">
        <w:fldChar w:fldCharType="end"/>
      </w:r>
    </w:p>
    <w:p w14:paraId="021E2DAD" w14:textId="0A8E8EBA" w:rsidR="002E54F8"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 xml:space="preserve"> </w:t>
      </w:r>
      <w:r w:rsidRPr="002C3B60">
        <w:t xml:space="preserve">equals to the components of </w:t>
      </w:r>
      <m:oMath>
        <m:sSup>
          <m:sSupPr>
            <m:ctrlPr>
              <w:rPr>
                <w:rFonts w:ascii="Cambria Math" w:hAnsi="Cambria Math"/>
                <w:b/>
              </w:rPr>
            </m:ctrlPr>
          </m:sSupPr>
          <m:e>
            <m:r>
              <m:rPr>
                <m:nor/>
              </m:rPr>
              <w:rPr>
                <w:b/>
                <w:i/>
              </w:rPr>
              <m:t>Sd</m:t>
            </m:r>
          </m:e>
          <m:sup>
            <m:r>
              <m:rPr>
                <m:nor/>
              </m:rPr>
              <m:t>0</m:t>
            </m:r>
          </m:sup>
        </m:sSup>
      </m:oMath>
      <w:r w:rsidR="00686338">
        <w:rPr>
          <w:rFonts w:hint="eastAsia"/>
        </w:rPr>
        <w:t xml:space="preserve"> </w:t>
      </w:r>
      <w:r w:rsidRPr="002C3B60">
        <w:t xml:space="preserve">related to the active freedom degree. Similarly, </w:t>
      </w:r>
    </w:p>
    <w:p w14:paraId="1A0621DB" w14:textId="581F02B5" w:rsidR="00686338" w:rsidRPr="00686338" w:rsidRDefault="00201CE3" w:rsidP="00A11459">
      <w:pPr>
        <w:widowControl/>
        <w:spacing w:line="360" w:lineRule="auto"/>
        <w:jc w:val="center"/>
      </w:pPr>
      <m:oMath>
        <m:sSup>
          <m:sSupPr>
            <m:ctrlPr>
              <w:rPr>
                <w:rFonts w:ascii="Cambria Math" w:hAnsi="Cambria Math"/>
                <w:b/>
              </w:rPr>
            </m:ctrlPr>
          </m:sSupPr>
          <m:e>
            <m:r>
              <m:rPr>
                <m:nor/>
              </m:rPr>
              <w:rPr>
                <w:b/>
                <w:i/>
              </w:rPr>
              <m:t>Sd</m:t>
            </m:r>
          </m:e>
          <m:sup>
            <m:r>
              <m:rPr>
                <m:nor/>
              </m:rPr>
              <m:t xml:space="preserve"> n</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m:t>n</m:t>
                      </m:r>
                    </m:sup>
                  </m:sSup>
                  <m:r>
                    <m:rPr>
                      <m:sty m:val="bi"/>
                    </m:rPr>
                    <w:rPr>
                      <w:rFonts w:ascii="Cambria Math" w:hAnsi="Cambria Math"/>
                    </w:rPr>
                    <m:t>+</m:t>
                  </m:r>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t xml:space="preserve">   </w:t>
      </w:r>
      <w:r w:rsidR="00686338">
        <w:fldChar w:fldCharType="begin"/>
      </w:r>
      <w:r w:rsidR="00686338">
        <w:instrText xml:space="preserve"> </w:instrText>
      </w:r>
      <w:r w:rsidR="00686338">
        <w:rPr>
          <w:rFonts w:hint="eastAsia"/>
        </w:rPr>
        <w:instrText>= 14 \* GB2</w:instrText>
      </w:r>
      <w:r w:rsidR="00686338">
        <w:instrText xml:space="preserve"> </w:instrText>
      </w:r>
      <w:r w:rsidR="00686338">
        <w:fldChar w:fldCharType="separate"/>
      </w:r>
      <w:r w:rsidR="00686338">
        <w:rPr>
          <w:rFonts w:hint="eastAsia"/>
          <w:noProof/>
        </w:rPr>
        <w:t>⒁</w:t>
      </w:r>
      <w:r w:rsidR="00686338">
        <w:fldChar w:fldCharType="end"/>
      </w:r>
    </w:p>
    <w:p w14:paraId="6ABEFD9B" w14:textId="18250AD2" w:rsidR="002C3B60" w:rsidRPr="002C3B60"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686338">
        <w:rPr>
          <w:rFonts w:hint="eastAsia"/>
          <w:b/>
        </w:rPr>
        <w:t xml:space="preserve"> </w:t>
      </w:r>
      <w:r w:rsidR="00686338">
        <w:t xml:space="preserve">equals to the </w:t>
      </w:r>
      <w:r w:rsidRPr="002C3B60">
        <w:t xml:space="preserve">components of </w:t>
      </w:r>
      <m:oMath>
        <m:sSup>
          <m:sSupPr>
            <m:ctrlPr>
              <w:rPr>
                <w:rFonts w:ascii="Cambria Math" w:hAnsi="Cambria Math"/>
                <w:b/>
              </w:rPr>
            </m:ctrlPr>
          </m:sSupPr>
          <m:e>
            <m:r>
              <m:rPr>
                <m:nor/>
              </m:rPr>
              <w:rPr>
                <w:b/>
                <w:i/>
              </w:rPr>
              <m:t>Sd</m:t>
            </m:r>
          </m:e>
          <m:sup>
            <m:r>
              <m:rPr>
                <m:nor/>
              </m:rPr>
              <m:t xml:space="preserve"> n</m:t>
            </m:r>
          </m:sup>
        </m:sSup>
      </m:oMath>
      <w:r w:rsidR="00686338">
        <w:rPr>
          <w:rFonts w:hint="eastAsia"/>
        </w:rPr>
        <w:t xml:space="preserve"> </w:t>
      </w:r>
      <w:r w:rsidRPr="002C3B60">
        <w:t xml:space="preserve">related to the active freedom degree subtracting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w:t>
      </w:r>
    </w:p>
    <w:p w14:paraId="3C142443" w14:textId="784C7AB4" w:rsidR="002C3B60" w:rsidRPr="002C3B60" w:rsidRDefault="00686338" w:rsidP="00A11459">
      <w:pPr>
        <w:pStyle w:val="a3"/>
        <w:widowControl/>
        <w:spacing w:line="360" w:lineRule="auto"/>
        <w:ind w:left="360" w:firstLineChars="0" w:firstLine="0"/>
        <w:jc w:val="center"/>
      </w:pPr>
      <w:r>
        <w:rPr>
          <w:noProof/>
          <w:lang w:val="en-CA" w:eastAsia="ja-JP"/>
        </w:rPr>
        <w:drawing>
          <wp:inline distT="0" distB="0" distL="0" distR="0" wp14:anchorId="2D6624B6" wp14:editId="07B650F5">
            <wp:extent cx="2139950" cy="206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9950" cy="2063750"/>
                    </a:xfrm>
                    <a:prstGeom prst="rect">
                      <a:avLst/>
                    </a:prstGeom>
                    <a:noFill/>
                    <a:ln>
                      <a:noFill/>
                    </a:ln>
                  </pic:spPr>
                </pic:pic>
              </a:graphicData>
            </a:graphic>
          </wp:inline>
        </w:drawing>
      </w:r>
    </w:p>
    <w:p w14:paraId="6BBFE8F7" w14:textId="601CE212" w:rsidR="002C3B60" w:rsidRPr="00686338" w:rsidRDefault="002C3B60" w:rsidP="0091040D">
      <w:pPr>
        <w:widowControl/>
        <w:spacing w:line="360" w:lineRule="auto"/>
        <w:ind w:firstLine="360"/>
        <w:jc w:val="center"/>
        <w:rPr>
          <w:sz w:val="22"/>
        </w:rPr>
      </w:pPr>
      <w:r w:rsidRPr="00686338">
        <w:rPr>
          <w:sz w:val="22"/>
        </w:rPr>
        <w:t>Algorithm 1: The flowchart of the CG iteration.</w:t>
      </w:r>
    </w:p>
    <w:p w14:paraId="2CD138B7" w14:textId="3588C8B2" w:rsidR="00686338" w:rsidRDefault="00686338" w:rsidP="00A11459">
      <w:pPr>
        <w:pStyle w:val="1"/>
      </w:pPr>
      <w:r>
        <w:t>Validation and numerical results</w:t>
      </w:r>
    </w:p>
    <w:p w14:paraId="254D5D1A" w14:textId="034CA793" w:rsidR="002C3B60" w:rsidRDefault="00EC2714" w:rsidP="00A11459">
      <w:pPr>
        <w:pStyle w:val="1"/>
        <w:numPr>
          <w:ilvl w:val="0"/>
          <w:numId w:val="0"/>
        </w:numPr>
        <w:ind w:firstLine="420"/>
        <w:rPr>
          <w:b w:val="0"/>
          <w:sz w:val="24"/>
        </w:rPr>
      </w:pPr>
      <w:r w:rsidRPr="00EC2714">
        <w:rPr>
          <w:b w:val="0"/>
          <w:sz w:val="24"/>
        </w:rPr>
        <w:t xml:space="preserve">In this section, two numerical tests are presented at first for the validation of the method proposed in this paper, namely to demonstrate that the results from the Immersed FE method are close to the results </w:t>
      </w:r>
      <w:r>
        <w:rPr>
          <w:b w:val="0"/>
          <w:sz w:val="24"/>
        </w:rPr>
        <w:t xml:space="preserve">from the </w:t>
      </w:r>
      <w:r w:rsidR="00B85A02">
        <w:rPr>
          <w:b w:val="0"/>
          <w:sz w:val="24"/>
        </w:rPr>
        <w:t>traditional</w:t>
      </w:r>
      <w:r>
        <w:rPr>
          <w:b w:val="0"/>
          <w:sz w:val="24"/>
        </w:rPr>
        <w:t xml:space="preserve"> FE method. </w:t>
      </w:r>
      <w:r w:rsidRPr="00EC2714">
        <w:rPr>
          <w:b w:val="0"/>
          <w:sz w:val="24"/>
        </w:rPr>
        <w:t>the Immersed FE method is used to study the influence of CNT waviness on the material properties of nano-composites.</w:t>
      </w:r>
    </w:p>
    <w:p w14:paraId="36D6E7D4" w14:textId="09D63FBB" w:rsidR="00EC2714" w:rsidRDefault="00EC2714" w:rsidP="00A11459">
      <w:pPr>
        <w:pStyle w:val="2"/>
        <w:jc w:val="both"/>
      </w:pPr>
      <w:r w:rsidRPr="00EC2714">
        <w:lastRenderedPageBreak/>
        <w:t>One CNT validation</w:t>
      </w:r>
    </w:p>
    <w:p w14:paraId="3BEED47A" w14:textId="5668B280" w:rsidR="00EC2714" w:rsidRDefault="00EC2714" w:rsidP="00A11459">
      <w:pPr>
        <w:pStyle w:val="1"/>
        <w:numPr>
          <w:ilvl w:val="0"/>
          <w:numId w:val="0"/>
        </w:numPr>
        <w:ind w:firstLine="420"/>
        <w:rPr>
          <w:b w:val="0"/>
          <w:sz w:val="24"/>
        </w:rPr>
      </w:pPr>
      <w:r w:rsidRPr="00EC2714">
        <w:rPr>
          <w:b w:val="0"/>
          <w:sz w:val="24"/>
        </w:rPr>
        <w:t xml:space="preserve">In this example, one SWCNT selected to be (5,5) armchair of radius </w:t>
      </w:r>
      <m:oMath>
        <m:r>
          <m:rPr>
            <m:nor/>
          </m:rPr>
          <w:rPr>
            <w:b w:val="0"/>
            <w:i/>
            <w:sz w:val="24"/>
          </w:rPr>
          <m:t>r</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0.67nm</m:t>
        </m:r>
      </m:oMath>
      <w:r>
        <w:rPr>
          <w:rFonts w:hint="eastAsia"/>
          <w:b w:val="0"/>
          <w:sz w:val="24"/>
        </w:rPr>
        <w:t xml:space="preserve"> </w:t>
      </w:r>
      <w:r w:rsidRPr="00EC2714">
        <w:rPr>
          <w:b w:val="0"/>
          <w:sz w:val="24"/>
        </w:rPr>
        <w:t xml:space="preserve">and length </w:t>
      </w:r>
      <m:oMath>
        <m:r>
          <m:rPr>
            <m:nor/>
          </m:rPr>
          <w:rPr>
            <w:b w:val="0"/>
            <w:i/>
            <w:sz w:val="24"/>
          </w:rPr>
          <m:t>l</m:t>
        </m:r>
        <m:r>
          <m:rPr>
            <m:nor/>
          </m:rPr>
          <w:rPr>
            <w:rFonts w:ascii="Cambria Math"/>
            <w:b w:val="0"/>
            <w:sz w:val="24"/>
          </w:rPr>
          <m:t xml:space="preserve"> </m:t>
        </m:r>
        <m:r>
          <m:rPr>
            <m:nor/>
          </m:rPr>
          <w:rPr>
            <w:b w:val="0"/>
            <w:sz w:val="24"/>
          </w:rPr>
          <m:t>=10nm</m:t>
        </m:r>
      </m:oMath>
      <w:r w:rsidRPr="00EC2714">
        <w:rPr>
          <w:b w:val="0"/>
          <w:sz w:val="24"/>
        </w:rPr>
        <w:t xml:space="preserve">is put into a polymer. The size of polymer is </w:t>
      </w:r>
      <m:oMath>
        <m:r>
          <m:rPr>
            <m:nor/>
          </m:rPr>
          <w:rPr>
            <w:b w:val="0"/>
            <w:sz w:val="24"/>
          </w:rPr>
          <m:t>7nm×7nm×35nm</m:t>
        </m:r>
      </m:oMath>
      <w:r>
        <w:rPr>
          <w:rFonts w:hint="eastAsia"/>
          <w:b w:val="0"/>
          <w:sz w:val="24"/>
        </w:rPr>
        <w:t xml:space="preserve"> </w:t>
      </w:r>
      <w:r w:rsidRPr="00EC2714">
        <w:rPr>
          <w:b w:val="0"/>
          <w:sz w:val="24"/>
        </w:rPr>
        <w:t>and the CNT is displaced in the center of the polymer as shown in Fig.</w:t>
      </w:r>
      <w:r>
        <w:rPr>
          <w:b w:val="0"/>
          <w:sz w:val="24"/>
        </w:rPr>
        <w:t>3</w:t>
      </w:r>
      <w:r w:rsidRPr="00EC2714">
        <w:rPr>
          <w:b w:val="0"/>
          <w:sz w:val="24"/>
        </w:rPr>
        <w:t>.</w:t>
      </w:r>
      <w:r>
        <w:rPr>
          <w:b w:val="0"/>
          <w:sz w:val="24"/>
        </w:rPr>
        <w:t xml:space="preserve"> </w:t>
      </w:r>
      <w:r w:rsidRPr="00EC2714">
        <w:rPr>
          <w:b w:val="0"/>
          <w:sz w:val="24"/>
        </w:rPr>
        <w:t xml:space="preserve">The material properties of the CNT and polymer </w:t>
      </w:r>
      <w:r>
        <w:rPr>
          <w:b w:val="0"/>
          <w:sz w:val="24"/>
        </w:rPr>
        <w:t xml:space="preserve">come from MD simulation, namely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=3.2GPa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sidRPr="00EC2714">
        <w:rPr>
          <w:b w:val="0"/>
          <w:sz w:val="24"/>
        </w:rPr>
        <w:t xml:space="preserve">.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w:r w:rsidR="00A11459"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1.75nm</m:t>
        </m:r>
      </m:oMath>
      <w:r w:rsidR="00A11459">
        <w:rPr>
          <w:rFonts w:hint="eastAsia"/>
          <w:b w:val="0"/>
          <w:sz w:val="24"/>
        </w:rPr>
        <w:t xml:space="preserve"> </w:t>
      </w:r>
      <w:r w:rsidR="00A11459" w:rsidRPr="00EC2714">
        <w:rPr>
          <w:b w:val="0"/>
          <w:sz w:val="24"/>
        </w:rPr>
        <w:t>at face</w:t>
      </w:r>
      <w:r w:rsidR="00A11459">
        <w:rPr>
          <w:b w:val="0"/>
          <w:sz w:val="24"/>
        </w:rPr>
        <w:t xml:space="preserve"> </w:t>
      </w:r>
      <m:oMath>
        <m:r>
          <m:rPr>
            <m:nor/>
          </m:rPr>
          <w:rPr>
            <w:b w:val="0"/>
            <w:i/>
            <w:sz w:val="24"/>
          </w:rPr>
          <m:t>z</m:t>
        </m:r>
        <m:r>
          <m:rPr>
            <m:nor/>
          </m:rPr>
          <w:rPr>
            <w:b w:val="0"/>
            <w:sz w:val="24"/>
          </w:rPr>
          <m:t xml:space="preserve"> = 35nm</m:t>
        </m:r>
      </m:oMath>
      <w:r w:rsidRPr="00EC2714">
        <w:rPr>
          <w:b w:val="0"/>
          <w:sz w:val="24"/>
        </w:rPr>
        <w:t>.</w:t>
      </w:r>
    </w:p>
    <w:p w14:paraId="0994CAC5" w14:textId="07CC4C62" w:rsidR="00A11459" w:rsidRPr="00EC2714" w:rsidRDefault="00A11459" w:rsidP="00A11459">
      <w:pPr>
        <w:pStyle w:val="1"/>
        <w:numPr>
          <w:ilvl w:val="0"/>
          <w:numId w:val="0"/>
        </w:numPr>
        <w:ind w:firstLine="420"/>
        <w:jc w:val="center"/>
        <w:rPr>
          <w:b w:val="0"/>
          <w:sz w:val="24"/>
        </w:rPr>
      </w:pPr>
      <w:r>
        <w:rPr>
          <w:noProof/>
          <w:lang w:val="en-CA" w:eastAsia="ja-JP"/>
        </w:rPr>
        <w:drawing>
          <wp:inline distT="0" distB="0" distL="0" distR="0" wp14:anchorId="6F58271F" wp14:editId="385AA081">
            <wp:extent cx="3225800" cy="115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5800" cy="1155700"/>
                    </a:xfrm>
                    <a:prstGeom prst="rect">
                      <a:avLst/>
                    </a:prstGeom>
                    <a:noFill/>
                    <a:ln>
                      <a:noFill/>
                    </a:ln>
                  </pic:spPr>
                </pic:pic>
              </a:graphicData>
            </a:graphic>
          </wp:inline>
        </w:drawing>
      </w:r>
    </w:p>
    <w:p w14:paraId="649E0247" w14:textId="2C339B1E" w:rsidR="00EC2714" w:rsidRDefault="00A11459" w:rsidP="00A11459">
      <w:pPr>
        <w:pStyle w:val="1"/>
        <w:numPr>
          <w:ilvl w:val="0"/>
          <w:numId w:val="0"/>
        </w:numPr>
        <w:ind w:left="425"/>
        <w:jc w:val="center"/>
        <w:rPr>
          <w:b w:val="0"/>
          <w:sz w:val="22"/>
        </w:rPr>
      </w:pPr>
      <w:r w:rsidRPr="00A11459">
        <w:rPr>
          <w:b w:val="0"/>
          <w:sz w:val="22"/>
        </w:rPr>
        <w:t>Figure.3: The model of the one CNT validation.</w:t>
      </w:r>
    </w:p>
    <w:p w14:paraId="52D2A68A" w14:textId="77777777" w:rsidR="00A11459" w:rsidRPr="00A11459" w:rsidRDefault="00A11459" w:rsidP="00A11459">
      <w:pPr>
        <w:pStyle w:val="1"/>
        <w:numPr>
          <w:ilvl w:val="0"/>
          <w:numId w:val="0"/>
        </w:numPr>
        <w:ind w:left="425"/>
        <w:rPr>
          <w:b w:val="0"/>
          <w:sz w:val="24"/>
        </w:rPr>
      </w:pPr>
    </w:p>
    <w:p w14:paraId="1CCA480B" w14:textId="0B5918C7" w:rsidR="00EC2714" w:rsidRDefault="00EC2714" w:rsidP="00A11459">
      <w:pPr>
        <w:pStyle w:val="1"/>
        <w:numPr>
          <w:ilvl w:val="0"/>
          <w:numId w:val="0"/>
        </w:numPr>
        <w:ind w:left="425" w:hanging="5"/>
        <w:rPr>
          <w:b w:val="0"/>
          <w:sz w:val="24"/>
        </w:rPr>
      </w:pPr>
      <w:r w:rsidRPr="00EC2714">
        <w:rPr>
          <w:b w:val="0"/>
          <w:sz w:val="24"/>
        </w:rPr>
        <w:t xml:space="preserve">This problem is simulated by both the </w:t>
      </w:r>
      <w:r w:rsidR="00B85A02">
        <w:rPr>
          <w:b w:val="0"/>
          <w:sz w:val="24"/>
        </w:rPr>
        <w:t>traditional</w:t>
      </w:r>
      <w:r w:rsidRPr="00EC2714">
        <w:rPr>
          <w:b w:val="0"/>
          <w:sz w:val="24"/>
        </w:rPr>
        <w:t xml:space="preserve"> FE method and the Immersed FE method proposed in this paper. The local view of the </w:t>
      </w:r>
      <w:r w:rsidR="00B85A02">
        <w:rPr>
          <w:b w:val="0"/>
          <w:sz w:val="24"/>
        </w:rPr>
        <w:t>traditional</w:t>
      </w:r>
      <w:r w:rsidRPr="00EC2714">
        <w:rPr>
          <w:b w:val="0"/>
          <w:sz w:val="24"/>
        </w:rPr>
        <w:t xml:space="preserve"> FE model near the CNT is shown in Fig.</w:t>
      </w:r>
      <w:r w:rsidR="00A11459">
        <w:rPr>
          <w:b w:val="0"/>
          <w:sz w:val="24"/>
        </w:rPr>
        <w:t>4</w:t>
      </w:r>
      <w:r w:rsidRPr="00EC2714">
        <w:rPr>
          <w:b w:val="0"/>
          <w:sz w:val="24"/>
        </w:rPr>
        <w:t xml:space="preserve"> and the CNT and polymer meshes are matched. The number of cells in the </w:t>
      </w:r>
      <w:r w:rsidR="00B85A02">
        <w:rPr>
          <w:b w:val="0"/>
          <w:sz w:val="24"/>
        </w:rPr>
        <w:t>traditional</w:t>
      </w:r>
      <w:r w:rsidRPr="00EC2714">
        <w:rPr>
          <w:b w:val="0"/>
          <w:sz w:val="24"/>
        </w:rPr>
        <w:t xml:space="preserve"> FEM model is 168300. In the Immersed FE model, the CNT grid is the same with that in the </w:t>
      </w:r>
      <w:r w:rsidR="00B85A02">
        <w:rPr>
          <w:b w:val="0"/>
          <w:sz w:val="24"/>
        </w:rPr>
        <w:t>traditional</w:t>
      </w:r>
      <w:r w:rsidRPr="00EC2714">
        <w:rPr>
          <w:b w:val="0"/>
          <w:sz w:val="24"/>
        </w:rPr>
        <w:t xml:space="preserve"> FEM while the polymer is meshed as a regular grid with </w:t>
      </w:r>
      <m:oMath>
        <m:r>
          <m:rPr>
            <m:nor/>
          </m:rPr>
          <w:rPr>
            <w:b w:val="0"/>
            <w:sz w:val="24"/>
          </w:rPr>
          <m:t>30×30×150</m:t>
        </m:r>
      </m:oMath>
      <w:r w:rsidR="00A11459">
        <w:rPr>
          <w:rFonts w:hint="eastAsia"/>
          <w:b w:val="0"/>
          <w:sz w:val="24"/>
        </w:rPr>
        <w:t xml:space="preserve"> </w:t>
      </w:r>
      <w:r w:rsidRPr="00EC2714">
        <w:rPr>
          <w:b w:val="0"/>
          <w:sz w:val="24"/>
        </w:rPr>
        <w:t xml:space="preserve">cells. The number of cells in </w:t>
      </w:r>
      <w:r w:rsidR="00A11459" w:rsidRPr="00EC2714">
        <w:rPr>
          <w:b w:val="0"/>
          <w:sz w:val="24"/>
        </w:rPr>
        <w:t>these two models</w:t>
      </w:r>
      <w:r w:rsidRPr="00EC2714">
        <w:rPr>
          <w:b w:val="0"/>
          <w:sz w:val="24"/>
        </w:rPr>
        <w:t xml:space="preserve"> </w:t>
      </w:r>
      <w:r w:rsidR="00A11459">
        <w:rPr>
          <w:b w:val="0"/>
          <w:sz w:val="24"/>
        </w:rPr>
        <w:t>is</w:t>
      </w:r>
      <w:r w:rsidRPr="00EC2714">
        <w:rPr>
          <w:b w:val="0"/>
          <w:sz w:val="24"/>
        </w:rPr>
        <w:t xml:space="preserve"> close, so they have a similar grid resolution.</w:t>
      </w:r>
    </w:p>
    <w:p w14:paraId="74D0E736" w14:textId="37789DCC" w:rsidR="00A11459" w:rsidRDefault="00A11459" w:rsidP="00A11459">
      <w:pPr>
        <w:pStyle w:val="1"/>
        <w:numPr>
          <w:ilvl w:val="0"/>
          <w:numId w:val="0"/>
        </w:numPr>
        <w:ind w:left="425" w:hanging="5"/>
        <w:jc w:val="center"/>
        <w:rPr>
          <w:b w:val="0"/>
          <w:sz w:val="24"/>
        </w:rPr>
      </w:pPr>
      <w:r>
        <w:rPr>
          <w:noProof/>
          <w:lang w:val="en-CA" w:eastAsia="ja-JP"/>
        </w:rPr>
        <w:drawing>
          <wp:inline distT="0" distB="0" distL="0" distR="0" wp14:anchorId="5F317B61" wp14:editId="1712634F">
            <wp:extent cx="3200400"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695450"/>
                    </a:xfrm>
                    <a:prstGeom prst="rect">
                      <a:avLst/>
                    </a:prstGeom>
                    <a:noFill/>
                    <a:ln>
                      <a:noFill/>
                    </a:ln>
                  </pic:spPr>
                </pic:pic>
              </a:graphicData>
            </a:graphic>
          </wp:inline>
        </w:drawing>
      </w:r>
    </w:p>
    <w:p w14:paraId="26657E2C" w14:textId="2DE5534C" w:rsidR="00EC2714" w:rsidRPr="00A11459" w:rsidRDefault="00A11459" w:rsidP="00A11459">
      <w:pPr>
        <w:pStyle w:val="1"/>
        <w:numPr>
          <w:ilvl w:val="0"/>
          <w:numId w:val="0"/>
        </w:numPr>
        <w:ind w:left="425" w:hanging="5"/>
        <w:jc w:val="center"/>
        <w:rPr>
          <w:b w:val="0"/>
          <w:sz w:val="22"/>
        </w:rPr>
      </w:pPr>
      <w:r w:rsidRPr="00A11459">
        <w:rPr>
          <w:b w:val="0"/>
          <w:sz w:val="22"/>
        </w:rPr>
        <w:t>Figure.4: Mesh-matched FEM model</w:t>
      </w:r>
    </w:p>
    <w:p w14:paraId="1EA625C5" w14:textId="6EECEB09" w:rsidR="00EC2714" w:rsidRDefault="00EC2714" w:rsidP="00A11459">
      <w:pPr>
        <w:pStyle w:val="1"/>
        <w:numPr>
          <w:ilvl w:val="0"/>
          <w:numId w:val="0"/>
        </w:numPr>
        <w:ind w:firstLine="420"/>
        <w:rPr>
          <w:b w:val="0"/>
          <w:sz w:val="24"/>
        </w:rPr>
      </w:pPr>
      <w:r w:rsidRPr="00EC2714">
        <w:rPr>
          <w:b w:val="0"/>
          <w:sz w:val="24"/>
        </w:rPr>
        <w:lastRenderedPageBreak/>
        <w:t xml:space="preserve">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of the CNT are compared in Fig.</w:t>
      </w:r>
      <w:r w:rsidR="00A11459">
        <w:rPr>
          <w:b w:val="0"/>
          <w:sz w:val="24"/>
        </w:rPr>
        <w:t>5</w:t>
      </w:r>
      <w:r w:rsidRPr="00EC2714">
        <w:rPr>
          <w:b w:val="0"/>
          <w:sz w:val="24"/>
        </w:rPr>
        <w:t xml:space="preserve">.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distribution in Fig.</w:t>
      </w:r>
      <w:r w:rsidR="00A11459">
        <w:rPr>
          <w:b w:val="0"/>
          <w:sz w:val="24"/>
        </w:rPr>
        <w:t>5</w:t>
      </w:r>
      <w:r w:rsidRPr="00EC2714">
        <w:rPr>
          <w:b w:val="0"/>
          <w:sz w:val="24"/>
        </w:rPr>
        <w:t>(a) and (b) are very similar in most place while the stress at the endpoints of the CNT are overestimated. The overestimation may occur if one or more CNT cells at the endpoint are fully inside a polymer cell, and it can be eliminated by using a refined polymer grid or a coarser CNT grid. Fig.</w:t>
      </w:r>
      <w:r w:rsidR="00A11459">
        <w:rPr>
          <w:b w:val="0"/>
          <w:sz w:val="24"/>
        </w:rPr>
        <w:t>5</w:t>
      </w:r>
      <w:r w:rsidRPr="00EC2714">
        <w:rPr>
          <w:b w:val="0"/>
          <w:sz w:val="24"/>
        </w:rPr>
        <w:t xml:space="preserve">(c)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if the polymer is meshed in</w:t>
      </w:r>
      <w:r w:rsidR="0091040D">
        <w:rPr>
          <w:b w:val="0"/>
          <w:sz w:val="24"/>
        </w:rPr>
        <w:t xml:space="preserve"> </w:t>
      </w:r>
      <m:oMath>
        <m:r>
          <m:rPr>
            <m:nor/>
          </m:rPr>
          <w:rPr>
            <w:b w:val="0"/>
            <w:sz w:val="24"/>
          </w:rPr>
          <m:t>100×100×500</m:t>
        </m:r>
      </m:oMath>
      <w:r w:rsidRPr="00EC2714">
        <w:rPr>
          <w:b w:val="0"/>
          <w:sz w:val="24"/>
        </w:rPr>
        <w:t xml:space="preserve">, and the stress overestimation is almost disappeared. </w:t>
      </w:r>
      <w:r w:rsidR="0091040D">
        <w:rPr>
          <w:b w:val="0"/>
          <w:sz w:val="24"/>
        </w:rPr>
        <w:t xml:space="preserve"> </w:t>
      </w:r>
    </w:p>
    <w:p w14:paraId="1201AC1D" w14:textId="6BEA0A67" w:rsidR="0091040D" w:rsidRPr="00EC2714" w:rsidRDefault="0091040D" w:rsidP="0091040D">
      <w:pPr>
        <w:pStyle w:val="1"/>
        <w:numPr>
          <w:ilvl w:val="0"/>
          <w:numId w:val="0"/>
        </w:numPr>
        <w:ind w:firstLine="420"/>
        <w:jc w:val="center"/>
        <w:rPr>
          <w:b w:val="0"/>
          <w:sz w:val="24"/>
        </w:rPr>
      </w:pPr>
      <w:r>
        <w:rPr>
          <w:noProof/>
          <w:lang w:val="en-CA" w:eastAsia="ja-JP"/>
        </w:rPr>
        <w:drawing>
          <wp:inline distT="0" distB="0" distL="0" distR="0" wp14:anchorId="69826901" wp14:editId="4B7F40E9">
            <wp:extent cx="5067300" cy="2546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2546350"/>
                    </a:xfrm>
                    <a:prstGeom prst="rect">
                      <a:avLst/>
                    </a:prstGeom>
                    <a:noFill/>
                    <a:ln>
                      <a:noFill/>
                    </a:ln>
                  </pic:spPr>
                </pic:pic>
              </a:graphicData>
            </a:graphic>
          </wp:inline>
        </w:drawing>
      </w:r>
    </w:p>
    <w:p w14:paraId="171AA9DB" w14:textId="29EFC889" w:rsidR="00EC2714" w:rsidRPr="0091040D" w:rsidRDefault="0091040D" w:rsidP="0091040D">
      <w:pPr>
        <w:pStyle w:val="1"/>
        <w:numPr>
          <w:ilvl w:val="0"/>
          <w:numId w:val="0"/>
        </w:numPr>
        <w:ind w:left="425" w:hanging="425"/>
        <w:jc w:val="center"/>
        <w:rPr>
          <w:b w:val="0"/>
          <w:sz w:val="22"/>
        </w:rPr>
      </w:pPr>
      <w:r w:rsidRPr="0091040D">
        <w:rPr>
          <w:b w:val="0"/>
          <w:sz w:val="22"/>
        </w:rPr>
        <w:t xml:space="preserve">Figure.5: The comparison of the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Pr="0091040D">
        <w:rPr>
          <w:b w:val="0"/>
          <w:sz w:val="22"/>
        </w:rPr>
        <w:t xml:space="preserve"> in CNT.</w:t>
      </w:r>
    </w:p>
    <w:p w14:paraId="74F30707" w14:textId="7719D3F4" w:rsidR="00EC2714" w:rsidRDefault="00EC2714" w:rsidP="0091040D">
      <w:pPr>
        <w:pStyle w:val="1"/>
        <w:numPr>
          <w:ilvl w:val="0"/>
          <w:numId w:val="0"/>
        </w:numPr>
        <w:ind w:firstLine="420"/>
        <w:rPr>
          <w:b w:val="0"/>
          <w:sz w:val="24"/>
        </w:rPr>
      </w:pPr>
      <w:r w:rsidRPr="00EC2714">
        <w:rPr>
          <w:b w:val="0"/>
          <w:sz w:val="24"/>
        </w:rPr>
        <w:t>Fig.</w:t>
      </w:r>
      <w:r w:rsidR="0091040D">
        <w:rPr>
          <w:b w:val="0"/>
          <w:sz w:val="24"/>
        </w:rPr>
        <w:t>6</w:t>
      </w:r>
      <w:r w:rsidRPr="00EC2714">
        <w:rPr>
          <w:b w:val="0"/>
          <w:sz w:val="24"/>
        </w:rPr>
        <w:t xml:space="preserve"> presents the polymer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0091040D">
        <w:rPr>
          <w:b w:val="0"/>
          <w:sz w:val="24"/>
        </w:rPr>
        <w:t xml:space="preserve"> comparison near the CNT, </w:t>
      </w:r>
      <w:r w:rsidRPr="00EC2714">
        <w:rPr>
          <w:b w:val="0"/>
          <w:sz w:val="24"/>
        </w:rPr>
        <w:t>and the stress distribution are also very similar in most place. The degree of the stress concentration phenomenon near the CNT's endpoints is underestimated due to the non-matched polymer and CNT grid, and it can also be eliminated by using a refined polymer grid as shown in Fig.</w:t>
      </w:r>
      <w:r w:rsidR="0091040D">
        <w:rPr>
          <w:b w:val="0"/>
          <w:sz w:val="24"/>
        </w:rPr>
        <w:t>6</w:t>
      </w:r>
      <w:r w:rsidRPr="00EC2714">
        <w:rPr>
          <w:b w:val="0"/>
          <w:sz w:val="24"/>
        </w:rPr>
        <w:t>(c). It should be mentioned that the underestimation is localized because the equilibrium equation is a</w:t>
      </w:r>
      <w:r w:rsidR="0091040D">
        <w:rPr>
          <w:b w:val="0"/>
          <w:sz w:val="24"/>
        </w:rPr>
        <w:t>n</w:t>
      </w:r>
      <w:r w:rsidRPr="00EC2714">
        <w:rPr>
          <w:b w:val="0"/>
          <w:sz w:val="24"/>
        </w:rPr>
        <w:t xml:space="preserve"> elliptic equation. Therefore, it would not produce obvious error when evaluating the effective material properties of the nanocomposite. Fig.</w:t>
      </w:r>
      <w:r w:rsidR="0091040D">
        <w:rPr>
          <w:b w:val="0"/>
          <w:sz w:val="24"/>
        </w:rPr>
        <w:t>7</w:t>
      </w:r>
      <w:r w:rsidRPr="00EC2714">
        <w:rPr>
          <w:b w:val="0"/>
          <w:sz w:val="24"/>
        </w:rPr>
        <w:t xml:space="preserve">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at the </w:t>
      </w:r>
      <w:r w:rsidR="0091040D">
        <w:rPr>
          <w:b w:val="0"/>
          <w:sz w:val="24"/>
        </w:rPr>
        <w:t xml:space="preserve">polymer </w:t>
      </w:r>
      <w:r w:rsidRPr="00EC2714">
        <w:rPr>
          <w:b w:val="0"/>
          <w:sz w:val="24"/>
        </w:rPr>
        <w:t xml:space="preserve">boundary, and the results from the </w:t>
      </w:r>
      <w:r w:rsidR="00B85A02">
        <w:rPr>
          <w:b w:val="0"/>
          <w:sz w:val="24"/>
        </w:rPr>
        <w:t>traditional</w:t>
      </w:r>
      <w:r w:rsidRPr="00EC2714">
        <w:rPr>
          <w:b w:val="0"/>
          <w:sz w:val="24"/>
        </w:rPr>
        <w:t xml:space="preserve"> and Immersed FE method are almost the same.</w:t>
      </w:r>
    </w:p>
    <w:p w14:paraId="081AE2E6" w14:textId="02BC1B02" w:rsidR="0091040D" w:rsidRPr="00EC2714" w:rsidRDefault="0091040D" w:rsidP="0091040D">
      <w:pPr>
        <w:pStyle w:val="1"/>
        <w:numPr>
          <w:ilvl w:val="0"/>
          <w:numId w:val="0"/>
        </w:numPr>
        <w:ind w:firstLine="420"/>
        <w:jc w:val="center"/>
        <w:rPr>
          <w:b w:val="0"/>
          <w:sz w:val="24"/>
        </w:rPr>
      </w:pPr>
      <w:del w:id="17" w:author="iamthree" w:date="2018-12-04T07:37:00Z">
        <w:r w:rsidDel="00201CE3">
          <w:rPr>
            <w:noProof/>
            <w:lang w:val="en-CA" w:eastAsia="ja-JP"/>
          </w:rPr>
          <w:lastRenderedPageBreak/>
          <w:drawing>
            <wp:inline distT="0" distB="0" distL="0" distR="0" wp14:anchorId="2069A46C" wp14:editId="1E4D042B">
              <wp:extent cx="4737100" cy="25844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100" cy="2584450"/>
                      </a:xfrm>
                      <a:prstGeom prst="rect">
                        <a:avLst/>
                      </a:prstGeom>
                      <a:noFill/>
                      <a:ln>
                        <a:noFill/>
                      </a:ln>
                    </pic:spPr>
                  </pic:pic>
                </a:graphicData>
              </a:graphic>
            </wp:inline>
          </w:drawing>
        </w:r>
      </w:del>
      <w:ins w:id="18" w:author="iamthree" w:date="2018-12-04T07:37:00Z">
        <w:r w:rsidR="00201CE3">
          <w:rPr>
            <w:noProof/>
          </w:rPr>
          <w:drawing>
            <wp:inline distT="0" distB="0" distL="0" distR="0" wp14:anchorId="6B72C48D" wp14:editId="4EE28408">
              <wp:extent cx="4733925" cy="23145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710" b="7396"/>
                      <a:stretch/>
                    </pic:blipFill>
                    <pic:spPr bwMode="auto">
                      <a:xfrm>
                        <a:off x="0" y="0"/>
                        <a:ext cx="4733925" cy="23145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3E735526" w14:textId="2AD888BA" w:rsidR="0091040D" w:rsidRPr="0091040D" w:rsidRDefault="0091040D" w:rsidP="0091040D">
      <w:pPr>
        <w:pStyle w:val="1"/>
        <w:numPr>
          <w:ilvl w:val="0"/>
          <w:numId w:val="0"/>
        </w:numPr>
        <w:jc w:val="center"/>
        <w:rPr>
          <w:b w:val="0"/>
          <w:sz w:val="22"/>
        </w:rPr>
      </w:pPr>
      <w:r w:rsidRPr="0091040D">
        <w:rPr>
          <w:rFonts w:hint="eastAsia"/>
          <w:b w:val="0"/>
          <w:sz w:val="22"/>
        </w:rPr>
        <w:t>F</w:t>
      </w:r>
      <w:r w:rsidRPr="0091040D">
        <w:rPr>
          <w:b w:val="0"/>
          <w:sz w:val="22"/>
        </w:rPr>
        <w:t xml:space="preserve">igure.6: The comparison of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Pr>
          <w:rFonts w:hint="eastAsia"/>
          <w:b w:val="0"/>
          <w:sz w:val="24"/>
        </w:rPr>
        <w:t xml:space="preserve"> </w:t>
      </w:r>
      <w:r>
        <w:rPr>
          <w:b w:val="0"/>
          <w:sz w:val="22"/>
        </w:rPr>
        <w:t>in polymer</w:t>
      </w:r>
      <w:r w:rsidRPr="0091040D">
        <w:rPr>
          <w:b w:val="0"/>
          <w:sz w:val="22"/>
        </w:rPr>
        <w:t xml:space="preserve"> near the CNT.</w:t>
      </w:r>
    </w:p>
    <w:p w14:paraId="4D1291E6" w14:textId="344538D3" w:rsidR="0091040D" w:rsidRPr="0091040D" w:rsidRDefault="0091040D" w:rsidP="0091040D">
      <w:pPr>
        <w:pStyle w:val="1"/>
        <w:numPr>
          <w:ilvl w:val="0"/>
          <w:numId w:val="0"/>
        </w:numPr>
        <w:jc w:val="center"/>
        <w:rPr>
          <w:b w:val="0"/>
          <w:sz w:val="24"/>
        </w:rPr>
      </w:pPr>
      <w:r>
        <w:rPr>
          <w:noProof/>
          <w:lang w:val="en-CA" w:eastAsia="ja-JP"/>
        </w:rPr>
        <w:drawing>
          <wp:inline distT="0" distB="0" distL="0" distR="0" wp14:anchorId="5CEBFC33" wp14:editId="7B4229A9">
            <wp:extent cx="3790950" cy="244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2444750"/>
                    </a:xfrm>
                    <a:prstGeom prst="rect">
                      <a:avLst/>
                    </a:prstGeom>
                    <a:noFill/>
                    <a:ln>
                      <a:noFill/>
                    </a:ln>
                  </pic:spPr>
                </pic:pic>
              </a:graphicData>
            </a:graphic>
          </wp:inline>
        </w:drawing>
      </w:r>
    </w:p>
    <w:p w14:paraId="54EDBB74" w14:textId="7E4C86C0" w:rsidR="0091040D" w:rsidRDefault="0091040D" w:rsidP="0048443C">
      <w:pPr>
        <w:pStyle w:val="1"/>
        <w:numPr>
          <w:ilvl w:val="0"/>
          <w:numId w:val="0"/>
        </w:numPr>
        <w:jc w:val="center"/>
        <w:rPr>
          <w:b w:val="0"/>
          <w:sz w:val="22"/>
        </w:rPr>
      </w:pPr>
      <w:r w:rsidRPr="0048443C">
        <w:rPr>
          <w:b w:val="0"/>
          <w:sz w:val="22"/>
        </w:rPr>
        <w:t xml:space="preserve">Figure.7: The comparison of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0048443C" w:rsidRPr="0048443C">
        <w:rPr>
          <w:rFonts w:hint="eastAsia"/>
          <w:b w:val="0"/>
          <w:sz w:val="22"/>
        </w:rPr>
        <w:t xml:space="preserve"> </w:t>
      </w:r>
      <w:r w:rsidR="0048443C" w:rsidRPr="0048443C">
        <w:rPr>
          <w:b w:val="0"/>
          <w:sz w:val="22"/>
        </w:rPr>
        <w:t>in polymer</w:t>
      </w:r>
      <w:r w:rsidRPr="0048443C">
        <w:rPr>
          <w:b w:val="0"/>
          <w:sz w:val="22"/>
        </w:rPr>
        <w:t xml:space="preserve"> near the boundary.</w:t>
      </w:r>
    </w:p>
    <w:p w14:paraId="58DA7B38" w14:textId="032DE340" w:rsidR="0048443C" w:rsidRDefault="0048443C" w:rsidP="0048443C">
      <w:pPr>
        <w:pStyle w:val="2"/>
      </w:pPr>
      <w:r w:rsidRPr="0048443C">
        <w:t>CNT nanocomposite validation</w:t>
      </w:r>
    </w:p>
    <w:p w14:paraId="1818EB64" w14:textId="0C7E2698" w:rsidR="0048443C" w:rsidRDefault="0048443C" w:rsidP="0048443C">
      <w:pPr>
        <w:pStyle w:val="1"/>
        <w:numPr>
          <w:ilvl w:val="0"/>
          <w:numId w:val="0"/>
        </w:numPr>
        <w:ind w:firstLine="420"/>
        <w:rPr>
          <w:b w:val="0"/>
          <w:sz w:val="24"/>
        </w:rPr>
      </w:pPr>
      <w:r w:rsidRPr="0048443C">
        <w:rPr>
          <w:b w:val="0"/>
          <w:sz w:val="24"/>
        </w:rPr>
        <w:t xml:space="preserve">In this example, 11 SWCNTs with </w:t>
      </w:r>
      <w:r w:rsidRPr="0048443C">
        <w:rPr>
          <w:b w:val="0"/>
          <w:i/>
          <w:sz w:val="24"/>
        </w:rPr>
        <w:t>r</w:t>
      </w:r>
      <w:r>
        <w:rPr>
          <w:b w:val="0"/>
          <w:i/>
          <w:sz w:val="24"/>
        </w:rPr>
        <w:t xml:space="preserve"> </w:t>
      </w:r>
      <w:r w:rsidRPr="0048443C">
        <w:rPr>
          <w:b w:val="0"/>
          <w:sz w:val="24"/>
        </w:rPr>
        <w:t>=</w:t>
      </w:r>
      <w:r>
        <w:rPr>
          <w:b w:val="0"/>
          <w:sz w:val="24"/>
        </w:rPr>
        <w:t xml:space="preserve"> </w:t>
      </w:r>
      <w:r w:rsidRPr="0048443C">
        <w:rPr>
          <w:b w:val="0"/>
          <w:sz w:val="24"/>
        </w:rPr>
        <w:t>0.67 nm</w:t>
      </w:r>
      <w:r w:rsidR="00B61D57">
        <w:rPr>
          <w:b w:val="0"/>
          <w:sz w:val="24"/>
        </w:rPr>
        <w:t xml:space="preserve"> and </w:t>
      </w:r>
      <w:r w:rsidR="00B61D57" w:rsidRPr="0048443C">
        <w:rPr>
          <w:b w:val="0"/>
          <w:i/>
          <w:sz w:val="24"/>
        </w:rPr>
        <w:t>l</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67 nm</w:t>
      </w:r>
      <w:r w:rsidRPr="0048443C">
        <w:rPr>
          <w:b w:val="0"/>
          <w:sz w:val="24"/>
        </w:rPr>
        <w:t xml:space="preserve"> are randomly put i</w:t>
      </w:r>
      <w:r>
        <w:rPr>
          <w:b w:val="0"/>
          <w:sz w:val="24"/>
        </w:rPr>
        <w:t>nto the polymer as shown in Fig.8</w:t>
      </w:r>
      <w:r w:rsidRPr="0048443C">
        <w:rPr>
          <w:b w:val="0"/>
          <w:sz w:val="24"/>
        </w:rPr>
        <w:t xml:space="preserve">. The </w:t>
      </w:r>
      <w:r w:rsidR="00B85A02">
        <w:rPr>
          <w:b w:val="0"/>
          <w:sz w:val="24"/>
        </w:rPr>
        <w:t>traditional</w:t>
      </w:r>
      <w:r w:rsidRPr="0048443C">
        <w:rPr>
          <w:b w:val="0"/>
          <w:sz w:val="24"/>
        </w:rPr>
        <w:t xml:space="preserve"> and Immersed FE method are used to calculate the effective material properties. The size of the RVE (Representative Volume Element) is </w:t>
      </w:r>
      <w:r w:rsidR="00B61D57">
        <w:rPr>
          <w:b w:val="0"/>
          <w:i/>
          <w:sz w:val="24"/>
        </w:rPr>
        <w:t>L</w:t>
      </w:r>
      <w:r>
        <w:rPr>
          <w:b w:val="0"/>
          <w:i/>
          <w:sz w:val="24"/>
        </w:rPr>
        <w:t xml:space="preserve"> </w:t>
      </w:r>
      <w:r w:rsidRPr="0048443C">
        <w:rPr>
          <w:b w:val="0"/>
          <w:sz w:val="24"/>
        </w:rPr>
        <w:t>=</w:t>
      </w:r>
      <w:r>
        <w:rPr>
          <w:b w:val="0"/>
          <w:sz w:val="24"/>
        </w:rPr>
        <w:t xml:space="preserve"> </w:t>
      </w:r>
      <w:r w:rsidRPr="0048443C">
        <w:rPr>
          <w:b w:val="0"/>
          <w:sz w:val="24"/>
        </w:rPr>
        <w:t xml:space="preserve">67 nm and the material properties of CNT and polymer are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=2.9GPa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Pr>
          <w:b w:val="0"/>
          <w:sz w:val="24"/>
        </w:rPr>
        <w:t xml:space="preserve">, </w:t>
      </w:r>
      <w:r w:rsidRPr="0048443C">
        <w:rPr>
          <w:b w:val="0"/>
          <w:sz w:val="24"/>
        </w:rPr>
        <w:t xml:space="preserve">respectively. The CNT net and polymer grids are matched in traditional FE method, while in the Immersed FE method, the polymer is meshed as regular grid.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x</m:t>
            </m:r>
          </m:sub>
        </m:sSub>
        <m:r>
          <m:rPr>
            <m:nor/>
          </m:rPr>
          <w:rPr>
            <w:b w:val="0"/>
            <w:sz w:val="24"/>
          </w:rPr>
          <m:t xml:space="preserve"> = 3.35nm</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b w:val="0"/>
            <w:sz w:val="24"/>
          </w:rPr>
          <m:t xml:space="preserve"> = </m:t>
        </m:r>
        <m:r>
          <m:rPr>
            <m:nor/>
          </m:rPr>
          <w:rPr>
            <w:rFonts w:ascii="Cambria Math"/>
            <w:b w:val="0"/>
            <w:sz w:val="24"/>
          </w:rPr>
          <m:t>67</m:t>
        </m:r>
        <m:r>
          <m:rPr>
            <m:nor/>
          </m:rPr>
          <w:rPr>
            <w:b w:val="0"/>
            <w:sz w:val="24"/>
          </w:rPr>
          <m:t>nm</m:t>
        </m:r>
      </m:oMath>
      <w:r w:rsidRPr="0048443C">
        <w:rPr>
          <w:b w:val="0"/>
          <w:sz w:val="24"/>
        </w:rPr>
        <w:t xml:space="preserve">. </w:t>
      </w:r>
    </w:p>
    <w:p w14:paraId="5198B364" w14:textId="0C43EC65" w:rsidR="0048443C" w:rsidRPr="0048443C" w:rsidRDefault="0048443C" w:rsidP="0048443C">
      <w:pPr>
        <w:pStyle w:val="1"/>
        <w:numPr>
          <w:ilvl w:val="0"/>
          <w:numId w:val="0"/>
        </w:numPr>
        <w:ind w:firstLine="420"/>
        <w:jc w:val="center"/>
        <w:rPr>
          <w:b w:val="0"/>
          <w:sz w:val="24"/>
        </w:rPr>
      </w:pPr>
      <w:del w:id="19" w:author="iamthree" w:date="2018-12-04T07:54:00Z">
        <w:r w:rsidDel="0084725E">
          <w:rPr>
            <w:noProof/>
            <w:lang w:val="en-CA" w:eastAsia="ja-JP"/>
          </w:rPr>
          <w:lastRenderedPageBreak/>
          <w:drawing>
            <wp:inline distT="0" distB="0" distL="0" distR="0" wp14:anchorId="2EDBD61D" wp14:editId="3E59B521">
              <wp:extent cx="1873250" cy="2101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3250" cy="2101850"/>
                      </a:xfrm>
                      <a:prstGeom prst="rect">
                        <a:avLst/>
                      </a:prstGeom>
                      <a:noFill/>
                      <a:ln>
                        <a:noFill/>
                      </a:ln>
                    </pic:spPr>
                  </pic:pic>
                </a:graphicData>
              </a:graphic>
            </wp:inline>
          </w:drawing>
        </w:r>
      </w:del>
      <w:ins w:id="20" w:author="iamthree" w:date="2018-12-04T07:54:00Z">
        <w:r w:rsidR="0084725E">
          <w:rPr>
            <w:noProof/>
          </w:rPr>
          <w:drawing>
            <wp:inline distT="0" distB="0" distL="0" distR="0" wp14:anchorId="62CCBCF0" wp14:editId="515385E1">
              <wp:extent cx="1873250" cy="21056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3250" cy="2105660"/>
                      </a:xfrm>
                      <a:prstGeom prst="rect">
                        <a:avLst/>
                      </a:prstGeom>
                      <a:noFill/>
                      <a:ln>
                        <a:noFill/>
                      </a:ln>
                    </pic:spPr>
                  </pic:pic>
                </a:graphicData>
              </a:graphic>
            </wp:inline>
          </w:drawing>
        </w:r>
      </w:ins>
    </w:p>
    <w:p w14:paraId="0F0B0C8F" w14:textId="333D56EA" w:rsidR="0048443C" w:rsidRPr="0048443C" w:rsidRDefault="0048443C" w:rsidP="0048443C">
      <w:pPr>
        <w:pStyle w:val="1"/>
        <w:numPr>
          <w:ilvl w:val="0"/>
          <w:numId w:val="0"/>
        </w:numPr>
        <w:ind w:left="425" w:hanging="425"/>
        <w:jc w:val="center"/>
        <w:rPr>
          <w:b w:val="0"/>
          <w:sz w:val="24"/>
        </w:rPr>
      </w:pPr>
      <w:r w:rsidRPr="0048443C">
        <w:rPr>
          <w:b w:val="0"/>
          <w:sz w:val="22"/>
        </w:rPr>
        <w:t>Figure</w:t>
      </w:r>
      <w:r w:rsidR="00E15E5C">
        <w:rPr>
          <w:b w:val="0"/>
          <w:sz w:val="22"/>
        </w:rPr>
        <w:t>.8</w:t>
      </w:r>
      <w:r w:rsidRPr="0048443C">
        <w:rPr>
          <w:b w:val="0"/>
          <w:sz w:val="22"/>
        </w:rPr>
        <w:t>: The CNT distribution in the nanocomposite.</w:t>
      </w:r>
    </w:p>
    <w:p w14:paraId="2302B7FA" w14:textId="77777777" w:rsidR="006F7A2D" w:rsidRDefault="0048443C" w:rsidP="006F7A2D">
      <w:pPr>
        <w:pStyle w:val="1"/>
        <w:numPr>
          <w:ilvl w:val="0"/>
          <w:numId w:val="0"/>
        </w:numPr>
        <w:ind w:firstLine="420"/>
        <w:rPr>
          <w:b w:val="0"/>
          <w:sz w:val="24"/>
        </w:rPr>
      </w:pPr>
      <w:r w:rsidRPr="0048443C">
        <w:rPr>
          <w:b w:val="0"/>
          <w:sz w:val="24"/>
        </w:rPr>
        <w:t>The results of effective</w:t>
      </w:r>
      <w:r w:rsidR="006F7A2D">
        <w:rPr>
          <w:b w:val="0"/>
          <w:sz w:val="24"/>
        </w:rPr>
        <w:t xml:space="preserve"> stress</w:t>
      </w:r>
      <w:r w:rsidRPr="0048443C">
        <w:rPr>
          <w:b w:val="0"/>
          <w:sz w:val="24"/>
        </w:rPr>
        <w:t xml:space="preserve"> </w:t>
      </w:r>
      <m:oMath>
        <m:sSub>
          <m:sSubPr>
            <m:ctrlPr>
              <w:rPr>
                <w:rFonts w:ascii="Cambria Math" w:hAnsi="Cambria Math"/>
                <w:b w:val="0"/>
                <w:i/>
                <w:sz w:val="22"/>
              </w:rPr>
            </m:ctrlPr>
          </m:sSubPr>
          <m:e>
            <m:r>
              <m:rPr>
                <m:nor/>
              </m:rPr>
              <w:rPr>
                <w:b w:val="0"/>
                <w:i/>
                <w:sz w:val="22"/>
              </w:rPr>
              <m:t>σ</m:t>
            </m:r>
          </m:e>
          <m:sub>
            <m:r>
              <m:rPr>
                <m:nor/>
              </m:rPr>
              <w:rPr>
                <w:b w:val="0"/>
                <w:i/>
                <w:sz w:val="22"/>
              </w:rPr>
              <m:t>xx</m:t>
            </m:r>
          </m:sub>
        </m:sSub>
        <m:r>
          <m:rPr>
            <m:sty m:val="bi"/>
          </m:rPr>
          <w:rPr>
            <w:rFonts w:ascii="Cambria Math" w:hAnsi="Cambria Math"/>
            <w:sz w:val="22"/>
          </w:rPr>
          <m:t>=</m:t>
        </m:r>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r>
          <m:rPr>
            <m:nor/>
          </m:rPr>
          <w:rPr>
            <w:b w:val="0"/>
            <w:i/>
            <w:sz w:val="22"/>
          </w:rPr>
          <m:t>/</m:t>
        </m:r>
        <m:r>
          <m:rPr>
            <m:nor/>
          </m:rPr>
          <w:rPr>
            <w:rFonts w:ascii="Cambria Math"/>
            <w:b w:val="0"/>
            <w:i/>
            <w:sz w:val="22"/>
          </w:rPr>
          <m:t xml:space="preserve"> </m:t>
        </m:r>
        <m:r>
          <m:rPr>
            <m:nor/>
          </m:rPr>
          <w:rPr>
            <w:b w:val="0"/>
            <w:i/>
            <w:sz w:val="22"/>
          </w:rPr>
          <m:t>S</m:t>
        </m:r>
      </m:oMath>
      <w:r w:rsidR="00E15E5C">
        <w:rPr>
          <w:rFonts w:hint="eastAsia"/>
          <w:b w:val="0"/>
          <w:sz w:val="22"/>
        </w:rPr>
        <w:t xml:space="preserve"> </w:t>
      </w:r>
      <w:r w:rsidRPr="0048443C">
        <w:rPr>
          <w:b w:val="0"/>
          <w:sz w:val="24"/>
        </w:rPr>
        <w:t>are compared</w:t>
      </w:r>
      <w:r w:rsidR="00E15E5C">
        <w:rPr>
          <w:b w:val="0"/>
          <w:sz w:val="24"/>
        </w:rPr>
        <w:t xml:space="preserve"> to validate the results of the Immersed FE method</w:t>
      </w:r>
      <w:r w:rsidRPr="0048443C">
        <w:rPr>
          <w:b w:val="0"/>
          <w:sz w:val="24"/>
        </w:rPr>
        <w:t xml:space="preserve">, where </w:t>
      </w:r>
      <m:oMath>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oMath>
      <w:r w:rsidR="00E15E5C">
        <w:rPr>
          <w:rFonts w:hint="eastAsia"/>
          <w:b w:val="0"/>
          <w:sz w:val="22"/>
        </w:rPr>
        <w:t xml:space="preserve"> </w:t>
      </w:r>
      <w:r w:rsidRPr="0048443C">
        <w:rPr>
          <w:b w:val="0"/>
          <w:sz w:val="24"/>
        </w:rPr>
        <w:t xml:space="preserve">is the </w:t>
      </w:r>
      <w:r w:rsidRPr="00E15E5C">
        <w:rPr>
          <w:b w:val="0"/>
          <w:i/>
          <w:sz w:val="24"/>
        </w:rPr>
        <w:t>x</w:t>
      </w:r>
      <w:r w:rsidRPr="0048443C">
        <w:rPr>
          <w:b w:val="0"/>
          <w:sz w:val="24"/>
        </w:rPr>
        <w:t xml:space="preserve">-component of the reacting force at face </w:t>
      </w:r>
      <w:r w:rsidRPr="00E15E5C">
        <w:rPr>
          <w:b w:val="0"/>
          <w:i/>
          <w:sz w:val="24"/>
        </w:rPr>
        <w:t>x</w:t>
      </w:r>
      <w:r w:rsidR="00E15E5C">
        <w:rPr>
          <w:b w:val="0"/>
          <w:sz w:val="24"/>
        </w:rPr>
        <w:t xml:space="preserve"> </w:t>
      </w:r>
      <w:r w:rsidRPr="0048443C">
        <w:rPr>
          <w:b w:val="0"/>
          <w:sz w:val="24"/>
        </w:rPr>
        <w:t>=</w:t>
      </w:r>
      <w:r w:rsidR="00E15E5C">
        <w:rPr>
          <w:b w:val="0"/>
          <w:sz w:val="24"/>
        </w:rPr>
        <w:t xml:space="preserve"> </w:t>
      </w:r>
      <w:r w:rsidRPr="0048443C">
        <w:rPr>
          <w:b w:val="0"/>
          <w:sz w:val="24"/>
        </w:rPr>
        <w:t xml:space="preserve">0 and </w:t>
      </w:r>
      <w:r w:rsidRPr="00E15E5C">
        <w:rPr>
          <w:b w:val="0"/>
          <w:i/>
          <w:sz w:val="24"/>
        </w:rPr>
        <w:t>S</w:t>
      </w:r>
      <w:r w:rsidRPr="0048443C">
        <w:rPr>
          <w:b w:val="0"/>
          <w:sz w:val="24"/>
        </w:rPr>
        <w:t xml:space="preserve"> is the face area. </w:t>
      </w:r>
      <w:r w:rsidR="006F7A2D">
        <w:rPr>
          <w:b w:val="0"/>
          <w:sz w:val="24"/>
        </w:rPr>
        <w:t>Different polymer grids are used in Immersed FE method and define the grid resolution as</w:t>
      </w:r>
    </w:p>
    <w:p w14:paraId="7908E0E7" w14:textId="0A947A8E" w:rsidR="006F7A2D" w:rsidRPr="006F7A2D" w:rsidRDefault="006F7A2D" w:rsidP="006F7A2D">
      <w:pPr>
        <w:pStyle w:val="1"/>
        <w:numPr>
          <w:ilvl w:val="0"/>
          <w:numId w:val="0"/>
        </w:numPr>
        <w:ind w:firstLine="420"/>
        <w:jc w:val="center"/>
        <w:rPr>
          <w:b w:val="0"/>
          <w:i/>
          <w:sz w:val="24"/>
        </w:rPr>
      </w:pPr>
      <m:oMath>
        <m:r>
          <m:rPr>
            <m:nor/>
          </m:rPr>
          <w:rPr>
            <w:b w:val="0"/>
            <w:i/>
            <w:sz w:val="24"/>
          </w:rPr>
          <m:t>α</m:t>
        </m:r>
        <m:r>
          <m:rPr>
            <m:nor/>
          </m:rPr>
          <w:rPr>
            <w:rFonts w:ascii="Cambria Math"/>
            <w:b w:val="0"/>
            <w:i/>
            <w:sz w:val="24"/>
          </w:rPr>
          <m:t xml:space="preserve"> </m:t>
        </m:r>
        <m:r>
          <m:rPr>
            <m:nor/>
          </m:rPr>
          <w:rPr>
            <w:b w:val="0"/>
            <w:i/>
            <w:sz w:val="24"/>
          </w:rPr>
          <m:t>=</m:t>
        </m:r>
        <m:r>
          <m:rPr>
            <m:nor/>
          </m:rPr>
          <w:rPr>
            <w:rFonts w:ascii="Cambria Math"/>
            <w:b w:val="0"/>
            <w:i/>
            <w:sz w:val="24"/>
          </w:rPr>
          <m:t xml:space="preserve"> </m:t>
        </m:r>
        <m:f>
          <m:fPr>
            <m:ctrlPr>
              <w:rPr>
                <w:rFonts w:ascii="Cambria Math" w:hAnsi="Cambria Math"/>
                <w:b w:val="0"/>
                <w:i/>
                <w:sz w:val="24"/>
              </w:rPr>
            </m:ctrlPr>
          </m:fPr>
          <m:num>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num>
          <m:den>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den>
        </m:f>
        <m:r>
          <m:rPr>
            <m:nor/>
          </m:rPr>
          <w:rPr>
            <w:rFonts w:ascii="Cambria Math"/>
            <w:b w:val="0"/>
            <w:i/>
            <w:sz w:val="24"/>
          </w:rPr>
          <m:t xml:space="preserve"> </m:t>
        </m:r>
      </m:oMath>
      <w:r>
        <w:rPr>
          <w:rFonts w:hint="eastAsia"/>
          <w:b w:val="0"/>
          <w:sz w:val="24"/>
        </w:rPr>
        <w:t xml:space="preserve"> </w:t>
      </w:r>
      <w:r>
        <w:rPr>
          <w:b w:val="0"/>
          <w:sz w:val="24"/>
        </w:rPr>
        <w:t xml:space="preserve">  </w:t>
      </w:r>
      <w:r>
        <w:rPr>
          <w:b w:val="0"/>
          <w:sz w:val="24"/>
        </w:rPr>
        <w:fldChar w:fldCharType="begin"/>
      </w:r>
      <w:r>
        <w:rPr>
          <w:b w:val="0"/>
          <w:sz w:val="24"/>
        </w:rPr>
        <w:instrText xml:space="preserve"> </w:instrText>
      </w:r>
      <w:r>
        <w:rPr>
          <w:rFonts w:hint="eastAsia"/>
          <w:b w:val="0"/>
          <w:sz w:val="24"/>
        </w:rPr>
        <w:instrText>= 15 \* GB2</w:instrText>
      </w:r>
      <w:r>
        <w:rPr>
          <w:b w:val="0"/>
          <w:sz w:val="24"/>
        </w:rPr>
        <w:instrText xml:space="preserve"> </w:instrText>
      </w:r>
      <w:r>
        <w:rPr>
          <w:b w:val="0"/>
          <w:sz w:val="24"/>
        </w:rPr>
        <w:fldChar w:fldCharType="separate"/>
      </w:r>
      <w:r>
        <w:rPr>
          <w:rFonts w:hint="eastAsia"/>
          <w:b w:val="0"/>
          <w:noProof/>
          <w:sz w:val="24"/>
        </w:rPr>
        <w:t>⒂</w:t>
      </w:r>
      <w:r>
        <w:rPr>
          <w:b w:val="0"/>
          <w:sz w:val="24"/>
        </w:rPr>
        <w:fldChar w:fldCharType="end"/>
      </w:r>
    </w:p>
    <w:p w14:paraId="08095854" w14:textId="23ACD6F7" w:rsidR="006F7A2D" w:rsidRDefault="006F7A2D" w:rsidP="006F7A2D">
      <w:pPr>
        <w:pStyle w:val="1"/>
        <w:numPr>
          <w:ilvl w:val="0"/>
          <w:numId w:val="0"/>
        </w:numPr>
        <w:ind w:left="425" w:hanging="425"/>
        <w:rPr>
          <w:b w:val="0"/>
          <w:sz w:val="24"/>
        </w:rPr>
      </w:pPr>
      <w:r>
        <w:rPr>
          <w:b w:val="0"/>
          <w:sz w:val="24"/>
        </w:rPr>
        <w:t xml:space="preserve">where </w:t>
      </w:r>
      <m:oMath>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oMath>
      <w:r>
        <w:rPr>
          <w:rFonts w:hint="eastAsia"/>
          <w:b w:val="0"/>
          <w:sz w:val="24"/>
        </w:rPr>
        <w:t xml:space="preserve"> </w:t>
      </w:r>
      <w:r>
        <w:rPr>
          <w:b w:val="0"/>
          <w:sz w:val="24"/>
        </w:rPr>
        <w:t xml:space="preserve">is the diameter of the CNT and </w:t>
      </w:r>
      <m:oMath>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oMath>
      <w:r>
        <w:rPr>
          <w:rFonts w:hint="eastAsia"/>
          <w:b w:val="0"/>
          <w:sz w:val="24"/>
        </w:rPr>
        <w:t xml:space="preserve"> </w:t>
      </w:r>
      <w:r>
        <w:rPr>
          <w:b w:val="0"/>
          <w:sz w:val="24"/>
        </w:rPr>
        <w:t>is the length of the polymer cell.</w:t>
      </w:r>
    </w:p>
    <w:p w14:paraId="7EB134B8" w14:textId="659AAB1B" w:rsidR="00E15E5C" w:rsidRDefault="00E15E5C" w:rsidP="003F13E6">
      <w:pPr>
        <w:pStyle w:val="1"/>
        <w:numPr>
          <w:ilvl w:val="0"/>
          <w:numId w:val="0"/>
        </w:numPr>
        <w:ind w:firstLine="420"/>
        <w:rPr>
          <w:b w:val="0"/>
          <w:sz w:val="24"/>
        </w:rPr>
      </w:pPr>
      <w:r>
        <w:rPr>
          <w:b w:val="0"/>
          <w:sz w:val="24"/>
        </w:rPr>
        <w:t>Fig.</w:t>
      </w:r>
      <w:r w:rsidR="006F7A2D">
        <w:rPr>
          <w:b w:val="0"/>
          <w:sz w:val="24"/>
        </w:rPr>
        <w:t xml:space="preserve">9 shows </w:t>
      </w:r>
      <w:r>
        <w:rPr>
          <w:b w:val="0"/>
          <w:sz w:val="24"/>
        </w:rPr>
        <w:t xml:space="preserve">the results </w:t>
      </w:r>
      <w:r w:rsidR="003F13E6">
        <w:rPr>
          <w:b w:val="0"/>
          <w:sz w:val="24"/>
        </w:rPr>
        <w:t xml:space="preserve">of the relative error </w:t>
      </w:r>
      <w:r>
        <w:rPr>
          <w:b w:val="0"/>
          <w:sz w:val="24"/>
        </w:rPr>
        <w:t>on dif</w:t>
      </w:r>
      <w:r w:rsidR="003F13E6">
        <w:rPr>
          <w:b w:val="0"/>
          <w:sz w:val="24"/>
        </w:rPr>
        <w:t xml:space="preserve">ferent polymer grid resolution. It indicates that the effective stress from Immersed FE method is very close to the result from </w:t>
      </w:r>
      <w:r w:rsidR="00B85A02">
        <w:rPr>
          <w:b w:val="0"/>
          <w:sz w:val="24"/>
        </w:rPr>
        <w:t>traditional</w:t>
      </w:r>
      <w:r w:rsidR="003F13E6">
        <w:rPr>
          <w:b w:val="0"/>
          <w:sz w:val="24"/>
        </w:rPr>
        <w:t xml:space="preserve"> FE method. Moreover, the error between Immersed and </w:t>
      </w:r>
      <w:r w:rsidR="00B85A02">
        <w:rPr>
          <w:b w:val="0"/>
          <w:sz w:val="24"/>
        </w:rPr>
        <w:t>traditional</w:t>
      </w:r>
      <w:r w:rsidR="003F13E6">
        <w:rPr>
          <w:b w:val="0"/>
          <w:sz w:val="24"/>
        </w:rPr>
        <w:t xml:space="preserve"> FE method decreases when using higher polymer grid resolution and the error is almost vanished at </w:t>
      </w:r>
      <m:oMath>
        <m:r>
          <m:rPr>
            <m:nor/>
          </m:rPr>
          <w:rPr>
            <w:b w:val="0"/>
            <w:i/>
            <w:sz w:val="24"/>
          </w:rPr>
          <m:t>α</m:t>
        </m:r>
        <m:r>
          <m:rPr>
            <m:nor/>
          </m:rPr>
          <w:rPr>
            <w:rFonts w:ascii="Cambria Math"/>
            <w:b w:val="0"/>
            <w:sz w:val="24"/>
          </w:rPr>
          <m:t xml:space="preserve"> </m:t>
        </m:r>
        <m:r>
          <m:rPr>
            <m:nor/>
          </m:rPr>
          <w:rPr>
            <w:b w:val="0"/>
            <w:sz w:val="24"/>
          </w:rPr>
          <m:t>=1.5</m:t>
        </m:r>
      </m:oMath>
      <w:r w:rsidR="003F13E6">
        <w:rPr>
          <w:rFonts w:hint="eastAsia"/>
          <w:b w:val="0"/>
          <w:sz w:val="24"/>
        </w:rPr>
        <w:t>.</w:t>
      </w:r>
    </w:p>
    <w:p w14:paraId="5876218D" w14:textId="0A14CB82" w:rsidR="002D1AB8" w:rsidRDefault="002D1AB8" w:rsidP="002D1AB8">
      <w:pPr>
        <w:pStyle w:val="1"/>
        <w:numPr>
          <w:ilvl w:val="0"/>
          <w:numId w:val="0"/>
        </w:numPr>
        <w:ind w:firstLine="420"/>
        <w:jc w:val="center"/>
        <w:rPr>
          <w:b w:val="0"/>
          <w:sz w:val="24"/>
        </w:rPr>
      </w:pPr>
      <w:r>
        <w:rPr>
          <w:noProof/>
          <w:lang w:val="en-CA" w:eastAsia="ja-JP"/>
        </w:rPr>
        <w:drawing>
          <wp:inline distT="0" distB="0" distL="0" distR="0" wp14:anchorId="68019A62" wp14:editId="34BA4CE1">
            <wp:extent cx="2603500" cy="2076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3500" cy="2076450"/>
                    </a:xfrm>
                    <a:prstGeom prst="rect">
                      <a:avLst/>
                    </a:prstGeom>
                    <a:noFill/>
                    <a:ln>
                      <a:noFill/>
                    </a:ln>
                  </pic:spPr>
                </pic:pic>
              </a:graphicData>
            </a:graphic>
          </wp:inline>
        </w:drawing>
      </w:r>
    </w:p>
    <w:p w14:paraId="5ACFF724" w14:textId="5DBBE698" w:rsidR="002D1AB8" w:rsidRPr="00BC40C3" w:rsidRDefault="002D1AB8" w:rsidP="002D1AB8">
      <w:pPr>
        <w:pStyle w:val="1"/>
        <w:numPr>
          <w:ilvl w:val="0"/>
          <w:numId w:val="0"/>
        </w:numPr>
        <w:ind w:firstLine="420"/>
        <w:jc w:val="center"/>
        <w:rPr>
          <w:b w:val="0"/>
          <w:sz w:val="22"/>
        </w:rPr>
      </w:pPr>
      <w:r w:rsidRPr="00BC40C3">
        <w:rPr>
          <w:rFonts w:hint="eastAsia"/>
          <w:b w:val="0"/>
          <w:sz w:val="22"/>
        </w:rPr>
        <w:t>F</w:t>
      </w:r>
      <w:r w:rsidRPr="00BC40C3">
        <w:rPr>
          <w:b w:val="0"/>
          <w:sz w:val="22"/>
        </w:rPr>
        <w:t xml:space="preserve">igure.9: </w:t>
      </w:r>
      <w:r w:rsidR="00872EBF" w:rsidRPr="00BC40C3">
        <w:rPr>
          <w:b w:val="0"/>
          <w:sz w:val="22"/>
        </w:rPr>
        <w:t xml:space="preserve">The variation </w:t>
      </w:r>
      <w:r w:rsidR="00872EBF">
        <w:rPr>
          <w:b w:val="0"/>
          <w:sz w:val="22"/>
        </w:rPr>
        <w:t>in</w:t>
      </w:r>
      <w:r w:rsidR="00872EBF" w:rsidRPr="00BC40C3">
        <w:rPr>
          <w:b w:val="0"/>
          <w:sz w:val="22"/>
        </w:rPr>
        <w:t xml:space="preserve"> </w:t>
      </w:r>
      <w:r w:rsidR="00872EBF">
        <w:rPr>
          <w:b w:val="0"/>
          <w:sz w:val="22"/>
        </w:rPr>
        <w:t>effective stress error</w:t>
      </w:r>
      <w:r w:rsidR="00872EBF" w:rsidRPr="00BC40C3">
        <w:rPr>
          <w:b w:val="0"/>
          <w:sz w:val="22"/>
        </w:rPr>
        <w:t xml:space="preserve"> </w:t>
      </w:r>
      <w:r w:rsidR="00872EBF" w:rsidRPr="00872EBF">
        <w:rPr>
          <w:b w:val="0"/>
          <w:sz w:val="22"/>
        </w:rPr>
        <w:t>versus</w:t>
      </w:r>
      <w:r w:rsidR="00872EBF" w:rsidRPr="00BC40C3">
        <w:rPr>
          <w:b w:val="0"/>
          <w:sz w:val="22"/>
        </w:rPr>
        <w:t xml:space="preserve"> polymer grid resolution.</w:t>
      </w:r>
    </w:p>
    <w:p w14:paraId="63243DF5" w14:textId="6D324B4F" w:rsidR="00B85A02" w:rsidRDefault="00B85A02" w:rsidP="004705D3">
      <w:pPr>
        <w:pStyle w:val="1"/>
        <w:numPr>
          <w:ilvl w:val="0"/>
          <w:numId w:val="0"/>
        </w:numPr>
        <w:ind w:firstLine="420"/>
        <w:rPr>
          <w:b w:val="0"/>
          <w:sz w:val="24"/>
        </w:rPr>
      </w:pPr>
      <w:r>
        <w:rPr>
          <w:b w:val="0"/>
          <w:sz w:val="24"/>
        </w:rPr>
        <w:lastRenderedPageBreak/>
        <w:t>T</w:t>
      </w:r>
      <w:r w:rsidR="0048443C" w:rsidRPr="0048443C">
        <w:rPr>
          <w:b w:val="0"/>
          <w:sz w:val="24"/>
        </w:rPr>
        <w:t xml:space="preserve">he </w:t>
      </w:r>
      <w:r>
        <w:rPr>
          <w:b w:val="0"/>
          <w:sz w:val="24"/>
        </w:rPr>
        <w:t>displacements</w:t>
      </w:r>
      <w:r w:rsidR="0048443C" w:rsidRPr="0048443C">
        <w:rPr>
          <w:b w:val="0"/>
          <w:sz w:val="24"/>
        </w:rPr>
        <w:t xml:space="preserve"> of CNT endp</w:t>
      </w:r>
      <w:r>
        <w:rPr>
          <w:b w:val="0"/>
          <w:sz w:val="24"/>
        </w:rPr>
        <w:t>oints</w:t>
      </w:r>
      <w:r w:rsidR="0048443C" w:rsidRPr="0048443C">
        <w:rPr>
          <w:b w:val="0"/>
          <w:sz w:val="24"/>
        </w:rPr>
        <w:t xml:space="preserve"> are also compared. An auxiliary variable is defined to measure the average displacement difference as </w:t>
      </w:r>
    </w:p>
    <w:p w14:paraId="76F69801" w14:textId="4962556C" w:rsidR="00B85A02" w:rsidRDefault="00201CE3" w:rsidP="00B85A02">
      <w:pPr>
        <w:pStyle w:val="1"/>
        <w:numPr>
          <w:ilvl w:val="0"/>
          <w:numId w:val="0"/>
        </w:numPr>
        <w:ind w:firstLine="420"/>
        <w:jc w:val="center"/>
        <w:rPr>
          <w:b w:val="0"/>
          <w:sz w:val="24"/>
        </w:rPr>
      </w:pPr>
      <m:oMath>
        <m:sSup>
          <m:sSupPr>
            <m:ctrlPr>
              <w:rPr>
                <w:rFonts w:ascii="Cambria Math" w:hAnsi="Cambria Math"/>
                <w:b w:val="0"/>
                <w:sz w:val="24"/>
              </w:rPr>
            </m:ctrlPr>
          </m:sSupPr>
          <m:e>
            <m:r>
              <m:rPr>
                <m:nor/>
              </m:rPr>
              <w:rPr>
                <w:b w:val="0"/>
                <w:i/>
                <w:sz w:val="24"/>
              </w:rPr>
              <m:t>e</m:t>
            </m:r>
          </m:e>
          <m:sup>
            <m:r>
              <m:rPr>
                <m:nor/>
              </m:rPr>
              <w:rPr>
                <w:b w:val="0"/>
                <w:sz w:val="24"/>
              </w:rPr>
              <m:t>dis</m:t>
            </m:r>
          </m:sup>
        </m:sSup>
        <m:r>
          <m:rPr>
            <m:nor/>
          </m:rPr>
          <w:rPr>
            <w:rFonts w:ascii="Cambria Math"/>
            <w:b w:val="0"/>
            <w:sz w:val="24"/>
          </w:rPr>
          <m:t xml:space="preserve"> </m:t>
        </m:r>
        <m:r>
          <m:rPr>
            <m:nor/>
          </m:rPr>
          <w:rPr>
            <w:b w:val="0"/>
            <w:sz w:val="24"/>
          </w:rPr>
          <m:t>=</m:t>
        </m:r>
        <m:r>
          <m:rPr>
            <m:nor/>
          </m:rPr>
          <w:rPr>
            <w:rFonts w:ascii="Cambria Math"/>
            <w:b w:val="0"/>
            <w:sz w:val="24"/>
          </w:rPr>
          <m:t xml:space="preserve"> </m:t>
        </m:r>
        <m:f>
          <m:fPr>
            <m:ctrlPr>
              <w:rPr>
                <w:rFonts w:ascii="Cambria Math" w:hAnsi="Cambria Math"/>
                <w:b w:val="0"/>
                <w:i/>
                <w:sz w:val="24"/>
              </w:rPr>
            </m:ctrlPr>
          </m:fPr>
          <m:num>
            <m:nary>
              <m:naryPr>
                <m:chr m:val="∑"/>
                <m:limLoc m:val="undOvr"/>
                <m:supHide m:val="1"/>
                <m:ctrlPr>
                  <w:rPr>
                    <w:rFonts w:ascii="Cambria Math" w:hAnsi="Cambria Math"/>
                    <w:b w:val="0"/>
                    <w:i/>
                    <w:sz w:val="24"/>
                  </w:rPr>
                </m:ctrlPr>
              </m:naryPr>
              <m:sub>
                <m:r>
                  <m:rPr>
                    <m:nor/>
                  </m:rPr>
                  <w:rPr>
                    <w:b w:val="0"/>
                    <w:i/>
                    <w:sz w:val="24"/>
                  </w:rPr>
                  <m:t>i</m:t>
                </m:r>
              </m:sub>
              <m:sup/>
              <m:e>
                <m:d>
                  <m:dPr>
                    <m:begChr m:val="‖"/>
                    <m:endChr m:val="‖"/>
                    <m:ctrlPr>
                      <w:rPr>
                        <w:rFonts w:ascii="Cambria Math" w:hAnsi="Cambria Math"/>
                        <w:b w:val="0"/>
                        <w:i/>
                        <w:sz w:val="24"/>
                      </w:rPr>
                    </m:ctrlPr>
                  </m:dPr>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r>
                      <m:rPr>
                        <m:nor/>
                      </m:rPr>
                      <w:rPr>
                        <w:b w:val="0"/>
                        <w:sz w:val="24"/>
                      </w:rPr>
                      <m:t>-</m:t>
                    </m:r>
                    <m:r>
                      <m:rPr>
                        <m:nor/>
                      </m:rPr>
                      <w:rPr>
                        <w:rFonts w:ascii="Cambria Math"/>
                        <w:b w:val="0"/>
                        <w:sz w:val="24"/>
                      </w:rPr>
                      <m:t xml:space="preserve"> </m:t>
                    </m:r>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e>
                </m:d>
              </m:e>
            </m:nary>
          </m:num>
          <m:den>
            <m:nary>
              <m:naryPr>
                <m:chr m:val="∑"/>
                <m:limLoc m:val="undOvr"/>
                <m:supHide m:val="1"/>
                <m:ctrlPr>
                  <w:rPr>
                    <w:rFonts w:ascii="Cambria Math" w:hAnsi="Cambria Math"/>
                    <w:b w:val="0"/>
                    <w:i/>
                    <w:sz w:val="24"/>
                  </w:rPr>
                </m:ctrlPr>
              </m:naryPr>
              <m:sub>
                <m:r>
                  <m:rPr>
                    <m:nor/>
                  </m:rPr>
                  <w:rPr>
                    <w:b w:val="0"/>
                    <w:i/>
                    <w:sz w:val="24"/>
                  </w:rPr>
                  <m:t>i</m:t>
                </m:r>
              </m:sub>
              <m:sup/>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e>
            </m:nary>
          </m:den>
        </m:f>
      </m:oMath>
      <w:r w:rsidR="00B85A02">
        <w:rPr>
          <w:rFonts w:hint="eastAsia"/>
          <w:b w:val="0"/>
          <w:sz w:val="24"/>
        </w:rPr>
        <w:t xml:space="preserve"> </w:t>
      </w:r>
      <w:r w:rsidR="00B85A02">
        <w:rPr>
          <w:b w:val="0"/>
          <w:sz w:val="24"/>
        </w:rPr>
        <w:t xml:space="preserve">   </w:t>
      </w:r>
      <w:r w:rsidR="00B85A02">
        <w:rPr>
          <w:b w:val="0"/>
          <w:sz w:val="24"/>
        </w:rPr>
        <w:fldChar w:fldCharType="begin"/>
      </w:r>
      <w:r w:rsidR="00B85A02">
        <w:rPr>
          <w:b w:val="0"/>
          <w:sz w:val="24"/>
        </w:rPr>
        <w:instrText xml:space="preserve"> </w:instrText>
      </w:r>
      <w:r w:rsidR="00B85A02">
        <w:rPr>
          <w:rFonts w:hint="eastAsia"/>
          <w:b w:val="0"/>
          <w:sz w:val="24"/>
        </w:rPr>
        <w:instrText>= 16 \* GB2</w:instrText>
      </w:r>
      <w:r w:rsidR="00B85A02">
        <w:rPr>
          <w:b w:val="0"/>
          <w:sz w:val="24"/>
        </w:rPr>
        <w:instrText xml:space="preserve"> </w:instrText>
      </w:r>
      <w:r w:rsidR="00B85A02">
        <w:rPr>
          <w:b w:val="0"/>
          <w:sz w:val="24"/>
        </w:rPr>
        <w:fldChar w:fldCharType="separate"/>
      </w:r>
      <w:r w:rsidR="00B85A02">
        <w:rPr>
          <w:rFonts w:hint="eastAsia"/>
          <w:b w:val="0"/>
          <w:noProof/>
          <w:sz w:val="24"/>
        </w:rPr>
        <w:t>⒃</w:t>
      </w:r>
      <w:r w:rsidR="00B85A02">
        <w:rPr>
          <w:b w:val="0"/>
          <w:sz w:val="24"/>
        </w:rPr>
        <w:fldChar w:fldCharType="end"/>
      </w:r>
    </w:p>
    <w:p w14:paraId="67546FC3" w14:textId="2AAC09B4" w:rsidR="001E5D19" w:rsidRDefault="0048443C" w:rsidP="001E5D19">
      <w:pPr>
        <w:pStyle w:val="1"/>
        <w:numPr>
          <w:ilvl w:val="0"/>
          <w:numId w:val="0"/>
        </w:numPr>
        <w:rPr>
          <w:b w:val="0"/>
          <w:sz w:val="24"/>
        </w:rPr>
      </w:pPr>
      <w:r w:rsidRPr="0048443C">
        <w:rPr>
          <w:b w:val="0"/>
          <w:sz w:val="24"/>
        </w:rPr>
        <w:t xml:space="preserve">where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oMath>
      <w:r w:rsidR="00B85A02">
        <w:rPr>
          <w:rFonts w:hint="eastAsia"/>
          <w:b w:val="0"/>
          <w:sz w:val="24"/>
        </w:rPr>
        <w:t xml:space="preserve"> </w:t>
      </w:r>
      <w:r w:rsidRPr="0048443C">
        <w:rPr>
          <w:b w:val="0"/>
          <w:sz w:val="24"/>
        </w:rPr>
        <w:t xml:space="preserve">and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oMath>
      <w:r w:rsidR="00B85A02">
        <w:rPr>
          <w:rFonts w:hint="eastAsia"/>
          <w:b w:val="0"/>
          <w:sz w:val="24"/>
        </w:rPr>
        <w:t xml:space="preserve"> </w:t>
      </w:r>
      <w:r w:rsidRPr="0048443C">
        <w:rPr>
          <w:b w:val="0"/>
          <w:sz w:val="24"/>
        </w:rPr>
        <w:t xml:space="preserve">are the displacement of </w:t>
      </w:r>
      <w:proofErr w:type="spellStart"/>
      <w:r w:rsidRPr="00B85A02">
        <w:rPr>
          <w:b w:val="0"/>
          <w:i/>
          <w:sz w:val="24"/>
        </w:rPr>
        <w:t>i</w:t>
      </w:r>
      <w:proofErr w:type="spellEnd"/>
      <w:r w:rsidRPr="0048443C">
        <w:rPr>
          <w:b w:val="0"/>
          <w:sz w:val="24"/>
        </w:rPr>
        <w:t xml:space="preserve"> </w:t>
      </w:r>
      <w:proofErr w:type="spellStart"/>
      <w:r w:rsidRPr="0048443C">
        <w:rPr>
          <w:b w:val="0"/>
          <w:sz w:val="24"/>
        </w:rPr>
        <w:t>th</w:t>
      </w:r>
      <w:proofErr w:type="spellEnd"/>
      <w:r w:rsidRPr="0048443C">
        <w:rPr>
          <w:b w:val="0"/>
          <w:sz w:val="24"/>
        </w:rPr>
        <w:t xml:space="preserve"> CNT endpoint from </w:t>
      </w:r>
      <w:r w:rsidR="00B85A02">
        <w:rPr>
          <w:b w:val="0"/>
          <w:sz w:val="24"/>
        </w:rPr>
        <w:t>traditional</w:t>
      </w:r>
      <w:r w:rsidRPr="0048443C">
        <w:rPr>
          <w:b w:val="0"/>
          <w:sz w:val="24"/>
        </w:rPr>
        <w:t xml:space="preserve"> FE method and Immersed FE method, respectively.</w:t>
      </w:r>
      <w:r w:rsidR="00B85A02">
        <w:rPr>
          <w:b w:val="0"/>
          <w:sz w:val="24"/>
        </w:rPr>
        <w:t xml:space="preserve"> </w:t>
      </w:r>
      <w:r w:rsidR="00702C3F">
        <w:rPr>
          <w:b w:val="0"/>
          <w:sz w:val="24"/>
        </w:rPr>
        <w:t xml:space="preserve">The </w:t>
      </w:r>
      <w:r w:rsidR="00224D18">
        <w:rPr>
          <w:b w:val="0"/>
          <w:sz w:val="24"/>
        </w:rPr>
        <w:t xml:space="preserve">results on different polymer grid resolution are shown in Fig.10 and the error in </w:t>
      </w:r>
      <w:r w:rsidR="00224D18" w:rsidRPr="0048443C">
        <w:rPr>
          <w:b w:val="0"/>
          <w:sz w:val="24"/>
        </w:rPr>
        <w:t>CNT displacement</w:t>
      </w:r>
      <w:r w:rsidR="00224D18">
        <w:rPr>
          <w:b w:val="0"/>
          <w:sz w:val="24"/>
        </w:rPr>
        <w:t xml:space="preserve"> is around 5.5%. The CNT displacement from Immersed FE method is also close to the result from traditional FE method, but the convergence rate of </w:t>
      </w:r>
      <w:r w:rsidR="00224D18" w:rsidRPr="0048443C">
        <w:rPr>
          <w:b w:val="0"/>
          <w:sz w:val="24"/>
        </w:rPr>
        <w:t>displacement</w:t>
      </w:r>
      <w:r w:rsidR="00224D18">
        <w:rPr>
          <w:b w:val="0"/>
          <w:sz w:val="24"/>
        </w:rPr>
        <w:t xml:space="preserve"> is much lower than the effective stress. It may be caused by the intrinsic displacement error from the non-matched meshing. Nevertheless, the Immersed FE method is able to produce reliable results</w:t>
      </w:r>
      <w:r w:rsidR="006F0201">
        <w:rPr>
          <w:b w:val="0"/>
          <w:sz w:val="24"/>
        </w:rPr>
        <w:t xml:space="preserve"> to describe the nanotube displacement and deformation</w:t>
      </w:r>
      <w:r w:rsidR="001E5D19">
        <w:rPr>
          <w:b w:val="0"/>
          <w:sz w:val="24"/>
        </w:rPr>
        <w:t xml:space="preserve">. </w:t>
      </w:r>
      <w:proofErr w:type="gramStart"/>
      <w:r w:rsidR="001E5D19">
        <w:rPr>
          <w:b w:val="0"/>
          <w:sz w:val="24"/>
        </w:rPr>
        <w:t>So</w:t>
      </w:r>
      <w:proofErr w:type="gramEnd"/>
      <w:r w:rsidR="001E5D19">
        <w:rPr>
          <w:b w:val="0"/>
          <w:sz w:val="24"/>
        </w:rPr>
        <w:t xml:space="preserve"> it</w:t>
      </w:r>
      <w:r w:rsidR="006F0201">
        <w:rPr>
          <w:b w:val="0"/>
          <w:sz w:val="24"/>
        </w:rPr>
        <w:t xml:space="preserve"> can be </w:t>
      </w:r>
      <w:r w:rsidR="001E5D19" w:rsidRPr="001E5D19">
        <w:rPr>
          <w:b w:val="0"/>
          <w:sz w:val="24"/>
        </w:rPr>
        <w:t xml:space="preserve">integrated with electrical </w:t>
      </w:r>
      <w:r w:rsidR="001E5D19">
        <w:rPr>
          <w:b w:val="0"/>
          <w:sz w:val="24"/>
        </w:rPr>
        <w:t>or</w:t>
      </w:r>
      <w:r w:rsidR="001E5D19" w:rsidRPr="001E5D19">
        <w:rPr>
          <w:b w:val="0"/>
          <w:sz w:val="24"/>
        </w:rPr>
        <w:t xml:space="preserve"> thermal models to </w:t>
      </w:r>
      <w:r w:rsidR="001E5D19">
        <w:rPr>
          <w:b w:val="0"/>
          <w:sz w:val="24"/>
        </w:rPr>
        <w:t>study</w:t>
      </w:r>
      <w:r w:rsidR="001E5D19" w:rsidRPr="001E5D19">
        <w:rPr>
          <w:b w:val="0"/>
          <w:sz w:val="24"/>
        </w:rPr>
        <w:t xml:space="preserve"> the multi</w:t>
      </w:r>
      <w:r w:rsidR="001E5D19">
        <w:rPr>
          <w:b w:val="0"/>
          <w:sz w:val="24"/>
        </w:rPr>
        <w:t>-</w:t>
      </w:r>
      <w:r w:rsidR="001E5D19" w:rsidRPr="001E5D19">
        <w:rPr>
          <w:b w:val="0"/>
          <w:sz w:val="24"/>
        </w:rPr>
        <w:t>function</w:t>
      </w:r>
      <w:r w:rsidR="001E5D19">
        <w:rPr>
          <w:b w:val="0"/>
          <w:sz w:val="24"/>
        </w:rPr>
        <w:t>al properties of nano-</w:t>
      </w:r>
      <w:r w:rsidR="001E5D19" w:rsidRPr="001E5D19">
        <w:rPr>
          <w:b w:val="0"/>
          <w:sz w:val="24"/>
        </w:rPr>
        <w:t>composites.</w:t>
      </w:r>
      <w:r w:rsidR="006F0201" w:rsidRPr="001E5D19">
        <w:rPr>
          <w:b w:val="0"/>
          <w:sz w:val="24"/>
        </w:rPr>
        <w:t xml:space="preserve"> </w:t>
      </w:r>
    </w:p>
    <w:p w14:paraId="24FD0AF8" w14:textId="0ADCDB97" w:rsidR="00BC40C3" w:rsidRDefault="00FB175B" w:rsidP="00FB175B">
      <w:pPr>
        <w:pStyle w:val="1"/>
        <w:numPr>
          <w:ilvl w:val="0"/>
          <w:numId w:val="0"/>
        </w:numPr>
        <w:jc w:val="center"/>
        <w:rPr>
          <w:b w:val="0"/>
          <w:sz w:val="24"/>
        </w:rPr>
      </w:pPr>
      <w:r>
        <w:rPr>
          <w:noProof/>
          <w:lang w:val="en-CA" w:eastAsia="ja-JP"/>
        </w:rPr>
        <w:drawing>
          <wp:inline distT="0" distB="0" distL="0" distR="0" wp14:anchorId="44A8E523" wp14:editId="2F3B23E5">
            <wp:extent cx="2654300" cy="206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4300" cy="2063750"/>
                    </a:xfrm>
                    <a:prstGeom prst="rect">
                      <a:avLst/>
                    </a:prstGeom>
                    <a:noFill/>
                    <a:ln>
                      <a:noFill/>
                    </a:ln>
                  </pic:spPr>
                </pic:pic>
              </a:graphicData>
            </a:graphic>
          </wp:inline>
        </w:drawing>
      </w:r>
    </w:p>
    <w:p w14:paraId="37C5EB8D" w14:textId="52A1ABD9" w:rsidR="00BC40C3" w:rsidRDefault="00BC40C3" w:rsidP="00BC40C3">
      <w:pPr>
        <w:pStyle w:val="1"/>
        <w:numPr>
          <w:ilvl w:val="0"/>
          <w:numId w:val="0"/>
        </w:numPr>
        <w:jc w:val="center"/>
        <w:rPr>
          <w:b w:val="0"/>
          <w:sz w:val="22"/>
        </w:rPr>
      </w:pPr>
      <w:r w:rsidRPr="00BC40C3">
        <w:rPr>
          <w:b w:val="0"/>
          <w:sz w:val="22"/>
        </w:rPr>
        <w:t xml:space="preserve">Figure.10 The variation </w:t>
      </w:r>
      <w:r w:rsidR="00872EBF">
        <w:rPr>
          <w:b w:val="0"/>
          <w:sz w:val="22"/>
        </w:rPr>
        <w:t>in</w:t>
      </w:r>
      <w:r w:rsidRPr="00BC40C3">
        <w:rPr>
          <w:b w:val="0"/>
          <w:sz w:val="22"/>
        </w:rPr>
        <w:t xml:space="preserve"> average displacement difference </w:t>
      </w:r>
      <w:r w:rsidR="00872EBF" w:rsidRPr="00872EBF">
        <w:rPr>
          <w:b w:val="0"/>
          <w:sz w:val="22"/>
        </w:rPr>
        <w:t>versus</w:t>
      </w:r>
      <w:r w:rsidRPr="00BC40C3">
        <w:rPr>
          <w:b w:val="0"/>
          <w:sz w:val="22"/>
        </w:rPr>
        <w:t xml:space="preserve"> polymer grid resolution.</w:t>
      </w:r>
    </w:p>
    <w:p w14:paraId="409BC19C" w14:textId="54CA550F" w:rsidR="008A7F40" w:rsidRDefault="008A7F40" w:rsidP="008A7F40">
      <w:pPr>
        <w:pStyle w:val="2"/>
      </w:pPr>
      <w:r>
        <w:rPr>
          <w:rFonts w:hint="eastAsia"/>
        </w:rPr>
        <w:t>I</w:t>
      </w:r>
      <w:r>
        <w:t>nfluence of CNT waviness on material properties of nano-composites</w:t>
      </w:r>
    </w:p>
    <w:p w14:paraId="340D6509" w14:textId="38C38ADB" w:rsidR="008A7F40" w:rsidRDefault="001728BC" w:rsidP="0032381A">
      <w:pPr>
        <w:pStyle w:val="1"/>
        <w:numPr>
          <w:ilvl w:val="0"/>
          <w:numId w:val="0"/>
        </w:numPr>
        <w:ind w:firstLine="420"/>
        <w:rPr>
          <w:b w:val="0"/>
          <w:sz w:val="24"/>
        </w:rPr>
      </w:pPr>
      <w:r>
        <w:rPr>
          <w:b w:val="0"/>
          <w:sz w:val="24"/>
        </w:rPr>
        <w:t>To validate the capability of the proposed method in solving complex problems</w:t>
      </w:r>
      <w:r w:rsidR="00775E61">
        <w:rPr>
          <w:b w:val="0"/>
          <w:sz w:val="24"/>
        </w:rPr>
        <w:t xml:space="preserve">, </w:t>
      </w:r>
      <w:r w:rsidR="00B61D57">
        <w:rPr>
          <w:b w:val="0"/>
          <w:sz w:val="24"/>
        </w:rPr>
        <w:t xml:space="preserve">the Immersed FE method is used to study the effect of CNT volume fraction and waviness on the Young’s modulus of nano-composites. </w:t>
      </w:r>
      <w:r w:rsidR="00B61D57" w:rsidRPr="00B61D57">
        <w:rPr>
          <w:b w:val="0"/>
          <w:sz w:val="24"/>
        </w:rPr>
        <w:t xml:space="preserve">The CNT is selected to be Single-Walled (5,5) armchair with </w:t>
      </w:r>
      <w:r w:rsidR="00B61D57" w:rsidRPr="0048443C">
        <w:rPr>
          <w:b w:val="0"/>
          <w:i/>
          <w:sz w:val="24"/>
        </w:rPr>
        <w:t>r</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0.67 nm</w:t>
      </w:r>
      <w:r w:rsidR="00B61D57" w:rsidRPr="00B61D57">
        <w:rPr>
          <w:b w:val="0"/>
          <w:sz w:val="24"/>
        </w:rPr>
        <w:t xml:space="preserve"> and </w:t>
      </w:r>
      <w:r w:rsidR="00B61D57" w:rsidRPr="00B61D57">
        <w:rPr>
          <w:b w:val="0"/>
          <w:i/>
          <w:sz w:val="24"/>
        </w:rPr>
        <w:t>l</w:t>
      </w:r>
      <w:r w:rsidR="00B61D57">
        <w:rPr>
          <w:b w:val="0"/>
          <w:sz w:val="24"/>
        </w:rPr>
        <w:t xml:space="preserve"> = 67nm</w:t>
      </w:r>
      <w:r w:rsidR="00B61D57" w:rsidRPr="00B61D57">
        <w:rPr>
          <w:b w:val="0"/>
          <w:sz w:val="24"/>
        </w:rPr>
        <w:t>. These CNTs are uniformly and fully disp</w:t>
      </w:r>
      <w:r w:rsidR="00FE3CAD">
        <w:rPr>
          <w:b w:val="0"/>
          <w:sz w:val="24"/>
        </w:rPr>
        <w:t xml:space="preserve">ersed in a brick RVE with size </w:t>
      </w:r>
      <w:r w:rsidR="00FE3CAD" w:rsidRPr="00FE3CAD">
        <w:rPr>
          <w:b w:val="0"/>
          <w:i/>
          <w:sz w:val="24"/>
        </w:rPr>
        <w:t>L</w:t>
      </w:r>
      <w:r w:rsidR="00FE3CAD">
        <w:rPr>
          <w:b w:val="0"/>
          <w:sz w:val="24"/>
        </w:rPr>
        <w:t xml:space="preserve"> = 67nm</w:t>
      </w:r>
      <w:r w:rsidR="00B61D57" w:rsidRPr="00B61D57">
        <w:rPr>
          <w:b w:val="0"/>
          <w:sz w:val="24"/>
        </w:rPr>
        <w:t xml:space="preserve">. “Fully dispersed” means that the minimal distance of any two CNTs in the net must larger than </w:t>
      </w:r>
      <m:oMath>
        <m:r>
          <m:rPr>
            <m:nor/>
          </m:rPr>
          <w:rPr>
            <w:b w:val="0"/>
            <w:sz w:val="24"/>
          </w:rPr>
          <m:t>2</m:t>
        </m:r>
        <m:r>
          <m:rPr>
            <m:nor/>
          </m:rPr>
          <w:rPr>
            <w:b w:val="0"/>
            <w:i/>
            <w:sz w:val="24"/>
          </w:rPr>
          <m:t>r</m:t>
        </m:r>
        <m:r>
          <m:rPr>
            <m:nor/>
          </m:rPr>
          <w:rPr>
            <w:b w:val="0"/>
            <w:sz w:val="24"/>
          </w:rPr>
          <m:t>+</m:t>
        </m:r>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oMath>
      <w:r w:rsidR="00FE3CAD">
        <w:rPr>
          <w:rFonts w:hint="eastAsia"/>
          <w:b w:val="0"/>
          <w:sz w:val="24"/>
        </w:rPr>
        <w:t xml:space="preserve"> </w:t>
      </w:r>
      <w:r w:rsidR="00B61D57" w:rsidRPr="00B61D57">
        <w:rPr>
          <w:b w:val="0"/>
          <w:sz w:val="24"/>
        </w:rPr>
        <w:t xml:space="preserve">where </w:t>
      </w:r>
      <m:oMath>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r>
          <m:rPr>
            <m:sty m:val="b"/>
          </m:rPr>
          <w:rPr>
            <w:rFonts w:ascii="Cambria Math" w:hAnsi="Cambria Math"/>
            <w:sz w:val="24"/>
          </w:rPr>
          <m:t>=</m:t>
        </m:r>
        <m:r>
          <m:rPr>
            <m:nor/>
          </m:rPr>
          <w:rPr>
            <w:b w:val="0"/>
            <w:sz w:val="24"/>
          </w:rPr>
          <m:t>0.34nm</m:t>
        </m:r>
      </m:oMath>
      <w:r w:rsidR="00FE3CAD">
        <w:rPr>
          <w:rFonts w:hint="eastAsia"/>
          <w:b w:val="0"/>
          <w:sz w:val="24"/>
        </w:rPr>
        <w:t xml:space="preserve"> </w:t>
      </w:r>
      <w:r w:rsidR="00B61D57" w:rsidRPr="00B61D57">
        <w:rPr>
          <w:b w:val="0"/>
          <w:sz w:val="24"/>
        </w:rPr>
        <w:t>is the distance of Van Der Waals force</w:t>
      </w:r>
      <w:r>
        <w:rPr>
          <w:b w:val="0"/>
          <w:sz w:val="24"/>
        </w:rPr>
        <w:t xml:space="preserve"> </w:t>
      </w:r>
      <w:r w:rsidR="00FE3CAD">
        <w:rPr>
          <w:b w:val="0"/>
          <w:sz w:val="24"/>
        </w:rPr>
        <w:t>[6]</w:t>
      </w:r>
      <w:r w:rsidR="00B61D57" w:rsidRPr="00B61D57">
        <w:rPr>
          <w:b w:val="0"/>
          <w:sz w:val="24"/>
        </w:rPr>
        <w:t>. Th</w:t>
      </w:r>
      <w:r w:rsidR="00FE3CAD">
        <w:rPr>
          <w:b w:val="0"/>
          <w:sz w:val="24"/>
        </w:rPr>
        <w:t xml:space="preserve">e combination </w:t>
      </w:r>
      <w:r w:rsidR="00FE3CAD">
        <w:rPr>
          <w:b w:val="0"/>
          <w:sz w:val="24"/>
        </w:rPr>
        <w:lastRenderedPageBreak/>
        <w:t>of 3</w:t>
      </w:r>
      <w:r w:rsidR="00B61D57" w:rsidRPr="00B61D57">
        <w:rPr>
          <w:b w:val="0"/>
          <w:sz w:val="24"/>
        </w:rPr>
        <w:t xml:space="preserve"> volume fraction</w:t>
      </w:r>
      <w:r w:rsidR="00FE3CAD">
        <w:rPr>
          <w:b w:val="0"/>
          <w:sz w:val="24"/>
        </w:rPr>
        <w:t>s</w:t>
      </w:r>
      <w:r w:rsidR="00B61D57" w:rsidRPr="00B61D57">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FE3CAD">
        <w:rPr>
          <w:rFonts w:hint="eastAsia"/>
          <w:b w:val="0"/>
          <w:sz w:val="24"/>
        </w:rPr>
        <w:t xml:space="preserve"> </w:t>
      </w:r>
      <w:r w:rsidR="00FE3CAD">
        <w:rPr>
          <w:b w:val="0"/>
          <w:sz w:val="24"/>
        </w:rPr>
        <w:t xml:space="preserve">and 4 curvatures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0.094</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0.188</m:t>
        </m:r>
        <m:sSup>
          <m:sSupPr>
            <m:ctrlPr>
              <w:rPr>
                <w:rFonts w:ascii="Cambria Math" w:hAnsi="Cambria Math"/>
                <w:b w:val="0"/>
                <w:i/>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FE3CAD">
        <w:rPr>
          <w:rFonts w:hint="eastAsia"/>
          <w:b w:val="0"/>
          <w:sz w:val="24"/>
        </w:rPr>
        <w:t xml:space="preserve"> </w:t>
      </w:r>
      <w:r w:rsidR="00B61D57" w:rsidRPr="00B61D57">
        <w:rPr>
          <w:b w:val="0"/>
          <w:sz w:val="24"/>
        </w:rPr>
        <w:t>are studied</w:t>
      </w:r>
      <w:r w:rsidR="00FE3CAD">
        <w:rPr>
          <w:b w:val="0"/>
          <w:sz w:val="24"/>
        </w:rPr>
        <w:t>. A</w:t>
      </w:r>
      <w:r w:rsidR="00B61D57" w:rsidRPr="00B61D57">
        <w:rPr>
          <w:b w:val="0"/>
          <w:sz w:val="24"/>
        </w:rPr>
        <w:t xml:space="preserve">t </w:t>
      </w:r>
      <w:r w:rsidR="00FE3CAD">
        <w:rPr>
          <w:b w:val="0"/>
          <w:sz w:val="24"/>
        </w:rPr>
        <w:t xml:space="preserve">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B61D57" w:rsidRPr="00B61D57">
        <w:rPr>
          <w:b w:val="0"/>
          <w:sz w:val="24"/>
        </w:rPr>
        <w:t xml:space="preserve">, </w:t>
      </w:r>
      <w:r w:rsidR="00FE3CAD">
        <w:rPr>
          <w:b w:val="0"/>
          <w:sz w:val="24"/>
        </w:rPr>
        <w:t>3</w:t>
      </w:r>
      <w:r w:rsidR="00B61D57" w:rsidRPr="00B61D57">
        <w:rPr>
          <w:b w:val="0"/>
          <w:sz w:val="24"/>
        </w:rPr>
        <w:t xml:space="preserve"> sets of random CNT net are created by Monte Carlo method. Periodic condition is applied at the RVE boundary. Fig.</w:t>
      </w:r>
      <w:r w:rsidR="00FE3CAD">
        <w:rPr>
          <w:b w:val="0"/>
          <w:sz w:val="24"/>
        </w:rPr>
        <w:t>11</w:t>
      </w:r>
      <w:r w:rsidR="00B61D57" w:rsidRPr="00B61D57">
        <w:rPr>
          <w:b w:val="0"/>
          <w:sz w:val="24"/>
        </w:rPr>
        <w:t xml:space="preserve"> </w:t>
      </w:r>
      <w:r w:rsidR="00FE3CAD">
        <w:rPr>
          <w:b w:val="0"/>
          <w:sz w:val="24"/>
        </w:rPr>
        <w:t>sho</w:t>
      </w:r>
      <w:r>
        <w:rPr>
          <w:b w:val="0"/>
          <w:sz w:val="24"/>
        </w:rPr>
        <w:t>ws 3</w:t>
      </w:r>
      <w:r w:rsidR="00B61D57" w:rsidRPr="00B61D57">
        <w:rPr>
          <w:b w:val="0"/>
          <w:sz w:val="24"/>
        </w:rPr>
        <w:t xml:space="preserve"> CNT net samples </w:t>
      </w:r>
      <w:r>
        <w:rPr>
          <w:b w:val="0"/>
          <w:sz w:val="24"/>
        </w:rPr>
        <w:t>with</w:t>
      </w:r>
      <w:r w:rsidR="00FE3CAD">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2.5%</m:t>
        </m:r>
        <m:r>
          <m:rPr>
            <m:sty m:val="b"/>
          </m:rPr>
          <w:rPr>
            <w:rFonts w:ascii="Cambria Math" w:hAnsi="Cambria Math"/>
            <w:sz w:val="24"/>
          </w:rPr>
          <m:t xml:space="preserve"> </m:t>
        </m:r>
      </m:oMath>
      <w:r>
        <w:rPr>
          <w:rFonts w:hint="eastAsia"/>
          <w:b w:val="0"/>
          <w:sz w:val="24"/>
        </w:rPr>
        <w:t xml:space="preserve"> </w:t>
      </w:r>
      <w:r>
        <w:rPr>
          <w:b w:val="0"/>
          <w:sz w:val="24"/>
        </w:rPr>
        <w:t>and different curvatures</w:t>
      </w:r>
      <w:r w:rsidR="00B61D57" w:rsidRPr="00B61D57">
        <w:rPr>
          <w:b w:val="0"/>
          <w:sz w:val="24"/>
        </w:rPr>
        <w:t>.</w:t>
      </w:r>
      <w:r>
        <w:rPr>
          <w:b w:val="0"/>
          <w:sz w:val="24"/>
        </w:rPr>
        <w:t xml:space="preserve"> The CNT morphologies </w:t>
      </w:r>
      <w:del w:id="21" w:author="iamthree" w:date="2018-12-04T08:37:00Z">
        <w:r w:rsidDel="009626A6">
          <w:rPr>
            <w:b w:val="0"/>
            <w:sz w:val="24"/>
          </w:rPr>
          <w:delText xml:space="preserve">in Fig.11 </w:delText>
        </w:r>
      </w:del>
      <w:r>
        <w:rPr>
          <w:b w:val="0"/>
          <w:sz w:val="24"/>
        </w:rPr>
        <w:t>are</w:t>
      </w:r>
      <w:r w:rsidR="00B61D57" w:rsidRPr="00B61D57">
        <w:rPr>
          <w:b w:val="0"/>
          <w:sz w:val="24"/>
        </w:rPr>
        <w:t xml:space="preserve"> </w:t>
      </w:r>
      <w:r>
        <w:rPr>
          <w:b w:val="0"/>
          <w:sz w:val="24"/>
        </w:rPr>
        <w:t xml:space="preserve">very close to the realistic </w:t>
      </w:r>
      <w:r w:rsidRPr="001728BC">
        <w:rPr>
          <w:b w:val="0"/>
          <w:sz w:val="24"/>
        </w:rPr>
        <w:t>SEM image</w:t>
      </w:r>
      <w:r>
        <w:rPr>
          <w:b w:val="0"/>
          <w:sz w:val="24"/>
        </w:rPr>
        <w:t xml:space="preserve"> [</w:t>
      </w:r>
      <w:r w:rsidR="00A045E9">
        <w:rPr>
          <w:b w:val="0"/>
          <w:sz w:val="24"/>
        </w:rPr>
        <w:t>3</w:t>
      </w:r>
      <w:r>
        <w:rPr>
          <w:b w:val="0"/>
          <w:sz w:val="24"/>
        </w:rPr>
        <w:t xml:space="preserve">] </w:t>
      </w:r>
      <w:ins w:id="22" w:author="iamthree" w:date="2018-12-04T08:38:00Z">
        <w:r w:rsidR="009626A6">
          <w:rPr>
            <w:b w:val="0"/>
            <w:sz w:val="24"/>
          </w:rPr>
          <w:t xml:space="preserve">in Fig.11(d) </w:t>
        </w:r>
      </w:ins>
      <w:r>
        <w:rPr>
          <w:b w:val="0"/>
          <w:sz w:val="24"/>
        </w:rPr>
        <w:t>and it is very difficult or even impossible to create</w:t>
      </w:r>
      <w:r w:rsidR="000D1A4D">
        <w:rPr>
          <w:b w:val="0"/>
          <w:sz w:val="24"/>
        </w:rPr>
        <w:t xml:space="preserve"> the </w:t>
      </w:r>
      <w:r>
        <w:rPr>
          <w:b w:val="0"/>
          <w:sz w:val="24"/>
        </w:rPr>
        <w:t>traditional FE method</w:t>
      </w:r>
      <w:r w:rsidR="000D1A4D">
        <w:rPr>
          <w:b w:val="0"/>
          <w:sz w:val="24"/>
        </w:rPr>
        <w:t>s</w:t>
      </w:r>
      <w:r>
        <w:rPr>
          <w:b w:val="0"/>
          <w:sz w:val="24"/>
        </w:rPr>
        <w:t xml:space="preserve"> </w:t>
      </w:r>
      <w:r w:rsidR="000D1A4D">
        <w:rPr>
          <w:b w:val="0"/>
          <w:sz w:val="24"/>
        </w:rPr>
        <w:t>for</w:t>
      </w:r>
      <w:r>
        <w:rPr>
          <w:b w:val="0"/>
          <w:sz w:val="24"/>
        </w:rPr>
        <w:t xml:space="preserve"> these nano-composites. </w:t>
      </w:r>
      <w:r w:rsidR="00B61D57" w:rsidRPr="00B61D57">
        <w:rPr>
          <w:b w:val="0"/>
          <w:sz w:val="24"/>
        </w:rPr>
        <w:t xml:space="preserve">The polymer </w:t>
      </w:r>
      <w:r>
        <w:rPr>
          <w:b w:val="0"/>
          <w:sz w:val="24"/>
        </w:rPr>
        <w:t xml:space="preserve">grid resolution </w:t>
      </w:r>
      <w:r w:rsidR="00B61D57" w:rsidRPr="00B61D57">
        <w:rPr>
          <w:b w:val="0"/>
          <w:sz w:val="24"/>
        </w:rPr>
        <w:t xml:space="preserve">is </w:t>
      </w:r>
      <m:oMath>
        <m:r>
          <m:rPr>
            <m:nor/>
          </m:rPr>
          <w:rPr>
            <w:rFonts w:ascii="Cambria Math" w:hAnsi="Cambria Math"/>
            <w:b w:val="0"/>
            <w:i/>
            <w:sz w:val="24"/>
          </w:rPr>
          <m:t>α</m:t>
        </m:r>
        <m:r>
          <m:rPr>
            <m:nor/>
          </m:rPr>
          <w:rPr>
            <w:rFonts w:ascii="Cambria Math" w:hAnsi="Cambria Math"/>
            <w:b w:val="0"/>
            <w:sz w:val="24"/>
          </w:rPr>
          <m:t xml:space="preserve"> = 1</m:t>
        </m:r>
      </m:oMath>
      <w:r>
        <w:rPr>
          <w:rFonts w:hint="eastAsia"/>
          <w:b w:val="0"/>
          <w:sz w:val="24"/>
        </w:rPr>
        <w:t xml:space="preserve"> </w:t>
      </w:r>
      <w:r>
        <w:rPr>
          <w:b w:val="0"/>
          <w:sz w:val="24"/>
        </w:rPr>
        <w:t>for</w:t>
      </w:r>
      <w:r w:rsidR="00B61D57" w:rsidRPr="00B61D57">
        <w:rPr>
          <w:b w:val="0"/>
          <w:sz w:val="24"/>
        </w:rPr>
        <w:t xml:space="preserve"> all cases.</w:t>
      </w:r>
    </w:p>
    <w:p w14:paraId="2D0CFCA7" w14:textId="79005E95" w:rsidR="00CA5B77" w:rsidRDefault="00CA5B77" w:rsidP="008650AD">
      <w:pPr>
        <w:pStyle w:val="1"/>
        <w:numPr>
          <w:ilvl w:val="0"/>
          <w:numId w:val="0"/>
        </w:numPr>
        <w:ind w:firstLine="420"/>
        <w:jc w:val="center"/>
        <w:rPr>
          <w:b w:val="0"/>
          <w:sz w:val="24"/>
        </w:rPr>
      </w:pPr>
      <w:del w:id="23" w:author="iamthree" w:date="2018-12-04T08:36:00Z">
        <w:r w:rsidDel="00B73388">
          <w:rPr>
            <w:noProof/>
            <w:lang w:val="en-CA" w:eastAsia="ja-JP"/>
          </w:rPr>
          <w:drawing>
            <wp:inline distT="0" distB="0" distL="0" distR="0" wp14:anchorId="19E1B6A9" wp14:editId="2705A691">
              <wp:extent cx="4718050" cy="1635206"/>
              <wp:effectExtent l="0" t="0" r="635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5588" cy="1651682"/>
                      </a:xfrm>
                      <a:prstGeom prst="rect">
                        <a:avLst/>
                      </a:prstGeom>
                      <a:noFill/>
                      <a:ln>
                        <a:noFill/>
                      </a:ln>
                    </pic:spPr>
                  </pic:pic>
                </a:graphicData>
              </a:graphic>
            </wp:inline>
          </w:drawing>
        </w:r>
      </w:del>
      <w:ins w:id="24" w:author="iamthree" w:date="2018-12-04T08:36:00Z">
        <w:r w:rsidR="00B73388">
          <w:rPr>
            <w:noProof/>
          </w:rPr>
          <w:drawing>
            <wp:inline distT="0" distB="0" distL="0" distR="0" wp14:anchorId="5F601861" wp14:editId="30430B12">
              <wp:extent cx="5274310" cy="48416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841660"/>
                      </a:xfrm>
                      <a:prstGeom prst="rect">
                        <a:avLst/>
                      </a:prstGeom>
                      <a:noFill/>
                      <a:ln>
                        <a:noFill/>
                      </a:ln>
                    </pic:spPr>
                  </pic:pic>
                </a:graphicData>
              </a:graphic>
            </wp:inline>
          </w:drawing>
        </w:r>
      </w:ins>
    </w:p>
    <w:p w14:paraId="0D912F18" w14:textId="0351083C" w:rsidR="008650AD" w:rsidRDefault="008650AD" w:rsidP="008650AD">
      <w:pPr>
        <w:pStyle w:val="1"/>
        <w:numPr>
          <w:ilvl w:val="0"/>
          <w:numId w:val="0"/>
        </w:numPr>
        <w:ind w:firstLine="420"/>
        <w:jc w:val="center"/>
        <w:rPr>
          <w:b w:val="0"/>
          <w:sz w:val="22"/>
        </w:rPr>
      </w:pPr>
      <w:r w:rsidRPr="008650AD">
        <w:rPr>
          <w:rFonts w:hint="eastAsia"/>
          <w:b w:val="0"/>
          <w:sz w:val="22"/>
        </w:rPr>
        <w:t>Figure</w:t>
      </w:r>
      <w:r w:rsidRPr="008650AD">
        <w:rPr>
          <w:b w:val="0"/>
          <w:sz w:val="22"/>
        </w:rPr>
        <w:t>.11: The curved CNT nets with different curvatures</w:t>
      </w:r>
    </w:p>
    <w:p w14:paraId="345F891F" w14:textId="2B1D4170" w:rsidR="004A38AD" w:rsidRDefault="008650AD" w:rsidP="00EB2E80">
      <w:pPr>
        <w:pStyle w:val="1"/>
        <w:numPr>
          <w:ilvl w:val="0"/>
          <w:numId w:val="0"/>
        </w:numPr>
        <w:ind w:firstLine="420"/>
        <w:rPr>
          <w:b w:val="0"/>
          <w:sz w:val="24"/>
        </w:rPr>
      </w:pPr>
      <w:r w:rsidRPr="008B0FB4">
        <w:rPr>
          <w:b w:val="0"/>
          <w:sz w:val="24"/>
        </w:rPr>
        <w:t>Fig.12</w:t>
      </w:r>
      <w:r w:rsidR="00F17BAB" w:rsidRPr="008B0FB4">
        <w:rPr>
          <w:b w:val="0"/>
          <w:sz w:val="24"/>
        </w:rPr>
        <w:t xml:space="preserve"> </w:t>
      </w:r>
      <w:r w:rsidR="008B0FB4" w:rsidRPr="008B0FB4">
        <w:rPr>
          <w:b w:val="0"/>
          <w:sz w:val="24"/>
        </w:rPr>
        <w:t xml:space="preserve">and Fig.13 </w:t>
      </w:r>
      <w:r w:rsidR="00F17BAB" w:rsidRPr="008B0FB4">
        <w:rPr>
          <w:b w:val="0"/>
          <w:sz w:val="24"/>
        </w:rPr>
        <w:t>show</w:t>
      </w:r>
      <w:r w:rsidRPr="008B0FB4">
        <w:rPr>
          <w:b w:val="0"/>
          <w:sz w:val="24"/>
        </w:rPr>
        <w:t xml:space="preserve"> the variation of Young’s modulus of the nanocomposites </w:t>
      </w:r>
      <w:r w:rsidR="00872EBF" w:rsidRPr="008B0FB4">
        <w:rPr>
          <w:b w:val="0"/>
          <w:sz w:val="24"/>
        </w:rPr>
        <w:t>versus</w:t>
      </w:r>
      <w:r w:rsidRPr="008B0FB4">
        <w:rPr>
          <w:b w:val="0"/>
          <w:sz w:val="24"/>
        </w:rPr>
        <w:t xml:space="preserve"> </w:t>
      </w:r>
      <w:r w:rsidR="00872EBF" w:rsidRPr="008B0FB4">
        <w:rPr>
          <w:b w:val="0"/>
          <w:sz w:val="24"/>
        </w:rPr>
        <w:t xml:space="preserve">the CNT curvature and volume fraction. The effective Young’s modulus at 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872EBF" w:rsidRPr="008B0FB4">
        <w:rPr>
          <w:rFonts w:hint="eastAsia"/>
          <w:b w:val="0"/>
          <w:sz w:val="24"/>
        </w:rPr>
        <w:t xml:space="preserve"> </w:t>
      </w:r>
      <w:r w:rsidR="00872EBF" w:rsidRPr="008B0FB4">
        <w:rPr>
          <w:b w:val="0"/>
          <w:sz w:val="24"/>
        </w:rPr>
        <w:t xml:space="preserve">is the average of the 3 samples. </w:t>
      </w:r>
      <w:r w:rsidR="008B0FB4" w:rsidRPr="008B0FB4">
        <w:rPr>
          <w:b w:val="0"/>
          <w:sz w:val="24"/>
        </w:rPr>
        <w:t>Fig.12</w:t>
      </w:r>
      <w:r w:rsidR="00872EBF" w:rsidRPr="008B0FB4">
        <w:rPr>
          <w:b w:val="0"/>
          <w:sz w:val="24"/>
        </w:rPr>
        <w:t xml:space="preserve"> indicate</w:t>
      </w:r>
      <w:r w:rsidR="00F17BAB" w:rsidRPr="008B0FB4">
        <w:rPr>
          <w:b w:val="0"/>
          <w:sz w:val="24"/>
        </w:rPr>
        <w:t>s</w:t>
      </w:r>
      <w:r w:rsidR="00872EBF" w:rsidRPr="008B0FB4">
        <w:rPr>
          <w:b w:val="0"/>
          <w:sz w:val="24"/>
        </w:rPr>
        <w:t xml:space="preserve"> that the effective Young’s modulus decrease with increasing CNT curvature and this </w:t>
      </w:r>
      <w:r w:rsidR="00F17BAB" w:rsidRPr="008B0FB4">
        <w:rPr>
          <w:b w:val="0"/>
          <w:sz w:val="24"/>
        </w:rPr>
        <w:t xml:space="preserve">phenomenon is also </w:t>
      </w:r>
      <w:r w:rsidR="00F17BAB" w:rsidRPr="008B0FB4">
        <w:rPr>
          <w:b w:val="0"/>
          <w:sz w:val="24"/>
        </w:rPr>
        <w:lastRenderedPageBreak/>
        <w:t>observed in many other studies [</w:t>
      </w:r>
      <w:r w:rsidR="00A045E9">
        <w:rPr>
          <w:b w:val="0"/>
          <w:sz w:val="24"/>
        </w:rPr>
        <w:t>2,3,22,37</w:t>
      </w:r>
      <w:r w:rsidR="00F17BAB" w:rsidRPr="008B0FB4">
        <w:rPr>
          <w:b w:val="0"/>
          <w:sz w:val="24"/>
        </w:rPr>
        <w:t xml:space="preserve">]. </w:t>
      </w:r>
      <w:r w:rsidR="004058BA" w:rsidRPr="008B0FB4">
        <w:rPr>
          <w:b w:val="0"/>
          <w:sz w:val="24"/>
        </w:rPr>
        <w:t>The numerical results are also compared with the experimental results of CNT–epoxy composites [</w:t>
      </w:r>
      <w:r w:rsidR="004058BA">
        <w:rPr>
          <w:b w:val="0"/>
          <w:sz w:val="24"/>
        </w:rPr>
        <w:t>38</w:t>
      </w:r>
      <w:r w:rsidR="004058BA" w:rsidRPr="008B0FB4">
        <w:rPr>
          <w:b w:val="0"/>
          <w:sz w:val="24"/>
        </w:rPr>
        <w:t xml:space="preserve">] and the result </w:t>
      </w:r>
      <w:r w:rsidR="004058BA">
        <w:rPr>
          <w:b w:val="0"/>
          <w:sz w:val="24"/>
        </w:rPr>
        <w:t>at</w:t>
      </w:r>
      <w:r w:rsidR="004058BA" w:rsidRPr="008B0FB4">
        <w:rPr>
          <w:b w:val="0"/>
          <w:sz w:val="24"/>
        </w:rPr>
        <w:t xml:space="preserve"> </w:t>
      </w:r>
      <m:oMath>
        <m:r>
          <m:rPr>
            <m:nor/>
          </m:rPr>
          <w:rPr>
            <w:b w:val="0"/>
            <w:i/>
            <w:sz w:val="24"/>
          </w:rPr>
          <m:t xml:space="preserve">δ </m:t>
        </m:r>
        <m:r>
          <m:rPr>
            <m:nor/>
          </m:rPr>
          <w:rPr>
            <w:b w:val="0"/>
            <w:sz w:val="24"/>
          </w:rPr>
          <m:t>= 0</m:t>
        </m:r>
        <m:sSup>
          <m:sSupPr>
            <m:ctrlPr>
              <w:rPr>
                <w:rFonts w:ascii="Cambria Math" w:hAnsi="Cambria Math"/>
                <w:b w:val="0"/>
                <w:sz w:val="24"/>
              </w:rPr>
            </m:ctrlPr>
          </m:sSupPr>
          <m:e>
            <m:r>
              <m:rPr>
                <m:nor/>
              </m:rPr>
              <w:rPr>
                <w:b w:val="0"/>
                <w:sz w:val="24"/>
              </w:rPr>
              <m:t>.188nm</m:t>
            </m:r>
          </m:e>
          <m:sup>
            <m:r>
              <m:rPr>
                <m:nor/>
              </m:rPr>
              <w:rPr>
                <w:b w:val="0"/>
                <w:sz w:val="24"/>
              </w:rPr>
              <m:t>-1</m:t>
            </m:r>
          </m:sup>
        </m:sSup>
      </m:oMath>
      <w:r w:rsidR="004058BA" w:rsidRPr="008B0FB4">
        <w:rPr>
          <w:rFonts w:hint="eastAsia"/>
          <w:b w:val="0"/>
          <w:sz w:val="24"/>
        </w:rPr>
        <w:t xml:space="preserve"> </w:t>
      </w:r>
      <w:r w:rsidR="004058BA">
        <w:rPr>
          <w:b w:val="0"/>
          <w:sz w:val="24"/>
        </w:rPr>
        <w:t>matches well with the experimental data</w:t>
      </w:r>
      <w:r w:rsidR="004058BA" w:rsidRPr="008B0FB4">
        <w:rPr>
          <w:b w:val="0"/>
          <w:sz w:val="24"/>
        </w:rPr>
        <w:t xml:space="preserve">. </w:t>
      </w:r>
      <w:r w:rsidR="004058BA">
        <w:rPr>
          <w:b w:val="0"/>
          <w:sz w:val="24"/>
        </w:rPr>
        <w:t xml:space="preserve">The good </w:t>
      </w:r>
      <w:r w:rsidR="004058BA" w:rsidRPr="008B0FB4">
        <w:rPr>
          <w:b w:val="0"/>
          <w:sz w:val="24"/>
        </w:rPr>
        <w:t>agreement between the reported experimental data and the numerical results</w:t>
      </w:r>
      <w:r w:rsidR="004058BA">
        <w:rPr>
          <w:b w:val="0"/>
          <w:sz w:val="24"/>
        </w:rPr>
        <w:t xml:space="preserve"> also </w:t>
      </w:r>
      <w:r w:rsidR="004058BA" w:rsidRPr="008B0FB4">
        <w:rPr>
          <w:b w:val="0"/>
          <w:sz w:val="24"/>
        </w:rPr>
        <w:t>validat</w:t>
      </w:r>
      <w:r w:rsidR="004058BA">
        <w:rPr>
          <w:b w:val="0"/>
          <w:sz w:val="24"/>
        </w:rPr>
        <w:t>es the capability of the proposed method in solving complex problems.</w:t>
      </w:r>
    </w:p>
    <w:p w14:paraId="04534946" w14:textId="0E424C67" w:rsidR="008B3726" w:rsidRDefault="00F17BAB" w:rsidP="004058BA">
      <w:pPr>
        <w:pStyle w:val="1"/>
        <w:numPr>
          <w:ilvl w:val="0"/>
          <w:numId w:val="0"/>
        </w:numPr>
        <w:ind w:firstLine="420"/>
        <w:rPr>
          <w:b w:val="0"/>
          <w:sz w:val="24"/>
        </w:rPr>
      </w:pPr>
      <w:r w:rsidRPr="008B0FB4">
        <w:rPr>
          <w:b w:val="0"/>
          <w:sz w:val="24"/>
        </w:rPr>
        <w:t>In addition, Fig.1</w:t>
      </w:r>
      <w:r w:rsidR="008B0FB4" w:rsidRPr="008B0FB4">
        <w:rPr>
          <w:b w:val="0"/>
          <w:sz w:val="24"/>
        </w:rPr>
        <w:t>3</w:t>
      </w:r>
      <w:r w:rsidRPr="008B0FB4">
        <w:rPr>
          <w:b w:val="0"/>
          <w:sz w:val="24"/>
        </w:rPr>
        <w:t xml:space="preserve"> demonstrates that the decrement of effective Young’s modulus </w:t>
      </w:r>
      <w:r w:rsidR="008B3726" w:rsidRPr="008B0FB4">
        <w:rPr>
          <w:b w:val="0"/>
          <w:sz w:val="24"/>
        </w:rPr>
        <w:t xml:space="preserve">is almost linear from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oMath>
      <w:r w:rsidR="008B3726" w:rsidRPr="008B0FB4">
        <w:rPr>
          <w:rFonts w:hint="eastAsia"/>
          <w:b w:val="0"/>
          <w:sz w:val="24"/>
        </w:rPr>
        <w:t xml:space="preserve"> </w:t>
      </w:r>
      <w:r w:rsidR="008B3726" w:rsidRPr="008B0FB4">
        <w:rPr>
          <w:b w:val="0"/>
          <w:sz w:val="24"/>
        </w:rPr>
        <w:t xml:space="preserve">to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4A38AD">
        <w:rPr>
          <w:b w:val="0"/>
          <w:sz w:val="24"/>
        </w:rPr>
        <w:t xml:space="preserve"> and the slopes for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4A38AD">
        <w:rPr>
          <w:rFonts w:hint="eastAsia"/>
          <w:b w:val="0"/>
          <w:sz w:val="24"/>
        </w:rPr>
        <w:t xml:space="preserve"> </w:t>
      </w:r>
      <w:r w:rsidR="004A38AD">
        <w:rPr>
          <w:b w:val="0"/>
          <w:sz w:val="24"/>
        </w:rPr>
        <w:t xml:space="preserve">are </w:t>
      </w:r>
      <m:oMath>
        <m:r>
          <m:rPr>
            <m:nor/>
          </m:rPr>
          <w:rPr>
            <w:b w:val="0"/>
            <w:sz w:val="24"/>
          </w:rPr>
          <m:t>-0.87</m:t>
        </m:r>
      </m:oMath>
      <w:r w:rsidR="004A38AD">
        <w:rPr>
          <w:b w:val="0"/>
          <w:sz w:val="24"/>
        </w:rPr>
        <w:t xml:space="preserve">, </w:t>
      </w:r>
      <m:oMath>
        <m:r>
          <m:rPr>
            <m:nor/>
          </m:rPr>
          <w:rPr>
            <w:b w:val="0"/>
            <w:sz w:val="24"/>
          </w:rPr>
          <m:t>-2.41</m:t>
        </m:r>
      </m:oMath>
      <w:r w:rsidR="004A38AD">
        <w:rPr>
          <w:b w:val="0"/>
          <w:sz w:val="24"/>
        </w:rPr>
        <w:t xml:space="preserve"> and </w:t>
      </w:r>
      <m:oMath>
        <m:r>
          <m:rPr>
            <m:nor/>
          </m:rPr>
          <w:rPr>
            <w:b w:val="0"/>
            <w:sz w:val="24"/>
          </w:rPr>
          <m:t>-3.12</m:t>
        </m:r>
      </m:oMath>
      <w:r w:rsidR="004A38AD">
        <w:rPr>
          <w:b w:val="0"/>
          <w:sz w:val="24"/>
        </w:rPr>
        <w:t>, respectively. It demonstrates that the</w:t>
      </w:r>
      <w:r w:rsidR="004A38AD" w:rsidRPr="004A38AD">
        <w:rPr>
          <w:b w:val="0"/>
          <w:sz w:val="24"/>
        </w:rPr>
        <w:t xml:space="preserve"> reduction </w:t>
      </w:r>
      <w:r w:rsidR="004A38AD">
        <w:rPr>
          <w:b w:val="0"/>
          <w:sz w:val="24"/>
        </w:rPr>
        <w:t xml:space="preserve">of Young’s modulus </w:t>
      </w:r>
      <w:r w:rsidR="004A38AD" w:rsidRPr="004A38AD">
        <w:rPr>
          <w:b w:val="0"/>
          <w:sz w:val="24"/>
        </w:rPr>
        <w:t>becomes</w:t>
      </w:r>
      <w:r w:rsidR="004A38AD">
        <w:rPr>
          <w:rFonts w:hint="eastAsia"/>
          <w:b w:val="0"/>
          <w:sz w:val="24"/>
        </w:rPr>
        <w:t xml:space="preserve"> </w:t>
      </w:r>
      <w:r w:rsidR="004A38AD" w:rsidRPr="004A38AD">
        <w:rPr>
          <w:b w:val="0"/>
          <w:sz w:val="24"/>
        </w:rPr>
        <w:t xml:space="preserve">more tangible when the CNT volume fraction </w:t>
      </w:r>
      <w:proofErr w:type="gramStart"/>
      <w:r w:rsidR="004A38AD" w:rsidRPr="004A38AD">
        <w:rPr>
          <w:b w:val="0"/>
          <w:sz w:val="24"/>
        </w:rPr>
        <w:t>inc</w:t>
      </w:r>
      <w:r w:rsidR="00195CE3">
        <w:rPr>
          <w:b w:val="0"/>
          <w:sz w:val="24"/>
        </w:rPr>
        <w:t>reases</w:t>
      </w:r>
      <w:proofErr w:type="gramEnd"/>
      <w:r w:rsidR="00195CE3">
        <w:rPr>
          <w:b w:val="0"/>
          <w:sz w:val="24"/>
        </w:rPr>
        <w:t xml:space="preserve"> and this conclusion is similar with the study by </w:t>
      </w:r>
      <w:proofErr w:type="spellStart"/>
      <w:r w:rsidR="00195CE3" w:rsidRPr="00195CE3">
        <w:rPr>
          <w:b w:val="0"/>
          <w:sz w:val="24"/>
        </w:rPr>
        <w:t>Roham</w:t>
      </w:r>
      <w:proofErr w:type="spellEnd"/>
      <w:ins w:id="25" w:author="iamthree" w:date="2018-12-04T08:43:00Z">
        <w:r w:rsidR="00507026">
          <w:rPr>
            <w:b w:val="0"/>
            <w:sz w:val="24"/>
          </w:rPr>
          <w:t xml:space="preserve"> </w:t>
        </w:r>
      </w:ins>
      <w:r w:rsidR="00195CE3">
        <w:rPr>
          <w:b w:val="0"/>
          <w:sz w:val="24"/>
        </w:rPr>
        <w:t>[21].</w:t>
      </w:r>
    </w:p>
    <w:p w14:paraId="2B803DE6" w14:textId="1F795F1B" w:rsidR="0070271C" w:rsidRDefault="0018032A" w:rsidP="0018032A">
      <w:pPr>
        <w:pStyle w:val="1"/>
        <w:numPr>
          <w:ilvl w:val="0"/>
          <w:numId w:val="0"/>
        </w:numPr>
        <w:ind w:left="425" w:hanging="425"/>
        <w:jc w:val="center"/>
        <w:rPr>
          <w:b w:val="0"/>
          <w:sz w:val="24"/>
        </w:rPr>
      </w:pPr>
      <w:del w:id="26" w:author="iamthree" w:date="2018-12-04T08:42:00Z">
        <w:r w:rsidDel="00507026">
          <w:rPr>
            <w:noProof/>
            <w:lang w:val="en-CA" w:eastAsia="ja-JP"/>
          </w:rPr>
          <w:drawing>
            <wp:inline distT="0" distB="0" distL="0" distR="0" wp14:anchorId="2B4962B9" wp14:editId="5159C6E2">
              <wp:extent cx="2959100" cy="2200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9100" cy="2200275"/>
                      </a:xfrm>
                      <a:prstGeom prst="rect">
                        <a:avLst/>
                      </a:prstGeom>
                      <a:noFill/>
                      <a:ln>
                        <a:noFill/>
                      </a:ln>
                    </pic:spPr>
                  </pic:pic>
                </a:graphicData>
              </a:graphic>
            </wp:inline>
          </w:drawing>
        </w:r>
      </w:del>
      <w:ins w:id="27" w:author="iamthree" w:date="2018-12-04T08:42:00Z">
        <w:r w:rsidR="00507026">
          <w:rPr>
            <w:noProof/>
          </w:rPr>
          <w:drawing>
            <wp:inline distT="0" distB="0" distL="0" distR="0" wp14:anchorId="7B673087" wp14:editId="47C303E6">
              <wp:extent cx="2959100" cy="22002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9100" cy="2200275"/>
                      </a:xfrm>
                      <a:prstGeom prst="rect">
                        <a:avLst/>
                      </a:prstGeom>
                      <a:noFill/>
                      <a:ln>
                        <a:noFill/>
                      </a:ln>
                    </pic:spPr>
                  </pic:pic>
                </a:graphicData>
              </a:graphic>
            </wp:inline>
          </w:drawing>
        </w:r>
      </w:ins>
    </w:p>
    <w:p w14:paraId="4951B7AB" w14:textId="71D37A77" w:rsidR="0070271C" w:rsidRDefault="0070271C" w:rsidP="0070271C">
      <w:pPr>
        <w:pStyle w:val="1"/>
        <w:numPr>
          <w:ilvl w:val="0"/>
          <w:numId w:val="0"/>
        </w:numPr>
        <w:jc w:val="center"/>
        <w:rPr>
          <w:b w:val="0"/>
          <w:sz w:val="22"/>
        </w:rPr>
      </w:pPr>
      <w:r w:rsidRPr="0070271C">
        <w:rPr>
          <w:b w:val="0"/>
          <w:sz w:val="22"/>
        </w:rPr>
        <w:t xml:space="preserve">Figure.12: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curvatures</w:t>
      </w:r>
      <w:r w:rsidRPr="0070271C">
        <w:rPr>
          <w:b w:val="0"/>
          <w:sz w:val="22"/>
        </w:rPr>
        <w:t xml:space="preserve"> versus volume fraction</w:t>
      </w:r>
    </w:p>
    <w:p w14:paraId="590E263C" w14:textId="69C24940" w:rsidR="0070271C" w:rsidRDefault="00B436EC" w:rsidP="0070271C">
      <w:pPr>
        <w:pStyle w:val="1"/>
        <w:numPr>
          <w:ilvl w:val="0"/>
          <w:numId w:val="0"/>
        </w:numPr>
        <w:jc w:val="center"/>
        <w:rPr>
          <w:b w:val="0"/>
          <w:sz w:val="22"/>
        </w:rPr>
      </w:pPr>
      <w:del w:id="28" w:author="iamthree" w:date="2018-12-04T08:45:00Z">
        <w:r w:rsidDel="00887DEE">
          <w:rPr>
            <w:noProof/>
            <w:lang w:val="en-CA" w:eastAsia="ja-JP"/>
          </w:rPr>
          <w:drawing>
            <wp:inline distT="0" distB="0" distL="0" distR="0" wp14:anchorId="203953B5" wp14:editId="65E4A54A">
              <wp:extent cx="2726690" cy="22225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690" cy="2222500"/>
                      </a:xfrm>
                      <a:prstGeom prst="rect">
                        <a:avLst/>
                      </a:prstGeom>
                      <a:noFill/>
                      <a:ln>
                        <a:noFill/>
                      </a:ln>
                    </pic:spPr>
                  </pic:pic>
                </a:graphicData>
              </a:graphic>
            </wp:inline>
          </w:drawing>
        </w:r>
      </w:del>
      <w:ins w:id="29" w:author="iamthree" w:date="2018-12-04T08:45:00Z">
        <w:r w:rsidR="00887DEE">
          <w:rPr>
            <w:noProof/>
          </w:rPr>
          <w:drawing>
            <wp:inline distT="0" distB="0" distL="0" distR="0" wp14:anchorId="4D1F692D" wp14:editId="3521B8FB">
              <wp:extent cx="2726690" cy="22225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6690" cy="2222500"/>
                      </a:xfrm>
                      <a:prstGeom prst="rect">
                        <a:avLst/>
                      </a:prstGeom>
                      <a:noFill/>
                      <a:ln>
                        <a:noFill/>
                      </a:ln>
                    </pic:spPr>
                  </pic:pic>
                </a:graphicData>
              </a:graphic>
            </wp:inline>
          </w:drawing>
        </w:r>
      </w:ins>
      <w:bookmarkStart w:id="30" w:name="_GoBack"/>
      <w:bookmarkEnd w:id="30"/>
    </w:p>
    <w:p w14:paraId="677BB7A5" w14:textId="0ADBC3B1" w:rsidR="0070271C" w:rsidRPr="008B0FB4" w:rsidRDefault="0070271C" w:rsidP="0070271C">
      <w:pPr>
        <w:pStyle w:val="1"/>
        <w:numPr>
          <w:ilvl w:val="0"/>
          <w:numId w:val="0"/>
        </w:numPr>
        <w:jc w:val="center"/>
        <w:rPr>
          <w:b w:val="0"/>
          <w:sz w:val="24"/>
        </w:rPr>
      </w:pPr>
      <w:r>
        <w:rPr>
          <w:b w:val="0"/>
          <w:sz w:val="22"/>
        </w:rPr>
        <w:t>Figure.13</w:t>
      </w:r>
      <w:r w:rsidRPr="0070271C">
        <w:rPr>
          <w:b w:val="0"/>
          <w:sz w:val="22"/>
        </w:rPr>
        <w:t xml:space="preserve">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volume fractions</w:t>
      </w:r>
      <w:r w:rsidRPr="0070271C">
        <w:rPr>
          <w:b w:val="0"/>
          <w:sz w:val="22"/>
        </w:rPr>
        <w:t xml:space="preserve"> versus </w:t>
      </w:r>
      <w:r>
        <w:rPr>
          <w:b w:val="0"/>
          <w:sz w:val="22"/>
        </w:rPr>
        <w:t>curvature</w:t>
      </w:r>
    </w:p>
    <w:p w14:paraId="34704B44" w14:textId="7AF95655" w:rsidR="008650AD" w:rsidRDefault="00EB2E80" w:rsidP="00E659D9">
      <w:pPr>
        <w:pStyle w:val="1"/>
      </w:pPr>
      <w:r>
        <w:rPr>
          <w:rFonts w:hint="eastAsia"/>
        </w:rPr>
        <w:lastRenderedPageBreak/>
        <w:t>C</w:t>
      </w:r>
      <w:r>
        <w:t>onclusion</w:t>
      </w:r>
    </w:p>
    <w:p w14:paraId="4A71FE27" w14:textId="2BABA9E8" w:rsidR="00EB2E80" w:rsidRDefault="00EB2E80" w:rsidP="00EB2E80">
      <w:pPr>
        <w:pStyle w:val="1"/>
        <w:numPr>
          <w:ilvl w:val="0"/>
          <w:numId w:val="0"/>
        </w:numPr>
        <w:ind w:firstLine="420"/>
        <w:rPr>
          <w:b w:val="0"/>
          <w:sz w:val="24"/>
        </w:rPr>
      </w:pPr>
      <w:r w:rsidRPr="00EB2E80">
        <w:rPr>
          <w:b w:val="0"/>
          <w:sz w:val="24"/>
        </w:rPr>
        <w:t xml:space="preserve">In this study, we propose an Immersed Finite Element method to simulate the mechanical behavior of CNT-reinforced polymer. The CNT and polymer grid </w:t>
      </w:r>
      <w:proofErr w:type="gramStart"/>
      <w:r w:rsidRPr="00EB2E80">
        <w:rPr>
          <w:b w:val="0"/>
          <w:sz w:val="24"/>
        </w:rPr>
        <w:t>are allowed to</w:t>
      </w:r>
      <w:proofErr w:type="gramEnd"/>
      <w:r w:rsidRPr="00EB2E80">
        <w:rPr>
          <w:b w:val="0"/>
          <w:sz w:val="24"/>
        </w:rPr>
        <w:t xml:space="preserve"> be created independently, so it is able to easily handle the complex CNT morphology in reality. Both kinematic and mechanic relations between CNT and polymer are considered by embedding the equilibrium equation of each CNT into the equilibrium equation of polymer. Numerical examples indicate that the results of the Immersed FE method are very close to the traditional FE method, so it </w:t>
      </w:r>
      <w:r w:rsidR="008B0FB4" w:rsidRPr="00EB2E80">
        <w:rPr>
          <w:b w:val="0"/>
          <w:sz w:val="24"/>
        </w:rPr>
        <w:t>c</w:t>
      </w:r>
      <w:r w:rsidR="008B0FB4">
        <w:rPr>
          <w:b w:val="0"/>
          <w:sz w:val="24"/>
        </w:rPr>
        <w:t>ould</w:t>
      </w:r>
      <w:r w:rsidRPr="00EB2E80">
        <w:rPr>
          <w:b w:val="0"/>
          <w:sz w:val="24"/>
        </w:rPr>
        <w:t xml:space="preserve"> provide reliable prediction </w:t>
      </w:r>
      <w:r w:rsidR="008B0FB4">
        <w:rPr>
          <w:b w:val="0"/>
          <w:sz w:val="24"/>
        </w:rPr>
        <w:t>for</w:t>
      </w:r>
      <w:r w:rsidRPr="00EB2E80">
        <w:rPr>
          <w:b w:val="0"/>
          <w:sz w:val="24"/>
        </w:rPr>
        <w:t xml:space="preserve"> complicated problems. This method is used to studies </w:t>
      </w:r>
      <w:r>
        <w:rPr>
          <w:b w:val="0"/>
          <w:sz w:val="24"/>
        </w:rPr>
        <w:t>influence of CNT waviness on the Young’s modulus of nano-composites</w:t>
      </w:r>
      <w:r w:rsidR="006062DB">
        <w:rPr>
          <w:b w:val="0"/>
          <w:sz w:val="24"/>
        </w:rPr>
        <w:t xml:space="preserve"> and t</w:t>
      </w:r>
      <w:r w:rsidR="008B0FB4">
        <w:rPr>
          <w:b w:val="0"/>
          <w:sz w:val="24"/>
        </w:rPr>
        <w:t xml:space="preserve">he numerical results </w:t>
      </w:r>
      <w:r w:rsidR="006062DB">
        <w:rPr>
          <w:b w:val="0"/>
          <w:sz w:val="24"/>
        </w:rPr>
        <w:t>indicate that the CNT waviness plays a negative role in the reinforcement. The numerical results show a good agreement with the experimental data, thus validating the capability of the Immersed FE method in solving complex problems.</w:t>
      </w:r>
    </w:p>
    <w:p w14:paraId="73A20058" w14:textId="64353016" w:rsidR="00224758" w:rsidRDefault="00224758" w:rsidP="00224758">
      <w:pPr>
        <w:pStyle w:val="1"/>
        <w:numPr>
          <w:ilvl w:val="0"/>
          <w:numId w:val="0"/>
        </w:numPr>
        <w:ind w:left="425" w:hanging="425"/>
        <w:jc w:val="left"/>
      </w:pPr>
      <w:r w:rsidRPr="00224758">
        <w:t>Reference</w:t>
      </w:r>
    </w:p>
    <w:p w14:paraId="353B6288" w14:textId="4D8A10BE" w:rsidR="00224758" w:rsidRPr="00224758" w:rsidRDefault="00224758" w:rsidP="00224758">
      <w:pPr>
        <w:pStyle w:val="1"/>
        <w:numPr>
          <w:ilvl w:val="0"/>
          <w:numId w:val="0"/>
        </w:numPr>
        <w:ind w:leftChars="-2" w:hanging="5"/>
        <w:rPr>
          <w:b w:val="0"/>
          <w:sz w:val="24"/>
        </w:rPr>
      </w:pPr>
      <w:r w:rsidRPr="00224758">
        <w:rPr>
          <w:b w:val="0"/>
          <w:sz w:val="24"/>
        </w:rPr>
        <w:t xml:space="preserve">[1] Krishnan A, Dujardin E, </w:t>
      </w:r>
      <w:proofErr w:type="spellStart"/>
      <w:r w:rsidRPr="00224758">
        <w:rPr>
          <w:b w:val="0"/>
          <w:sz w:val="24"/>
        </w:rPr>
        <w:t>Ebbesen</w:t>
      </w:r>
      <w:proofErr w:type="spellEnd"/>
      <w:r w:rsidRPr="00224758">
        <w:rPr>
          <w:b w:val="0"/>
          <w:sz w:val="24"/>
        </w:rPr>
        <w:t xml:space="preserve"> EW, </w:t>
      </w:r>
      <w:proofErr w:type="spellStart"/>
      <w:r w:rsidRPr="00224758">
        <w:rPr>
          <w:b w:val="0"/>
          <w:sz w:val="24"/>
        </w:rPr>
        <w:t>Yianilos</w:t>
      </w:r>
      <w:proofErr w:type="spellEnd"/>
      <w:r w:rsidRPr="00224758">
        <w:rPr>
          <w:b w:val="0"/>
          <w:sz w:val="24"/>
        </w:rPr>
        <w:t xml:space="preserve"> PN, and </w:t>
      </w:r>
      <w:proofErr w:type="spellStart"/>
      <w:r w:rsidRPr="00224758">
        <w:rPr>
          <w:b w:val="0"/>
          <w:sz w:val="24"/>
        </w:rPr>
        <w:t>Treacy</w:t>
      </w:r>
      <w:proofErr w:type="spellEnd"/>
      <w:r w:rsidRPr="00224758">
        <w:rPr>
          <w:b w:val="0"/>
          <w:sz w:val="24"/>
        </w:rPr>
        <w:t xml:space="preserve"> MMJ. Young’s modulus of single-walled</w:t>
      </w:r>
      <w:r>
        <w:rPr>
          <w:rFonts w:hint="eastAsia"/>
          <w:b w:val="0"/>
          <w:sz w:val="24"/>
        </w:rPr>
        <w:t xml:space="preserve"> </w:t>
      </w:r>
      <w:r w:rsidRPr="00224758">
        <w:rPr>
          <w:b w:val="0"/>
          <w:sz w:val="24"/>
        </w:rPr>
        <w:t xml:space="preserve">nanotubes. </w:t>
      </w:r>
      <w:r w:rsidRPr="00224758">
        <w:rPr>
          <w:b w:val="0"/>
          <w:i/>
          <w:sz w:val="24"/>
        </w:rPr>
        <w:t>Physical Review B</w:t>
      </w:r>
      <w:r w:rsidRPr="00224758">
        <w:rPr>
          <w:b w:val="0"/>
          <w:sz w:val="24"/>
        </w:rPr>
        <w:t>, 58:14013</w:t>
      </w:r>
      <w:r w:rsidR="00A045E9">
        <w:rPr>
          <w:b w:val="0"/>
          <w:sz w:val="24"/>
        </w:rPr>
        <w:t>-</w:t>
      </w:r>
      <w:r w:rsidRPr="00224758">
        <w:rPr>
          <w:b w:val="0"/>
          <w:sz w:val="24"/>
        </w:rPr>
        <w:t>14019, 1998.</w:t>
      </w:r>
    </w:p>
    <w:p w14:paraId="26ADDA82" w14:textId="58E9DD19" w:rsidR="00224758" w:rsidRPr="00224758" w:rsidRDefault="00224758" w:rsidP="00224758">
      <w:pPr>
        <w:pStyle w:val="1"/>
        <w:numPr>
          <w:ilvl w:val="0"/>
          <w:numId w:val="0"/>
        </w:numPr>
        <w:rPr>
          <w:b w:val="0"/>
          <w:sz w:val="24"/>
        </w:rPr>
      </w:pPr>
      <w:r>
        <w:rPr>
          <w:b w:val="0"/>
          <w:sz w:val="24"/>
        </w:rPr>
        <w:t>[2] Fisher FT an</w:t>
      </w:r>
      <w:r w:rsidRPr="00224758">
        <w:rPr>
          <w:b w:val="0"/>
          <w:sz w:val="24"/>
        </w:rPr>
        <w:t xml:space="preserve">d Bradshaw RD and Brinson LC. Effects of Nanotube Waviness on the Modulus of Nanotube-Reinforced Polymers. </w:t>
      </w:r>
      <w:r w:rsidRPr="00224758">
        <w:rPr>
          <w:b w:val="0"/>
          <w:i/>
          <w:sz w:val="24"/>
        </w:rPr>
        <w:t>Applied Physics Letters</w:t>
      </w:r>
      <w:r w:rsidRPr="00224758">
        <w:rPr>
          <w:b w:val="0"/>
          <w:sz w:val="24"/>
        </w:rPr>
        <w:t>, 80:4647</w:t>
      </w:r>
      <w:r w:rsidR="00A045E9">
        <w:rPr>
          <w:b w:val="0"/>
          <w:sz w:val="24"/>
        </w:rPr>
        <w:t>-</w:t>
      </w:r>
      <w:r w:rsidRPr="00224758">
        <w:rPr>
          <w:b w:val="0"/>
          <w:sz w:val="24"/>
        </w:rPr>
        <w:t>4649, 2002.</w:t>
      </w:r>
    </w:p>
    <w:p w14:paraId="6498A41C" w14:textId="0BA0DA2A" w:rsidR="00224758" w:rsidRPr="00224758" w:rsidRDefault="00224758" w:rsidP="00224758">
      <w:pPr>
        <w:pStyle w:val="1"/>
        <w:numPr>
          <w:ilvl w:val="0"/>
          <w:numId w:val="0"/>
        </w:numPr>
        <w:rPr>
          <w:b w:val="0"/>
          <w:sz w:val="24"/>
        </w:rPr>
      </w:pPr>
      <w:r w:rsidRPr="00224758">
        <w:rPr>
          <w:b w:val="0"/>
          <w:sz w:val="24"/>
        </w:rPr>
        <w:t xml:space="preserve">[3] Fisher FT </w:t>
      </w:r>
      <w:proofErr w:type="spellStart"/>
      <w:r w:rsidRPr="00224758">
        <w:rPr>
          <w:b w:val="0"/>
          <w:sz w:val="24"/>
        </w:rPr>
        <w:t>amd</w:t>
      </w:r>
      <w:proofErr w:type="spellEnd"/>
      <w:r w:rsidRPr="00224758">
        <w:rPr>
          <w:b w:val="0"/>
          <w:sz w:val="24"/>
        </w:rPr>
        <w:t xml:space="preserve"> Bradshaw RD and Brinson LC. Fiber waviness in nanotub</w:t>
      </w:r>
      <w:r w:rsidR="00A045E9">
        <w:rPr>
          <w:b w:val="0"/>
          <w:sz w:val="24"/>
        </w:rPr>
        <w:t>e-reinforced polymer composites-I</w:t>
      </w:r>
      <w:r w:rsidRPr="00224758">
        <w:rPr>
          <w:b w:val="0"/>
          <w:sz w:val="24"/>
        </w:rPr>
        <w:t>:</w:t>
      </w:r>
      <w:r>
        <w:rPr>
          <w:b w:val="0"/>
          <w:sz w:val="24"/>
        </w:rPr>
        <w:t xml:space="preserve"> </w:t>
      </w:r>
      <w:r w:rsidRPr="00224758">
        <w:rPr>
          <w:b w:val="0"/>
          <w:sz w:val="24"/>
        </w:rPr>
        <w:t xml:space="preserve">Modulus predictions using effective nanotube properties. </w:t>
      </w:r>
      <w:r w:rsidRPr="00224758">
        <w:rPr>
          <w:b w:val="0"/>
          <w:i/>
          <w:sz w:val="24"/>
        </w:rPr>
        <w:t>Composites Science and Technology</w:t>
      </w:r>
      <w:r w:rsidRPr="00224758">
        <w:rPr>
          <w:b w:val="0"/>
          <w:sz w:val="24"/>
        </w:rPr>
        <w:t>, 63:1689–1703,</w:t>
      </w:r>
      <w:r>
        <w:rPr>
          <w:rFonts w:hint="eastAsia"/>
          <w:b w:val="0"/>
          <w:sz w:val="24"/>
        </w:rPr>
        <w:t xml:space="preserve"> </w:t>
      </w:r>
      <w:r w:rsidRPr="00224758">
        <w:rPr>
          <w:b w:val="0"/>
          <w:sz w:val="24"/>
        </w:rPr>
        <w:t>2003.</w:t>
      </w:r>
    </w:p>
    <w:p w14:paraId="034669FF" w14:textId="48FB5150" w:rsidR="00224758" w:rsidRPr="00224758" w:rsidRDefault="00224758" w:rsidP="00224758">
      <w:pPr>
        <w:pStyle w:val="1"/>
        <w:numPr>
          <w:ilvl w:val="0"/>
          <w:numId w:val="0"/>
        </w:numPr>
        <w:ind w:leftChars="-2" w:hanging="5"/>
        <w:rPr>
          <w:b w:val="0"/>
          <w:sz w:val="24"/>
        </w:rPr>
      </w:pPr>
      <w:r w:rsidRPr="00224758">
        <w:rPr>
          <w:b w:val="0"/>
          <w:sz w:val="24"/>
        </w:rPr>
        <w:t xml:space="preserve">[4]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Interfacial and mechanical properties of epoxy nanocomposites using different</w:t>
      </w:r>
      <w:r>
        <w:rPr>
          <w:rFonts w:hint="eastAsia"/>
          <w:b w:val="0"/>
          <w:sz w:val="24"/>
        </w:rPr>
        <w:t xml:space="preserve"> </w:t>
      </w:r>
      <w:r w:rsidRPr="00224758">
        <w:rPr>
          <w:b w:val="0"/>
          <w:sz w:val="24"/>
        </w:rPr>
        <w:t xml:space="preserve">multiscale modeling schemes. </w:t>
      </w:r>
      <w:r w:rsidRPr="00224758">
        <w:rPr>
          <w:b w:val="0"/>
          <w:i/>
          <w:sz w:val="24"/>
        </w:rPr>
        <w:t>Composite Structure</w:t>
      </w:r>
      <w:r w:rsidRPr="00224758">
        <w:rPr>
          <w:b w:val="0"/>
          <w:sz w:val="24"/>
        </w:rPr>
        <w:t>, 131:545–555, 2015.</w:t>
      </w:r>
    </w:p>
    <w:p w14:paraId="6EAC8DA2" w14:textId="1AA53DA0" w:rsidR="00224758" w:rsidRPr="00224758" w:rsidRDefault="00224758" w:rsidP="00224758">
      <w:pPr>
        <w:pStyle w:val="1"/>
        <w:numPr>
          <w:ilvl w:val="0"/>
          <w:numId w:val="0"/>
        </w:numPr>
        <w:rPr>
          <w:b w:val="0"/>
          <w:sz w:val="24"/>
        </w:rPr>
      </w:pPr>
      <w:r w:rsidRPr="00224758">
        <w:rPr>
          <w:b w:val="0"/>
          <w:sz w:val="24"/>
        </w:rPr>
        <w:t xml:space="preserve">[5]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Large-scale atomistic simulations of </w:t>
      </w:r>
      <w:r w:rsidR="009D1704">
        <w:rPr>
          <w:b w:val="0"/>
          <w:sz w:val="24"/>
        </w:rPr>
        <w:t>CNT</w:t>
      </w:r>
      <w:r w:rsidRPr="00224758">
        <w:rPr>
          <w:b w:val="0"/>
          <w:sz w:val="24"/>
        </w:rPr>
        <w:t xml:space="preserve">-reinforced thermoplastic polymers. </w:t>
      </w:r>
      <w:r w:rsidRPr="00224758">
        <w:rPr>
          <w:b w:val="0"/>
          <w:i/>
          <w:sz w:val="24"/>
        </w:rPr>
        <w:t>Composite</w:t>
      </w:r>
      <w:r w:rsidRPr="00224758">
        <w:rPr>
          <w:rFonts w:hint="eastAsia"/>
          <w:b w:val="0"/>
          <w:i/>
          <w:sz w:val="24"/>
        </w:rPr>
        <w:t xml:space="preserve"> </w:t>
      </w:r>
      <w:r w:rsidRPr="00224758">
        <w:rPr>
          <w:b w:val="0"/>
          <w:i/>
          <w:sz w:val="24"/>
        </w:rPr>
        <w:t>Structures</w:t>
      </w:r>
      <w:r w:rsidRPr="00224758">
        <w:rPr>
          <w:b w:val="0"/>
          <w:sz w:val="24"/>
        </w:rPr>
        <w:t>, 191:221–230, 2018.</w:t>
      </w:r>
    </w:p>
    <w:p w14:paraId="784ADDC9" w14:textId="2D8678C5" w:rsidR="00224758" w:rsidRPr="00224758" w:rsidRDefault="00224758" w:rsidP="00224758">
      <w:pPr>
        <w:pStyle w:val="1"/>
        <w:numPr>
          <w:ilvl w:val="0"/>
          <w:numId w:val="0"/>
        </w:numPr>
        <w:rPr>
          <w:b w:val="0"/>
          <w:sz w:val="24"/>
        </w:rPr>
      </w:pPr>
      <w:r w:rsidRPr="00224758">
        <w:rPr>
          <w:b w:val="0"/>
          <w:sz w:val="24"/>
        </w:rPr>
        <w:t xml:space="preserve">[6]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Multiscale modeling of the coupled electromechanical </w:t>
      </w:r>
      <w:r w:rsidRPr="00224758">
        <w:rPr>
          <w:b w:val="0"/>
          <w:sz w:val="24"/>
        </w:rPr>
        <w:lastRenderedPageBreak/>
        <w:t>behavior of multifunctional</w:t>
      </w:r>
      <w:r>
        <w:rPr>
          <w:rFonts w:hint="eastAsia"/>
          <w:b w:val="0"/>
          <w:sz w:val="24"/>
        </w:rPr>
        <w:t xml:space="preserve"> </w:t>
      </w:r>
      <w:r w:rsidRPr="00224758">
        <w:rPr>
          <w:b w:val="0"/>
          <w:sz w:val="24"/>
        </w:rPr>
        <w:t xml:space="preserve">nanocomposites. </w:t>
      </w:r>
      <w:r w:rsidRPr="00224758">
        <w:rPr>
          <w:b w:val="0"/>
          <w:i/>
          <w:sz w:val="24"/>
        </w:rPr>
        <w:t>Composite Structure</w:t>
      </w:r>
      <w:r w:rsidRPr="00224758">
        <w:rPr>
          <w:b w:val="0"/>
          <w:sz w:val="24"/>
        </w:rPr>
        <w:t>, 208:826–835, 2019.</w:t>
      </w:r>
    </w:p>
    <w:p w14:paraId="786485D1" w14:textId="0AD7D46E" w:rsidR="00224758" w:rsidRPr="00224758" w:rsidRDefault="00224758" w:rsidP="00224758">
      <w:pPr>
        <w:pStyle w:val="1"/>
        <w:numPr>
          <w:ilvl w:val="0"/>
          <w:numId w:val="0"/>
        </w:numPr>
        <w:ind w:leftChars="-2" w:hanging="5"/>
        <w:rPr>
          <w:b w:val="0"/>
          <w:sz w:val="24"/>
        </w:rPr>
      </w:pPr>
      <w:r w:rsidRPr="00224758">
        <w:rPr>
          <w:b w:val="0"/>
          <w:sz w:val="24"/>
        </w:rPr>
        <w:t xml:space="preserve">[7] </w:t>
      </w:r>
      <w:proofErr w:type="spellStart"/>
      <w:r w:rsidRPr="00224758">
        <w:rPr>
          <w:b w:val="0"/>
          <w:sz w:val="24"/>
        </w:rPr>
        <w:t>Yakobson</w:t>
      </w:r>
      <w:proofErr w:type="spellEnd"/>
      <w:r w:rsidRPr="00224758">
        <w:rPr>
          <w:b w:val="0"/>
          <w:sz w:val="24"/>
        </w:rPr>
        <w:t xml:space="preserve"> BI, </w:t>
      </w:r>
      <w:proofErr w:type="spellStart"/>
      <w:r w:rsidRPr="00224758">
        <w:rPr>
          <w:b w:val="0"/>
          <w:sz w:val="24"/>
        </w:rPr>
        <w:t>Brabec</w:t>
      </w:r>
      <w:proofErr w:type="spellEnd"/>
      <w:r w:rsidRPr="00224758">
        <w:rPr>
          <w:b w:val="0"/>
          <w:sz w:val="24"/>
        </w:rPr>
        <w:t xml:space="preserve"> CJ, and </w:t>
      </w:r>
      <w:proofErr w:type="spellStart"/>
      <w:r w:rsidRPr="00224758">
        <w:rPr>
          <w:b w:val="0"/>
          <w:sz w:val="24"/>
        </w:rPr>
        <w:t>Bernholc</w:t>
      </w:r>
      <w:proofErr w:type="spellEnd"/>
      <w:r w:rsidRPr="00224758">
        <w:rPr>
          <w:b w:val="0"/>
          <w:sz w:val="24"/>
        </w:rPr>
        <w:t xml:space="preserve"> J. Nanomechanics of carbon tubes: instabilities beyond linear response.</w:t>
      </w:r>
      <w:r>
        <w:rPr>
          <w:rFonts w:hint="eastAsia"/>
          <w:b w:val="0"/>
          <w:sz w:val="24"/>
        </w:rPr>
        <w:t xml:space="preserve"> </w:t>
      </w:r>
      <w:r w:rsidRPr="00224758">
        <w:rPr>
          <w:b w:val="0"/>
          <w:i/>
          <w:sz w:val="24"/>
        </w:rPr>
        <w:t>Physical Review Letters</w:t>
      </w:r>
      <w:r w:rsidRPr="00224758">
        <w:rPr>
          <w:b w:val="0"/>
          <w:sz w:val="24"/>
        </w:rPr>
        <w:t>, 76:2511–2514, 1996.</w:t>
      </w:r>
    </w:p>
    <w:p w14:paraId="54CFE0FF" w14:textId="408E746E" w:rsidR="00224758" w:rsidRPr="00224758" w:rsidRDefault="00224758" w:rsidP="00D4185B">
      <w:pPr>
        <w:pStyle w:val="1"/>
        <w:numPr>
          <w:ilvl w:val="0"/>
          <w:numId w:val="0"/>
        </w:numPr>
        <w:rPr>
          <w:b w:val="0"/>
          <w:sz w:val="24"/>
        </w:rPr>
      </w:pPr>
      <w:r w:rsidRPr="00224758">
        <w:rPr>
          <w:b w:val="0"/>
          <w:sz w:val="24"/>
        </w:rPr>
        <w:t>[8] Shi DL, Feng XQ, Jiang H, Huang YY, and Hwang KC. Multiscale Analysis of Fracture of Carbon Nanotubes</w:t>
      </w:r>
      <w:r>
        <w:rPr>
          <w:b w:val="0"/>
          <w:sz w:val="24"/>
        </w:rPr>
        <w:t xml:space="preserve"> </w:t>
      </w:r>
      <w:r w:rsidRPr="00224758">
        <w:rPr>
          <w:b w:val="0"/>
          <w:sz w:val="24"/>
        </w:rPr>
        <w:t xml:space="preserve">Embedded in Composites. </w:t>
      </w:r>
      <w:r w:rsidRPr="00D4185B">
        <w:rPr>
          <w:b w:val="0"/>
          <w:i/>
          <w:sz w:val="24"/>
        </w:rPr>
        <w:t>International Journal of Fracture</w:t>
      </w:r>
      <w:r w:rsidRPr="00224758">
        <w:rPr>
          <w:b w:val="0"/>
          <w:sz w:val="24"/>
        </w:rPr>
        <w:t>, 134:369–386, 2005.</w:t>
      </w:r>
    </w:p>
    <w:p w14:paraId="40C54871" w14:textId="5CFD2740" w:rsidR="00224758" w:rsidRPr="00224758" w:rsidRDefault="00224758" w:rsidP="00D4185B">
      <w:pPr>
        <w:pStyle w:val="1"/>
        <w:numPr>
          <w:ilvl w:val="0"/>
          <w:numId w:val="0"/>
        </w:numPr>
        <w:ind w:leftChars="-2" w:hanging="5"/>
        <w:rPr>
          <w:b w:val="0"/>
          <w:sz w:val="24"/>
        </w:rPr>
      </w:pPr>
      <w:r w:rsidRPr="00224758">
        <w:rPr>
          <w:b w:val="0"/>
          <w:sz w:val="24"/>
        </w:rPr>
        <w:t>[9] Wong EW, Sheehan PE, and Lieber CM. Nanobeam mechanics: elasticity, strength, and toughness of nanorods</w:t>
      </w:r>
      <w:r>
        <w:rPr>
          <w:rFonts w:hint="eastAsia"/>
          <w:b w:val="0"/>
          <w:sz w:val="24"/>
        </w:rPr>
        <w:t xml:space="preserve"> </w:t>
      </w:r>
      <w:r w:rsidRPr="00224758">
        <w:rPr>
          <w:b w:val="0"/>
          <w:sz w:val="24"/>
        </w:rPr>
        <w:t xml:space="preserve">and nanotubes. </w:t>
      </w:r>
      <w:r w:rsidRPr="00224758">
        <w:rPr>
          <w:b w:val="0"/>
          <w:i/>
          <w:sz w:val="24"/>
        </w:rPr>
        <w:t>Science</w:t>
      </w:r>
      <w:r w:rsidRPr="00224758">
        <w:rPr>
          <w:b w:val="0"/>
          <w:sz w:val="24"/>
        </w:rPr>
        <w:t>, 277:1971–1975, 1997.</w:t>
      </w:r>
    </w:p>
    <w:p w14:paraId="596250BA" w14:textId="1C24C893" w:rsidR="00224758" w:rsidRPr="00224758" w:rsidRDefault="00224758" w:rsidP="00D4185B">
      <w:pPr>
        <w:pStyle w:val="1"/>
        <w:numPr>
          <w:ilvl w:val="0"/>
          <w:numId w:val="0"/>
        </w:numPr>
        <w:rPr>
          <w:b w:val="0"/>
          <w:sz w:val="24"/>
        </w:rPr>
      </w:pPr>
      <w:r w:rsidRPr="00224758">
        <w:rPr>
          <w:b w:val="0"/>
          <w:sz w:val="24"/>
        </w:rPr>
        <w:t xml:space="preserve">[10] Farid F, Abraham, Robert W, Gao HJ, </w:t>
      </w:r>
      <w:proofErr w:type="spellStart"/>
      <w:r w:rsidRPr="00224758">
        <w:rPr>
          <w:b w:val="0"/>
          <w:sz w:val="24"/>
        </w:rPr>
        <w:t>Duchaineau</w:t>
      </w:r>
      <w:proofErr w:type="spellEnd"/>
      <w:r w:rsidRPr="00224758">
        <w:rPr>
          <w:b w:val="0"/>
          <w:sz w:val="24"/>
        </w:rPr>
        <w:t xml:space="preserve"> M, Tomas D, and Seager M. Simulating materials failure</w:t>
      </w:r>
      <w:r w:rsidR="00D4185B">
        <w:rPr>
          <w:b w:val="0"/>
          <w:sz w:val="24"/>
        </w:rPr>
        <w:t xml:space="preserve"> </w:t>
      </w:r>
      <w:r w:rsidRPr="00224758">
        <w:rPr>
          <w:b w:val="0"/>
          <w:sz w:val="24"/>
        </w:rPr>
        <w:t xml:space="preserve">by using up to one billion atoms and the world’s fastest computer: Work-hardening. </w:t>
      </w:r>
      <w:r w:rsidRPr="00D4185B">
        <w:rPr>
          <w:b w:val="0"/>
          <w:i/>
          <w:sz w:val="24"/>
        </w:rPr>
        <w:t>Proceedings of the National</w:t>
      </w:r>
      <w:r w:rsidR="00D4185B" w:rsidRPr="00D4185B">
        <w:rPr>
          <w:rFonts w:hint="eastAsia"/>
          <w:b w:val="0"/>
          <w:i/>
          <w:sz w:val="24"/>
        </w:rPr>
        <w:t xml:space="preserve"> </w:t>
      </w:r>
      <w:r w:rsidRPr="00D4185B">
        <w:rPr>
          <w:b w:val="0"/>
          <w:i/>
          <w:sz w:val="24"/>
        </w:rPr>
        <w:t>Academy of Sciences</w:t>
      </w:r>
      <w:r w:rsidRPr="00224758">
        <w:rPr>
          <w:b w:val="0"/>
          <w:sz w:val="24"/>
        </w:rPr>
        <w:t>, 99:5783–5787, 2002.</w:t>
      </w:r>
    </w:p>
    <w:p w14:paraId="78BB2603" w14:textId="407FA786" w:rsidR="00224758" w:rsidRPr="00224758" w:rsidRDefault="00224758" w:rsidP="00D4185B">
      <w:pPr>
        <w:pStyle w:val="1"/>
        <w:numPr>
          <w:ilvl w:val="0"/>
          <w:numId w:val="0"/>
        </w:numPr>
        <w:rPr>
          <w:b w:val="0"/>
          <w:sz w:val="24"/>
        </w:rPr>
      </w:pPr>
      <w:r w:rsidRPr="00224758">
        <w:rPr>
          <w:b w:val="0"/>
          <w:sz w:val="24"/>
        </w:rPr>
        <w:t xml:space="preserve">[11] Gao GH, </w:t>
      </w:r>
      <w:proofErr w:type="spellStart"/>
      <w:r w:rsidRPr="00224758">
        <w:rPr>
          <w:b w:val="0"/>
          <w:sz w:val="24"/>
        </w:rPr>
        <w:t>Cagin</w:t>
      </w:r>
      <w:proofErr w:type="spellEnd"/>
      <w:r w:rsidRPr="00224758">
        <w:rPr>
          <w:b w:val="0"/>
          <w:sz w:val="24"/>
        </w:rPr>
        <w:t xml:space="preserve"> T, and Goddard WA. Energetics, structure, mechanical and vibrational properties of single</w:t>
      </w:r>
      <w:r w:rsidR="00D4185B">
        <w:rPr>
          <w:b w:val="0"/>
          <w:sz w:val="24"/>
        </w:rPr>
        <w:t xml:space="preserve"> </w:t>
      </w:r>
      <w:r w:rsidRPr="00224758">
        <w:rPr>
          <w:b w:val="0"/>
          <w:sz w:val="24"/>
        </w:rPr>
        <w:t>walled</w:t>
      </w:r>
      <w:r w:rsidR="00D4185B">
        <w:rPr>
          <w:rFonts w:hint="eastAsia"/>
          <w:b w:val="0"/>
          <w:sz w:val="24"/>
        </w:rPr>
        <w:t xml:space="preserve"> </w:t>
      </w:r>
      <w:r w:rsidRPr="00224758">
        <w:rPr>
          <w:b w:val="0"/>
          <w:sz w:val="24"/>
        </w:rPr>
        <w:t xml:space="preserve">carbon nanotubes. </w:t>
      </w:r>
      <w:r w:rsidRPr="00D4185B">
        <w:rPr>
          <w:b w:val="0"/>
          <w:i/>
          <w:sz w:val="24"/>
        </w:rPr>
        <w:t>Nanotechnology</w:t>
      </w:r>
      <w:r w:rsidRPr="00224758">
        <w:rPr>
          <w:b w:val="0"/>
          <w:sz w:val="24"/>
        </w:rPr>
        <w:t>, 9:184–191, 1998.</w:t>
      </w:r>
    </w:p>
    <w:p w14:paraId="4BC445F3" w14:textId="0CA5C976" w:rsidR="00224758" w:rsidRPr="00224758" w:rsidRDefault="00224758" w:rsidP="00D4185B">
      <w:pPr>
        <w:pStyle w:val="1"/>
        <w:numPr>
          <w:ilvl w:val="0"/>
          <w:numId w:val="0"/>
        </w:numPr>
        <w:rPr>
          <w:b w:val="0"/>
          <w:sz w:val="24"/>
        </w:rPr>
      </w:pPr>
      <w:r w:rsidRPr="00224758">
        <w:rPr>
          <w:b w:val="0"/>
          <w:sz w:val="24"/>
        </w:rPr>
        <w:t xml:space="preserve">[12] Chen H, </w:t>
      </w:r>
      <w:proofErr w:type="spellStart"/>
      <w:r w:rsidRPr="00224758">
        <w:rPr>
          <w:b w:val="0"/>
          <w:sz w:val="24"/>
        </w:rPr>
        <w:t>Xue</w:t>
      </w:r>
      <w:proofErr w:type="spellEnd"/>
      <w:r w:rsidRPr="00224758">
        <w:rPr>
          <w:b w:val="0"/>
          <w:sz w:val="24"/>
        </w:rPr>
        <w:t xml:space="preserve"> Q, Zheng Q, </w:t>
      </w:r>
      <w:proofErr w:type="spellStart"/>
      <w:r w:rsidRPr="00224758">
        <w:rPr>
          <w:b w:val="0"/>
          <w:sz w:val="24"/>
        </w:rPr>
        <w:t>Xie</w:t>
      </w:r>
      <w:proofErr w:type="spellEnd"/>
      <w:r w:rsidRPr="00224758">
        <w:rPr>
          <w:b w:val="0"/>
          <w:sz w:val="24"/>
        </w:rPr>
        <w:t xml:space="preserve"> J, and Yan K. Influence of Nanotube Chirality, Temperature, and Chemical</w:t>
      </w:r>
      <w:r w:rsidR="00D4185B">
        <w:rPr>
          <w:b w:val="0"/>
          <w:sz w:val="24"/>
        </w:rPr>
        <w:t xml:space="preserve"> </w:t>
      </w:r>
      <w:r w:rsidRPr="00224758">
        <w:rPr>
          <w:b w:val="0"/>
          <w:sz w:val="24"/>
        </w:rPr>
        <w:t xml:space="preserve">Modification on the Interfacial Bonding Between Carbon Nanotubes and </w:t>
      </w:r>
      <w:proofErr w:type="spellStart"/>
      <w:r w:rsidRPr="00224758">
        <w:rPr>
          <w:b w:val="0"/>
          <w:sz w:val="24"/>
        </w:rPr>
        <w:t>Polyphenylacetylene</w:t>
      </w:r>
      <w:proofErr w:type="spellEnd"/>
      <w:r w:rsidRPr="00224758">
        <w:rPr>
          <w:b w:val="0"/>
          <w:sz w:val="24"/>
        </w:rPr>
        <w:t xml:space="preserve">. </w:t>
      </w:r>
      <w:r w:rsidRPr="00D4185B">
        <w:rPr>
          <w:b w:val="0"/>
          <w:i/>
          <w:sz w:val="24"/>
        </w:rPr>
        <w:t>The Journal of</w:t>
      </w:r>
      <w:r w:rsidR="00D4185B" w:rsidRPr="00D4185B">
        <w:rPr>
          <w:rFonts w:hint="eastAsia"/>
          <w:b w:val="0"/>
          <w:i/>
          <w:sz w:val="24"/>
        </w:rPr>
        <w:t xml:space="preserve"> </w:t>
      </w:r>
      <w:r w:rsidRPr="00D4185B">
        <w:rPr>
          <w:b w:val="0"/>
          <w:i/>
          <w:sz w:val="24"/>
        </w:rPr>
        <w:t>Physical Chemistry C</w:t>
      </w:r>
      <w:r w:rsidRPr="00224758">
        <w:rPr>
          <w:b w:val="0"/>
          <w:sz w:val="24"/>
        </w:rPr>
        <w:t>, 112:16514–16520, 2008.</w:t>
      </w:r>
    </w:p>
    <w:p w14:paraId="2DC652CB" w14:textId="21347684" w:rsidR="00224758" w:rsidRPr="00224758" w:rsidRDefault="00224758" w:rsidP="00D4185B">
      <w:pPr>
        <w:pStyle w:val="1"/>
        <w:numPr>
          <w:ilvl w:val="0"/>
          <w:numId w:val="0"/>
        </w:numPr>
        <w:rPr>
          <w:b w:val="0"/>
          <w:sz w:val="24"/>
        </w:rPr>
      </w:pPr>
      <w:r w:rsidRPr="00224758">
        <w:rPr>
          <w:b w:val="0"/>
          <w:sz w:val="24"/>
        </w:rPr>
        <w:t xml:space="preserve">[13] </w:t>
      </w:r>
      <w:proofErr w:type="spellStart"/>
      <w:r w:rsidRPr="00224758">
        <w:rPr>
          <w:b w:val="0"/>
          <w:sz w:val="24"/>
        </w:rPr>
        <w:t>Lusti</w:t>
      </w:r>
      <w:proofErr w:type="spellEnd"/>
      <w:r w:rsidRPr="00224758">
        <w:rPr>
          <w:b w:val="0"/>
          <w:sz w:val="24"/>
        </w:rPr>
        <w:t xml:space="preserve"> HR and </w:t>
      </w:r>
      <w:proofErr w:type="spellStart"/>
      <w:r w:rsidRPr="00224758">
        <w:rPr>
          <w:b w:val="0"/>
          <w:sz w:val="24"/>
        </w:rPr>
        <w:t>Gusev</w:t>
      </w:r>
      <w:proofErr w:type="spellEnd"/>
      <w:r w:rsidRPr="00224758">
        <w:rPr>
          <w:b w:val="0"/>
          <w:sz w:val="24"/>
        </w:rPr>
        <w:t xml:space="preserve"> AA. Finite element predictions for the thermoelastic properties of nanotube reinforced</w:t>
      </w:r>
      <w:r w:rsidR="00D4185B">
        <w:rPr>
          <w:b w:val="0"/>
          <w:sz w:val="24"/>
        </w:rPr>
        <w:t xml:space="preserve"> </w:t>
      </w:r>
      <w:r w:rsidRPr="00224758">
        <w:rPr>
          <w:b w:val="0"/>
          <w:sz w:val="24"/>
        </w:rPr>
        <w:t xml:space="preserve">polymers. </w:t>
      </w:r>
      <w:r w:rsidRPr="00D4185B">
        <w:rPr>
          <w:b w:val="0"/>
          <w:i/>
          <w:sz w:val="24"/>
        </w:rPr>
        <w:t>Modelling and Simulation in Materials Science and Engineering</w:t>
      </w:r>
      <w:r w:rsidRPr="00224758">
        <w:rPr>
          <w:b w:val="0"/>
          <w:sz w:val="24"/>
        </w:rPr>
        <w:t>, 12:S107</w:t>
      </w:r>
      <w:r w:rsidR="00D4185B">
        <w:rPr>
          <w:b w:val="0"/>
          <w:sz w:val="24"/>
        </w:rPr>
        <w:t>-</w:t>
      </w:r>
      <w:r w:rsidRPr="00224758">
        <w:rPr>
          <w:b w:val="0"/>
          <w:sz w:val="24"/>
        </w:rPr>
        <w:t>S119, 2004.</w:t>
      </w:r>
    </w:p>
    <w:p w14:paraId="6C06E571" w14:textId="17009178" w:rsidR="00224758" w:rsidRPr="00224758" w:rsidRDefault="00224758" w:rsidP="00D4185B">
      <w:pPr>
        <w:pStyle w:val="1"/>
        <w:numPr>
          <w:ilvl w:val="0"/>
          <w:numId w:val="0"/>
        </w:numPr>
        <w:rPr>
          <w:b w:val="0"/>
          <w:sz w:val="24"/>
        </w:rPr>
      </w:pPr>
      <w:r w:rsidRPr="00224758">
        <w:rPr>
          <w:b w:val="0"/>
          <w:sz w:val="24"/>
        </w:rPr>
        <w:t xml:space="preserve">[14] Hone J, Whitney C, </w:t>
      </w:r>
      <w:proofErr w:type="spellStart"/>
      <w:r w:rsidRPr="00224758">
        <w:rPr>
          <w:b w:val="0"/>
          <w:sz w:val="24"/>
        </w:rPr>
        <w:t>Piskoti</w:t>
      </w:r>
      <w:proofErr w:type="spellEnd"/>
      <w:r w:rsidRPr="00224758">
        <w:rPr>
          <w:b w:val="0"/>
          <w:sz w:val="24"/>
        </w:rPr>
        <w:t xml:space="preserve"> C, and </w:t>
      </w:r>
      <w:proofErr w:type="spellStart"/>
      <w:r w:rsidRPr="00224758">
        <w:rPr>
          <w:b w:val="0"/>
          <w:sz w:val="24"/>
        </w:rPr>
        <w:t>Zettl</w:t>
      </w:r>
      <w:proofErr w:type="spellEnd"/>
      <w:r w:rsidRPr="00224758">
        <w:rPr>
          <w:b w:val="0"/>
          <w:sz w:val="24"/>
        </w:rPr>
        <w:t xml:space="preserve"> A. Thermal conductivity of single-walled carbon nanotubes. </w:t>
      </w:r>
      <w:r w:rsidRPr="00D4185B">
        <w:rPr>
          <w:b w:val="0"/>
          <w:i/>
          <w:sz w:val="24"/>
        </w:rPr>
        <w:t>Physical</w:t>
      </w:r>
      <w:r w:rsidR="00D4185B" w:rsidRPr="00D4185B">
        <w:rPr>
          <w:rFonts w:hint="eastAsia"/>
          <w:b w:val="0"/>
          <w:i/>
          <w:sz w:val="24"/>
        </w:rPr>
        <w:t xml:space="preserve"> </w:t>
      </w:r>
      <w:r w:rsidRPr="00D4185B">
        <w:rPr>
          <w:b w:val="0"/>
          <w:i/>
          <w:sz w:val="24"/>
        </w:rPr>
        <w:t>Review B</w:t>
      </w:r>
      <w:r w:rsidRPr="00224758">
        <w:rPr>
          <w:b w:val="0"/>
          <w:sz w:val="24"/>
        </w:rPr>
        <w:t>, 59:2514–2516, 1999.</w:t>
      </w:r>
    </w:p>
    <w:p w14:paraId="28AEFD96" w14:textId="0FBC3011" w:rsidR="00224758" w:rsidRPr="00224758" w:rsidRDefault="00224758" w:rsidP="00D4185B">
      <w:pPr>
        <w:pStyle w:val="1"/>
        <w:numPr>
          <w:ilvl w:val="0"/>
          <w:numId w:val="0"/>
        </w:numPr>
        <w:rPr>
          <w:b w:val="0"/>
          <w:sz w:val="24"/>
        </w:rPr>
      </w:pPr>
      <w:r w:rsidRPr="00224758">
        <w:rPr>
          <w:b w:val="0"/>
          <w:sz w:val="24"/>
        </w:rPr>
        <w:t xml:space="preserve">[15] </w:t>
      </w:r>
      <w:proofErr w:type="spellStart"/>
      <w:r w:rsidRPr="00224758">
        <w:rPr>
          <w:b w:val="0"/>
          <w:sz w:val="24"/>
        </w:rPr>
        <w:t>Dastgerdi</w:t>
      </w:r>
      <w:proofErr w:type="spellEnd"/>
      <w:r w:rsidRPr="00224758">
        <w:rPr>
          <w:b w:val="0"/>
          <w:sz w:val="24"/>
        </w:rPr>
        <w:t xml:space="preserve"> JN, Marquis G, and </w:t>
      </w:r>
      <w:proofErr w:type="spellStart"/>
      <w:r w:rsidRPr="00224758">
        <w:rPr>
          <w:b w:val="0"/>
          <w:sz w:val="24"/>
        </w:rPr>
        <w:t>Salimi</w:t>
      </w:r>
      <w:proofErr w:type="spellEnd"/>
      <w:r w:rsidRPr="00224758">
        <w:rPr>
          <w:b w:val="0"/>
          <w:sz w:val="24"/>
        </w:rPr>
        <w:t xml:space="preserve"> M. Micromechanical modeling of nanocomposites considering debonding</w:t>
      </w:r>
      <w:r w:rsidR="00D4185B">
        <w:rPr>
          <w:rFonts w:hint="eastAsia"/>
          <w:b w:val="0"/>
          <w:sz w:val="24"/>
        </w:rPr>
        <w:t xml:space="preserve"> </w:t>
      </w:r>
      <w:r w:rsidRPr="00224758">
        <w:rPr>
          <w:b w:val="0"/>
          <w:sz w:val="24"/>
        </w:rPr>
        <w:t xml:space="preserve">and waviness of reinforcements. </w:t>
      </w:r>
      <w:r w:rsidRPr="00D4185B">
        <w:rPr>
          <w:b w:val="0"/>
          <w:i/>
          <w:sz w:val="24"/>
        </w:rPr>
        <w:t>Composite Structures</w:t>
      </w:r>
      <w:r w:rsidRPr="00224758">
        <w:rPr>
          <w:b w:val="0"/>
          <w:sz w:val="24"/>
        </w:rPr>
        <w:t>, 110:1–6, 2014.</w:t>
      </w:r>
    </w:p>
    <w:p w14:paraId="1A809875" w14:textId="2E2C0402" w:rsidR="00224758" w:rsidRPr="00224758" w:rsidRDefault="00224758" w:rsidP="00D4185B">
      <w:pPr>
        <w:pStyle w:val="1"/>
        <w:numPr>
          <w:ilvl w:val="0"/>
          <w:numId w:val="0"/>
        </w:numPr>
        <w:ind w:leftChars="-2" w:hanging="5"/>
        <w:rPr>
          <w:b w:val="0"/>
          <w:sz w:val="24"/>
        </w:rPr>
      </w:pPr>
      <w:r w:rsidRPr="00224758">
        <w:rPr>
          <w:b w:val="0"/>
          <w:sz w:val="24"/>
        </w:rPr>
        <w:t xml:space="preserve">[16] Majid K, Abbas M, and </w:t>
      </w:r>
      <w:proofErr w:type="spellStart"/>
      <w:r w:rsidRPr="00224758">
        <w:rPr>
          <w:b w:val="0"/>
          <w:sz w:val="24"/>
        </w:rPr>
        <w:t>Rahmatollah</w:t>
      </w:r>
      <w:proofErr w:type="spellEnd"/>
      <w:r w:rsidRPr="00224758">
        <w:rPr>
          <w:b w:val="0"/>
          <w:sz w:val="24"/>
        </w:rPr>
        <w:t xml:space="preserve"> G. On the </w:t>
      </w:r>
      <w:proofErr w:type="spellStart"/>
      <w:r w:rsidRPr="00224758">
        <w:rPr>
          <w:b w:val="0"/>
          <w:sz w:val="24"/>
        </w:rPr>
        <w:t>elasto</w:t>
      </w:r>
      <w:proofErr w:type="spellEnd"/>
      <w:r w:rsidRPr="00224758">
        <w:rPr>
          <w:b w:val="0"/>
          <w:sz w:val="24"/>
        </w:rPr>
        <w:t xml:space="preserve">-plastic behavior of </w:t>
      </w:r>
      <w:r w:rsidR="00D4185B">
        <w:rPr>
          <w:b w:val="0"/>
          <w:sz w:val="24"/>
        </w:rPr>
        <w:t>CNT</w:t>
      </w:r>
      <w:r w:rsidRPr="00224758">
        <w:rPr>
          <w:b w:val="0"/>
          <w:sz w:val="24"/>
        </w:rPr>
        <w:t>-</w:t>
      </w:r>
      <w:r w:rsidRPr="00224758">
        <w:rPr>
          <w:b w:val="0"/>
          <w:sz w:val="24"/>
        </w:rPr>
        <w:lastRenderedPageBreak/>
        <w:t>polymer nanocomposites.</w:t>
      </w:r>
      <w:r w:rsidR="00D4185B">
        <w:rPr>
          <w:rFonts w:hint="eastAsia"/>
          <w:b w:val="0"/>
          <w:sz w:val="24"/>
        </w:rPr>
        <w:t xml:space="preserve"> </w:t>
      </w:r>
      <w:r w:rsidRPr="00D4185B">
        <w:rPr>
          <w:b w:val="0"/>
          <w:i/>
          <w:sz w:val="24"/>
        </w:rPr>
        <w:t>Composite Structures</w:t>
      </w:r>
      <w:r w:rsidRPr="00224758">
        <w:rPr>
          <w:b w:val="0"/>
          <w:sz w:val="24"/>
        </w:rPr>
        <w:t>, 160:782–791, 2017.</w:t>
      </w:r>
    </w:p>
    <w:p w14:paraId="1D60A4D8" w14:textId="77928C1B" w:rsidR="00224758" w:rsidRPr="00224758" w:rsidRDefault="00224758" w:rsidP="00D4185B">
      <w:pPr>
        <w:pStyle w:val="1"/>
        <w:numPr>
          <w:ilvl w:val="0"/>
          <w:numId w:val="0"/>
        </w:numPr>
        <w:rPr>
          <w:b w:val="0"/>
          <w:sz w:val="24"/>
        </w:rPr>
      </w:pPr>
      <w:r w:rsidRPr="00224758">
        <w:rPr>
          <w:b w:val="0"/>
          <w:sz w:val="24"/>
        </w:rPr>
        <w:t>[17] Shao LH, Luo RY, Bai SL, and</w:t>
      </w:r>
      <w:r w:rsidR="00D4185B">
        <w:rPr>
          <w:b w:val="0"/>
          <w:sz w:val="24"/>
        </w:rPr>
        <w:t xml:space="preserve"> </w:t>
      </w:r>
      <w:r w:rsidRPr="00224758">
        <w:rPr>
          <w:b w:val="0"/>
          <w:sz w:val="24"/>
        </w:rPr>
        <w:t>Wang J. Prediction of effective moduli of carbon nanotube-reinforced composites</w:t>
      </w:r>
      <w:r w:rsidR="00D4185B">
        <w:rPr>
          <w:b w:val="0"/>
          <w:sz w:val="24"/>
        </w:rPr>
        <w:t xml:space="preserve"> </w:t>
      </w:r>
      <w:r w:rsidRPr="00224758">
        <w:rPr>
          <w:b w:val="0"/>
          <w:sz w:val="24"/>
        </w:rPr>
        <w:t xml:space="preserve">with waviness and debonding. </w:t>
      </w:r>
      <w:r w:rsidRPr="00D4185B">
        <w:rPr>
          <w:b w:val="0"/>
          <w:i/>
          <w:sz w:val="24"/>
        </w:rPr>
        <w:t>Composite Structures</w:t>
      </w:r>
      <w:r w:rsidRPr="00224758">
        <w:rPr>
          <w:b w:val="0"/>
          <w:sz w:val="24"/>
        </w:rPr>
        <w:t>, 87:274–281, 2009.</w:t>
      </w:r>
    </w:p>
    <w:p w14:paraId="72A05459" w14:textId="1A0FE569" w:rsidR="00224758" w:rsidRPr="00224758" w:rsidRDefault="00224758" w:rsidP="00D4185B">
      <w:pPr>
        <w:pStyle w:val="1"/>
        <w:numPr>
          <w:ilvl w:val="0"/>
          <w:numId w:val="0"/>
        </w:numPr>
        <w:rPr>
          <w:b w:val="0"/>
          <w:sz w:val="24"/>
        </w:rPr>
      </w:pPr>
      <w:r w:rsidRPr="00224758">
        <w:rPr>
          <w:b w:val="0"/>
          <w:sz w:val="24"/>
        </w:rPr>
        <w:t xml:space="preserve">[18] </w:t>
      </w:r>
      <w:proofErr w:type="spellStart"/>
      <w:r w:rsidRPr="00224758">
        <w:rPr>
          <w:b w:val="0"/>
          <w:sz w:val="24"/>
        </w:rPr>
        <w:t>Griebel</w:t>
      </w:r>
      <w:proofErr w:type="spellEnd"/>
      <w:r w:rsidRPr="00224758">
        <w:rPr>
          <w:b w:val="0"/>
          <w:sz w:val="24"/>
        </w:rPr>
        <w:t xml:space="preserve"> M and </w:t>
      </w:r>
      <w:proofErr w:type="spellStart"/>
      <w:r w:rsidRPr="00224758">
        <w:rPr>
          <w:b w:val="0"/>
          <w:sz w:val="24"/>
        </w:rPr>
        <w:t>Hamaekers</w:t>
      </w:r>
      <w:proofErr w:type="spellEnd"/>
      <w:r w:rsidRPr="00224758">
        <w:rPr>
          <w:b w:val="0"/>
          <w:sz w:val="24"/>
        </w:rPr>
        <w:t xml:space="preserve"> J. Molecular Dynamics Simulations of the Elastic Moduli of Polymer-Carbon</w:t>
      </w:r>
      <w:r w:rsidR="00D4185B">
        <w:rPr>
          <w:rFonts w:hint="eastAsia"/>
          <w:b w:val="0"/>
          <w:sz w:val="24"/>
        </w:rPr>
        <w:t xml:space="preserve"> </w:t>
      </w:r>
      <w:r w:rsidRPr="00224758">
        <w:rPr>
          <w:b w:val="0"/>
          <w:sz w:val="24"/>
        </w:rPr>
        <w:t xml:space="preserve">Nanotube Composites. </w:t>
      </w:r>
      <w:r w:rsidRPr="00D4185B">
        <w:rPr>
          <w:b w:val="0"/>
          <w:i/>
          <w:sz w:val="24"/>
        </w:rPr>
        <w:t>Computer Methods in Applied Mechanics and Engineering</w:t>
      </w:r>
      <w:r w:rsidRPr="00224758">
        <w:rPr>
          <w:b w:val="0"/>
          <w:sz w:val="24"/>
        </w:rPr>
        <w:t>, 193:1773–1788, 2004.</w:t>
      </w:r>
    </w:p>
    <w:p w14:paraId="6573B611" w14:textId="2451082F" w:rsidR="00224758" w:rsidRPr="00224758" w:rsidRDefault="00224758" w:rsidP="00D4185B">
      <w:pPr>
        <w:pStyle w:val="1"/>
        <w:numPr>
          <w:ilvl w:val="0"/>
          <w:numId w:val="0"/>
        </w:numPr>
        <w:rPr>
          <w:b w:val="0"/>
          <w:sz w:val="24"/>
        </w:rPr>
      </w:pPr>
      <w:r w:rsidRPr="00224758">
        <w:rPr>
          <w:b w:val="0"/>
          <w:sz w:val="24"/>
        </w:rPr>
        <w:t xml:space="preserve">[19] </w:t>
      </w:r>
      <w:proofErr w:type="spellStart"/>
      <w:r w:rsidRPr="00224758">
        <w:rPr>
          <w:b w:val="0"/>
          <w:sz w:val="24"/>
        </w:rPr>
        <w:t>Treacy</w:t>
      </w:r>
      <w:proofErr w:type="spellEnd"/>
      <w:r w:rsidRPr="00224758">
        <w:rPr>
          <w:b w:val="0"/>
          <w:sz w:val="24"/>
        </w:rPr>
        <w:t xml:space="preserve"> MMJ, </w:t>
      </w:r>
      <w:proofErr w:type="spellStart"/>
      <w:r w:rsidRPr="00224758">
        <w:rPr>
          <w:b w:val="0"/>
          <w:sz w:val="24"/>
        </w:rPr>
        <w:t>Ebbesen</w:t>
      </w:r>
      <w:proofErr w:type="spellEnd"/>
      <w:r w:rsidRPr="00224758">
        <w:rPr>
          <w:b w:val="0"/>
          <w:sz w:val="24"/>
        </w:rPr>
        <w:t xml:space="preserve"> TW, and Gibson JM. Exceptionally high young’s modulus observed for individual</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381:678–680, 1996.</w:t>
      </w:r>
    </w:p>
    <w:p w14:paraId="184EFBA3" w14:textId="59465DC1" w:rsidR="00224758" w:rsidRPr="00224758" w:rsidRDefault="00224758" w:rsidP="00D4185B">
      <w:pPr>
        <w:pStyle w:val="1"/>
        <w:numPr>
          <w:ilvl w:val="0"/>
          <w:numId w:val="0"/>
        </w:numPr>
        <w:ind w:leftChars="-2" w:hanging="5"/>
        <w:rPr>
          <w:b w:val="0"/>
          <w:sz w:val="24"/>
        </w:rPr>
      </w:pPr>
      <w:r w:rsidRPr="00224758">
        <w:rPr>
          <w:b w:val="0"/>
          <w:sz w:val="24"/>
        </w:rPr>
        <w:t>[20] Lachman N and Wagner HD. Correlation Between Interfacial Molecular Structure and Mechanics in</w:t>
      </w:r>
      <w:r w:rsidR="00D4185B">
        <w:rPr>
          <w:rFonts w:hint="eastAsia"/>
          <w:b w:val="0"/>
          <w:sz w:val="24"/>
        </w:rPr>
        <w:t xml:space="preserve"> </w:t>
      </w:r>
      <w:r w:rsidRPr="00224758">
        <w:rPr>
          <w:b w:val="0"/>
          <w:sz w:val="24"/>
        </w:rPr>
        <w:t xml:space="preserve">CNT/Epoxy Nano-Composites. </w:t>
      </w:r>
      <w:r w:rsidRPr="00D4185B">
        <w:rPr>
          <w:b w:val="0"/>
          <w:i/>
          <w:sz w:val="24"/>
        </w:rPr>
        <w:t>Composites, Part A</w:t>
      </w:r>
      <w:r w:rsidRPr="00224758">
        <w:rPr>
          <w:b w:val="0"/>
          <w:sz w:val="24"/>
        </w:rPr>
        <w:t>, 41:1093–1098, 2009.</w:t>
      </w:r>
    </w:p>
    <w:p w14:paraId="25376528" w14:textId="2A8C8C05" w:rsidR="00224758" w:rsidRPr="00224758" w:rsidRDefault="00224758" w:rsidP="00D4185B">
      <w:pPr>
        <w:pStyle w:val="1"/>
        <w:numPr>
          <w:ilvl w:val="0"/>
          <w:numId w:val="0"/>
        </w:numPr>
        <w:rPr>
          <w:b w:val="0"/>
          <w:sz w:val="24"/>
        </w:rPr>
      </w:pPr>
      <w:r w:rsidRPr="00224758">
        <w:rPr>
          <w:b w:val="0"/>
          <w:sz w:val="24"/>
        </w:rPr>
        <w:t xml:space="preserve">[21] </w:t>
      </w:r>
      <w:proofErr w:type="spellStart"/>
      <w:r w:rsidRPr="00224758">
        <w:rPr>
          <w:b w:val="0"/>
          <w:sz w:val="24"/>
        </w:rPr>
        <w:t>Roham</w:t>
      </w:r>
      <w:proofErr w:type="spellEnd"/>
      <w:r w:rsidRPr="00224758">
        <w:rPr>
          <w:b w:val="0"/>
          <w:sz w:val="24"/>
        </w:rPr>
        <w:t xml:space="preserve"> R. Influence of carbon nanotube waviness on the stiffness reduction of </w:t>
      </w:r>
      <w:r w:rsidR="009D1704">
        <w:rPr>
          <w:b w:val="0"/>
          <w:sz w:val="24"/>
        </w:rPr>
        <w:t>CNT</w:t>
      </w:r>
      <w:r w:rsidRPr="00224758">
        <w:rPr>
          <w:b w:val="0"/>
          <w:sz w:val="24"/>
        </w:rPr>
        <w:t xml:space="preserve">/polymer composites. </w:t>
      </w:r>
      <w:r w:rsidRPr="00D4185B">
        <w:rPr>
          <w:b w:val="0"/>
          <w:i/>
          <w:sz w:val="24"/>
        </w:rPr>
        <w:t>Composite</w:t>
      </w:r>
      <w:r w:rsidR="00D4185B" w:rsidRPr="00D4185B">
        <w:rPr>
          <w:rFonts w:hint="eastAsia"/>
          <w:b w:val="0"/>
          <w:i/>
          <w:sz w:val="24"/>
        </w:rPr>
        <w:t xml:space="preserve"> </w:t>
      </w:r>
      <w:r w:rsidRPr="00D4185B">
        <w:rPr>
          <w:b w:val="0"/>
          <w:i/>
          <w:sz w:val="24"/>
        </w:rPr>
        <w:t>Structures</w:t>
      </w:r>
      <w:r w:rsidRPr="00224758">
        <w:rPr>
          <w:b w:val="0"/>
          <w:sz w:val="24"/>
        </w:rPr>
        <w:t>, 97:304–309, 2013.</w:t>
      </w:r>
    </w:p>
    <w:p w14:paraId="062370CF" w14:textId="4973D466" w:rsidR="00224758" w:rsidRPr="00224758" w:rsidRDefault="00224758" w:rsidP="00D4185B">
      <w:pPr>
        <w:pStyle w:val="1"/>
        <w:numPr>
          <w:ilvl w:val="0"/>
          <w:numId w:val="0"/>
        </w:numPr>
        <w:jc w:val="left"/>
        <w:rPr>
          <w:b w:val="0"/>
          <w:sz w:val="24"/>
        </w:rPr>
      </w:pPr>
      <w:r w:rsidRPr="00224758">
        <w:rPr>
          <w:b w:val="0"/>
          <w:sz w:val="24"/>
        </w:rPr>
        <w:t xml:space="preserve">[22] </w:t>
      </w:r>
      <w:proofErr w:type="spellStart"/>
      <w:r w:rsidRPr="00224758">
        <w:rPr>
          <w:b w:val="0"/>
          <w:sz w:val="24"/>
        </w:rPr>
        <w:t>Dimitrios</w:t>
      </w:r>
      <w:proofErr w:type="spellEnd"/>
      <w:r w:rsidRPr="00224758">
        <w:rPr>
          <w:b w:val="0"/>
          <w:sz w:val="24"/>
        </w:rPr>
        <w:t xml:space="preserve"> S, George S, </w:t>
      </w:r>
      <w:proofErr w:type="spellStart"/>
      <w:r w:rsidRPr="00224758">
        <w:rPr>
          <w:b w:val="0"/>
          <w:sz w:val="24"/>
        </w:rPr>
        <w:t>Vissarion</w:t>
      </w:r>
      <w:proofErr w:type="spellEnd"/>
      <w:r w:rsidRPr="00224758">
        <w:rPr>
          <w:b w:val="0"/>
          <w:sz w:val="24"/>
        </w:rPr>
        <w:t xml:space="preserve"> P, and </w:t>
      </w:r>
      <w:proofErr w:type="spellStart"/>
      <w:r w:rsidRPr="00224758">
        <w:rPr>
          <w:b w:val="0"/>
          <w:sz w:val="24"/>
        </w:rPr>
        <w:t>Manolis</w:t>
      </w:r>
      <w:proofErr w:type="spellEnd"/>
      <w:r w:rsidRPr="00224758">
        <w:rPr>
          <w:b w:val="0"/>
          <w:sz w:val="24"/>
        </w:rPr>
        <w:t xml:space="preserve"> P. Effect of waviness and orientation of carbon nanotubes</w:t>
      </w:r>
      <w:r w:rsidR="00D4185B">
        <w:rPr>
          <w:b w:val="0"/>
          <w:sz w:val="24"/>
        </w:rPr>
        <w:t xml:space="preserve"> </w:t>
      </w:r>
      <w:r w:rsidRPr="00224758">
        <w:rPr>
          <w:b w:val="0"/>
          <w:sz w:val="24"/>
        </w:rPr>
        <w:t xml:space="preserve">on random apparent material properties and </w:t>
      </w:r>
      <w:r w:rsidR="00D4185B">
        <w:rPr>
          <w:b w:val="0"/>
          <w:sz w:val="24"/>
        </w:rPr>
        <w:t>RVE</w:t>
      </w:r>
      <w:r w:rsidRPr="00224758">
        <w:rPr>
          <w:b w:val="0"/>
          <w:sz w:val="24"/>
        </w:rPr>
        <w:t xml:space="preserve"> size of </w:t>
      </w:r>
      <w:r w:rsidR="00D4185B">
        <w:rPr>
          <w:b w:val="0"/>
          <w:sz w:val="24"/>
        </w:rPr>
        <w:t>CNT</w:t>
      </w:r>
      <w:r w:rsidRPr="00224758">
        <w:rPr>
          <w:b w:val="0"/>
          <w:sz w:val="24"/>
        </w:rPr>
        <w:t xml:space="preserve"> reinforced composites. </w:t>
      </w:r>
      <w:r w:rsidRPr="00D4185B">
        <w:rPr>
          <w:b w:val="0"/>
          <w:i/>
          <w:sz w:val="24"/>
        </w:rPr>
        <w:t>Composite Structures</w:t>
      </w:r>
      <w:r w:rsidRPr="00224758">
        <w:rPr>
          <w:b w:val="0"/>
          <w:sz w:val="24"/>
        </w:rPr>
        <w:t>,</w:t>
      </w:r>
      <w:r w:rsidR="00D4185B">
        <w:rPr>
          <w:rFonts w:hint="eastAsia"/>
          <w:b w:val="0"/>
          <w:sz w:val="24"/>
        </w:rPr>
        <w:t xml:space="preserve"> </w:t>
      </w:r>
      <w:r w:rsidRPr="00224758">
        <w:rPr>
          <w:b w:val="0"/>
          <w:sz w:val="24"/>
        </w:rPr>
        <w:t>152:870–882, 2016.</w:t>
      </w:r>
    </w:p>
    <w:p w14:paraId="058D677C" w14:textId="01431F8F" w:rsidR="00224758" w:rsidRPr="00224758" w:rsidRDefault="00224758" w:rsidP="00D4185B">
      <w:pPr>
        <w:pStyle w:val="1"/>
        <w:numPr>
          <w:ilvl w:val="0"/>
          <w:numId w:val="0"/>
        </w:numPr>
        <w:rPr>
          <w:b w:val="0"/>
          <w:sz w:val="24"/>
        </w:rPr>
      </w:pPr>
      <w:r w:rsidRPr="00224758">
        <w:rPr>
          <w:b w:val="0"/>
          <w:sz w:val="24"/>
        </w:rPr>
        <w:t xml:space="preserve">[23] Ganguli S, </w:t>
      </w:r>
      <w:proofErr w:type="spellStart"/>
      <w:r w:rsidRPr="00224758">
        <w:rPr>
          <w:b w:val="0"/>
          <w:sz w:val="24"/>
        </w:rPr>
        <w:t>Bhuyan</w:t>
      </w:r>
      <w:proofErr w:type="spellEnd"/>
      <w:r w:rsidRPr="00224758">
        <w:rPr>
          <w:b w:val="0"/>
          <w:sz w:val="24"/>
        </w:rPr>
        <w:t xml:space="preserve"> M, Allie L, and </w:t>
      </w:r>
      <w:proofErr w:type="spellStart"/>
      <w:r w:rsidRPr="00224758">
        <w:rPr>
          <w:b w:val="0"/>
          <w:sz w:val="24"/>
        </w:rPr>
        <w:t>Aglan</w:t>
      </w:r>
      <w:proofErr w:type="spellEnd"/>
      <w:r w:rsidRPr="00224758">
        <w:rPr>
          <w:b w:val="0"/>
          <w:sz w:val="24"/>
        </w:rPr>
        <w:t xml:space="preserve"> H. Effect of a Multi-Walled Carbon Nanotube Reinforcement on</w:t>
      </w:r>
      <w:r w:rsidR="00D4185B">
        <w:rPr>
          <w:rFonts w:hint="eastAsia"/>
          <w:b w:val="0"/>
          <w:sz w:val="24"/>
        </w:rPr>
        <w:t xml:space="preserve"> </w:t>
      </w:r>
      <w:r w:rsidRPr="00224758">
        <w:rPr>
          <w:b w:val="0"/>
          <w:sz w:val="24"/>
        </w:rPr>
        <w:t xml:space="preserve">the Fracture </w:t>
      </w:r>
      <w:proofErr w:type="spellStart"/>
      <w:r w:rsidRPr="00224758">
        <w:rPr>
          <w:b w:val="0"/>
          <w:sz w:val="24"/>
        </w:rPr>
        <w:t>Behaviour</w:t>
      </w:r>
      <w:proofErr w:type="spellEnd"/>
      <w:r w:rsidRPr="00224758">
        <w:rPr>
          <w:b w:val="0"/>
          <w:sz w:val="24"/>
        </w:rPr>
        <w:t xml:space="preserve"> of a </w:t>
      </w:r>
      <w:proofErr w:type="spellStart"/>
      <w:r w:rsidRPr="00224758">
        <w:rPr>
          <w:b w:val="0"/>
          <w:sz w:val="24"/>
        </w:rPr>
        <w:t>Tetrafunctional</w:t>
      </w:r>
      <w:proofErr w:type="spellEnd"/>
      <w:r w:rsidRPr="00224758">
        <w:rPr>
          <w:b w:val="0"/>
          <w:sz w:val="24"/>
        </w:rPr>
        <w:t xml:space="preserve"> Epoxy. </w:t>
      </w:r>
      <w:r w:rsidRPr="00D4185B">
        <w:rPr>
          <w:b w:val="0"/>
          <w:i/>
          <w:sz w:val="24"/>
        </w:rPr>
        <w:t>Journal of Materials Science</w:t>
      </w:r>
      <w:r w:rsidRPr="00224758">
        <w:rPr>
          <w:b w:val="0"/>
          <w:sz w:val="24"/>
        </w:rPr>
        <w:t>, 40:3593–3595, 2005.</w:t>
      </w:r>
    </w:p>
    <w:p w14:paraId="356F9FA5" w14:textId="43E7F69C" w:rsidR="00224758" w:rsidRPr="00224758" w:rsidRDefault="00224758" w:rsidP="00D4185B">
      <w:pPr>
        <w:pStyle w:val="1"/>
        <w:numPr>
          <w:ilvl w:val="0"/>
          <w:numId w:val="0"/>
        </w:numPr>
        <w:rPr>
          <w:b w:val="0"/>
          <w:sz w:val="24"/>
        </w:rPr>
      </w:pPr>
      <w:r w:rsidRPr="00224758">
        <w:rPr>
          <w:b w:val="0"/>
          <w:sz w:val="24"/>
        </w:rPr>
        <w:t>[24] Chowdhury SC and Okabe T. Computer simulation of carbon nanotube pull-out from polymer by the molecular</w:t>
      </w:r>
      <w:r w:rsidR="00D4185B">
        <w:rPr>
          <w:b w:val="0"/>
          <w:sz w:val="24"/>
        </w:rPr>
        <w:t xml:space="preserve"> </w:t>
      </w:r>
      <w:r w:rsidRPr="00224758">
        <w:rPr>
          <w:b w:val="0"/>
          <w:sz w:val="24"/>
        </w:rPr>
        <w:t xml:space="preserve">dynamics method. </w:t>
      </w:r>
      <w:r w:rsidRPr="00D4185B">
        <w:rPr>
          <w:b w:val="0"/>
          <w:i/>
          <w:sz w:val="24"/>
        </w:rPr>
        <w:t>Composites</w:t>
      </w:r>
      <w:r w:rsidRPr="00224758">
        <w:rPr>
          <w:b w:val="0"/>
          <w:sz w:val="24"/>
        </w:rPr>
        <w:t>, 38:747–754, 2007.</w:t>
      </w:r>
    </w:p>
    <w:p w14:paraId="075FA2B7" w14:textId="239F55A8" w:rsidR="00224758" w:rsidRPr="00224758" w:rsidRDefault="00224758" w:rsidP="00D4185B">
      <w:pPr>
        <w:pStyle w:val="1"/>
        <w:numPr>
          <w:ilvl w:val="0"/>
          <w:numId w:val="0"/>
        </w:numPr>
        <w:rPr>
          <w:b w:val="0"/>
          <w:sz w:val="24"/>
        </w:rPr>
      </w:pPr>
      <w:r w:rsidRPr="00224758">
        <w:rPr>
          <w:b w:val="0"/>
          <w:sz w:val="24"/>
        </w:rPr>
        <w:t>[25] Chowdhury SC and Okabe T. Computer simulation of carbon nanotube pull-out from polymer by the molecular</w:t>
      </w:r>
      <w:r w:rsidR="00D4185B">
        <w:rPr>
          <w:b w:val="0"/>
          <w:sz w:val="24"/>
        </w:rPr>
        <w:t xml:space="preserve"> </w:t>
      </w:r>
      <w:r w:rsidRPr="00224758">
        <w:rPr>
          <w:b w:val="0"/>
          <w:sz w:val="24"/>
        </w:rPr>
        <w:t>dynamics method. Composites, Part A, 38:747–754, 2007.</w:t>
      </w:r>
    </w:p>
    <w:p w14:paraId="2F7F4425" w14:textId="3849450B" w:rsidR="00224758" w:rsidRPr="00224758" w:rsidRDefault="00224758" w:rsidP="00D4185B">
      <w:pPr>
        <w:pStyle w:val="1"/>
        <w:numPr>
          <w:ilvl w:val="0"/>
          <w:numId w:val="0"/>
        </w:numPr>
        <w:ind w:leftChars="-2" w:hanging="5"/>
        <w:rPr>
          <w:b w:val="0"/>
          <w:sz w:val="24"/>
        </w:rPr>
      </w:pPr>
      <w:r w:rsidRPr="00224758">
        <w:rPr>
          <w:b w:val="0"/>
          <w:sz w:val="24"/>
        </w:rPr>
        <w:t xml:space="preserve">[26] Tans SJ, </w:t>
      </w:r>
      <w:proofErr w:type="spellStart"/>
      <w:r w:rsidRPr="00224758">
        <w:rPr>
          <w:b w:val="0"/>
          <w:sz w:val="24"/>
        </w:rPr>
        <w:t>Devoret</w:t>
      </w:r>
      <w:proofErr w:type="spellEnd"/>
      <w:r w:rsidRPr="00224758">
        <w:rPr>
          <w:b w:val="0"/>
          <w:sz w:val="24"/>
        </w:rPr>
        <w:t xml:space="preserve"> MH, Dai H, </w:t>
      </w:r>
      <w:proofErr w:type="spellStart"/>
      <w:r w:rsidRPr="00224758">
        <w:rPr>
          <w:b w:val="0"/>
          <w:sz w:val="24"/>
        </w:rPr>
        <w:t>Thess</w:t>
      </w:r>
      <w:proofErr w:type="spellEnd"/>
      <w:r w:rsidRPr="00224758">
        <w:rPr>
          <w:b w:val="0"/>
          <w:sz w:val="24"/>
        </w:rPr>
        <w:t xml:space="preserve"> A, Smalley RE, </w:t>
      </w:r>
      <w:proofErr w:type="spellStart"/>
      <w:r w:rsidRPr="00224758">
        <w:rPr>
          <w:b w:val="0"/>
          <w:sz w:val="24"/>
        </w:rPr>
        <w:t>Geerligs</w:t>
      </w:r>
      <w:proofErr w:type="spellEnd"/>
      <w:r w:rsidRPr="00224758">
        <w:rPr>
          <w:b w:val="0"/>
          <w:sz w:val="24"/>
        </w:rPr>
        <w:t xml:space="preserve"> LJ, and Dekker C. Individual Single-Wall Carbon</w:t>
      </w:r>
      <w:r w:rsidR="00D4185B">
        <w:rPr>
          <w:rFonts w:hint="eastAsia"/>
          <w:b w:val="0"/>
          <w:sz w:val="24"/>
        </w:rPr>
        <w:t xml:space="preserve"> </w:t>
      </w:r>
      <w:r w:rsidRPr="00224758">
        <w:rPr>
          <w:b w:val="0"/>
          <w:sz w:val="24"/>
        </w:rPr>
        <w:t xml:space="preserve">Nanotubes as Quantum Wires. </w:t>
      </w:r>
      <w:r w:rsidRPr="00D4185B">
        <w:rPr>
          <w:b w:val="0"/>
          <w:i/>
          <w:sz w:val="24"/>
        </w:rPr>
        <w:t>Nature</w:t>
      </w:r>
      <w:r w:rsidRPr="00224758">
        <w:rPr>
          <w:b w:val="0"/>
          <w:sz w:val="24"/>
        </w:rPr>
        <w:t>, 386:474–477, 1997.</w:t>
      </w:r>
    </w:p>
    <w:p w14:paraId="4128E245" w14:textId="65DF6387" w:rsidR="00224758" w:rsidRPr="00224758" w:rsidRDefault="00224758" w:rsidP="00D4185B">
      <w:pPr>
        <w:pStyle w:val="1"/>
        <w:numPr>
          <w:ilvl w:val="0"/>
          <w:numId w:val="0"/>
        </w:numPr>
        <w:rPr>
          <w:b w:val="0"/>
          <w:sz w:val="24"/>
        </w:rPr>
      </w:pPr>
      <w:r w:rsidRPr="00224758">
        <w:rPr>
          <w:b w:val="0"/>
          <w:sz w:val="24"/>
        </w:rPr>
        <w:lastRenderedPageBreak/>
        <w:t xml:space="preserve">[27] Frankland SJV, </w:t>
      </w:r>
      <w:proofErr w:type="spellStart"/>
      <w:r w:rsidRPr="00224758">
        <w:rPr>
          <w:b w:val="0"/>
          <w:sz w:val="24"/>
        </w:rPr>
        <w:t>Caglar</w:t>
      </w:r>
      <w:proofErr w:type="spellEnd"/>
      <w:r w:rsidRPr="00224758">
        <w:rPr>
          <w:b w:val="0"/>
          <w:sz w:val="24"/>
        </w:rPr>
        <w:t xml:space="preserve"> A, Brenner DW, and </w:t>
      </w:r>
      <w:proofErr w:type="spellStart"/>
      <w:r w:rsidRPr="00224758">
        <w:rPr>
          <w:b w:val="0"/>
          <w:sz w:val="24"/>
        </w:rPr>
        <w:t>Griebel</w:t>
      </w:r>
      <w:proofErr w:type="spellEnd"/>
      <w:r w:rsidRPr="00224758">
        <w:rPr>
          <w:b w:val="0"/>
          <w:sz w:val="24"/>
        </w:rPr>
        <w:t xml:space="preserve"> M. Molecular Simulation of the Influence of Chemical</w:t>
      </w:r>
      <w:r w:rsidR="00D4185B">
        <w:rPr>
          <w:b w:val="0"/>
          <w:sz w:val="24"/>
        </w:rPr>
        <w:t xml:space="preserve"> </w:t>
      </w:r>
      <w:r w:rsidRPr="00224758">
        <w:rPr>
          <w:b w:val="0"/>
          <w:sz w:val="24"/>
        </w:rPr>
        <w:t xml:space="preserve">Cross-Links on the Shear Strength of Carbon Nanotube-Polymer Interfaces. </w:t>
      </w:r>
      <w:r w:rsidRPr="00D4185B">
        <w:rPr>
          <w:b w:val="0"/>
          <w:i/>
          <w:sz w:val="24"/>
        </w:rPr>
        <w:t>The Journal of Physical Chemistry</w:t>
      </w:r>
      <w:r w:rsidR="00D4185B" w:rsidRPr="00D4185B">
        <w:rPr>
          <w:rFonts w:hint="eastAsia"/>
          <w:b w:val="0"/>
          <w:i/>
          <w:sz w:val="24"/>
        </w:rPr>
        <w:t xml:space="preserve"> </w:t>
      </w:r>
      <w:r w:rsidRPr="00D4185B">
        <w:rPr>
          <w:b w:val="0"/>
          <w:i/>
          <w:sz w:val="24"/>
        </w:rPr>
        <w:t>B</w:t>
      </w:r>
      <w:r w:rsidRPr="00224758">
        <w:rPr>
          <w:b w:val="0"/>
          <w:sz w:val="24"/>
        </w:rPr>
        <w:t>, 106:3046–3048, 2002.</w:t>
      </w:r>
    </w:p>
    <w:p w14:paraId="2A5C835A" w14:textId="071CAA08" w:rsidR="00224758" w:rsidRPr="00224758" w:rsidRDefault="00224758" w:rsidP="00D4185B">
      <w:pPr>
        <w:pStyle w:val="1"/>
        <w:numPr>
          <w:ilvl w:val="0"/>
          <w:numId w:val="0"/>
        </w:numPr>
        <w:rPr>
          <w:b w:val="0"/>
          <w:sz w:val="24"/>
        </w:rPr>
      </w:pPr>
      <w:r w:rsidRPr="00224758">
        <w:rPr>
          <w:b w:val="0"/>
          <w:sz w:val="24"/>
        </w:rPr>
        <w:t xml:space="preserve">[28] Frankland SJV, </w:t>
      </w:r>
      <w:proofErr w:type="spellStart"/>
      <w:r w:rsidRPr="00224758">
        <w:rPr>
          <w:b w:val="0"/>
          <w:sz w:val="24"/>
        </w:rPr>
        <w:t>Harik</w:t>
      </w:r>
      <w:proofErr w:type="spellEnd"/>
      <w:r w:rsidRPr="00224758">
        <w:rPr>
          <w:b w:val="0"/>
          <w:sz w:val="24"/>
        </w:rPr>
        <w:t xml:space="preserve"> VM, </w:t>
      </w:r>
      <w:proofErr w:type="spellStart"/>
      <w:r w:rsidRPr="00224758">
        <w:rPr>
          <w:b w:val="0"/>
          <w:sz w:val="24"/>
        </w:rPr>
        <w:t>Odegard</w:t>
      </w:r>
      <w:proofErr w:type="spellEnd"/>
      <w:r w:rsidRPr="00224758">
        <w:rPr>
          <w:b w:val="0"/>
          <w:sz w:val="24"/>
        </w:rPr>
        <w:t xml:space="preserve"> GM, Brenner DW, and Gates TS. The Stress-Strain Behavior of Polymer-Nanotube Composites </w:t>
      </w:r>
      <w:r w:rsidR="00D4185B" w:rsidRPr="00224758">
        <w:rPr>
          <w:b w:val="0"/>
          <w:sz w:val="24"/>
        </w:rPr>
        <w:t>from</w:t>
      </w:r>
      <w:r w:rsidRPr="00224758">
        <w:rPr>
          <w:b w:val="0"/>
          <w:sz w:val="24"/>
        </w:rPr>
        <w:t xml:space="preserve"> Molecular Dynamics Simulation. </w:t>
      </w:r>
      <w:r w:rsidRPr="00D4185B">
        <w:rPr>
          <w:b w:val="0"/>
          <w:i/>
          <w:sz w:val="24"/>
        </w:rPr>
        <w:t xml:space="preserve">Composites </w:t>
      </w:r>
      <w:r w:rsidR="00D4185B" w:rsidRPr="00D4185B">
        <w:rPr>
          <w:b w:val="0"/>
          <w:i/>
          <w:sz w:val="24"/>
        </w:rPr>
        <w:t>Science and Technology</w:t>
      </w:r>
      <w:r w:rsidR="00D4185B">
        <w:rPr>
          <w:b w:val="0"/>
          <w:sz w:val="24"/>
        </w:rPr>
        <w:t>, 63:1655-</w:t>
      </w:r>
      <w:r w:rsidRPr="00224758">
        <w:rPr>
          <w:b w:val="0"/>
          <w:sz w:val="24"/>
        </w:rPr>
        <w:t>1661, 2003.</w:t>
      </w:r>
    </w:p>
    <w:p w14:paraId="5E96FD04" w14:textId="3353B3A2" w:rsidR="00224758" w:rsidRPr="00224758" w:rsidRDefault="00224758" w:rsidP="00D4185B">
      <w:pPr>
        <w:pStyle w:val="1"/>
        <w:numPr>
          <w:ilvl w:val="0"/>
          <w:numId w:val="0"/>
        </w:numPr>
        <w:rPr>
          <w:b w:val="0"/>
          <w:sz w:val="24"/>
        </w:rPr>
      </w:pPr>
      <w:r w:rsidRPr="00224758">
        <w:rPr>
          <w:b w:val="0"/>
          <w:sz w:val="24"/>
        </w:rPr>
        <w:t xml:space="preserve">[29] Mori T and Tanaka K. Average Stress in Matrix and Average Elastic Energy of Materials </w:t>
      </w:r>
      <w:r w:rsidR="00D4185B" w:rsidRPr="00224758">
        <w:rPr>
          <w:b w:val="0"/>
          <w:sz w:val="24"/>
        </w:rPr>
        <w:t>with</w:t>
      </w:r>
      <w:r w:rsidRPr="00224758">
        <w:rPr>
          <w:b w:val="0"/>
          <w:sz w:val="24"/>
        </w:rPr>
        <w:t xml:space="preserve"> </w:t>
      </w:r>
      <w:proofErr w:type="spellStart"/>
      <w:r w:rsidRPr="00224758">
        <w:rPr>
          <w:b w:val="0"/>
          <w:sz w:val="24"/>
        </w:rPr>
        <w:t>Misfitting</w:t>
      </w:r>
      <w:proofErr w:type="spellEnd"/>
      <w:r w:rsidR="00D4185B">
        <w:rPr>
          <w:rFonts w:hint="eastAsia"/>
          <w:b w:val="0"/>
          <w:sz w:val="24"/>
        </w:rPr>
        <w:t xml:space="preserve"> </w:t>
      </w:r>
      <w:r w:rsidRPr="00224758">
        <w:rPr>
          <w:b w:val="0"/>
          <w:sz w:val="24"/>
        </w:rPr>
        <w:t xml:space="preserve">Inclusions. </w:t>
      </w:r>
      <w:r w:rsidRPr="00D4185B">
        <w:rPr>
          <w:b w:val="0"/>
          <w:i/>
          <w:sz w:val="24"/>
        </w:rPr>
        <w:t xml:space="preserve">Acta </w:t>
      </w:r>
      <w:proofErr w:type="spellStart"/>
      <w:r w:rsidRPr="00D4185B">
        <w:rPr>
          <w:b w:val="0"/>
          <w:i/>
          <w:sz w:val="24"/>
        </w:rPr>
        <w:t>Metallurgica</w:t>
      </w:r>
      <w:proofErr w:type="spellEnd"/>
      <w:r w:rsidRPr="00224758">
        <w:rPr>
          <w:b w:val="0"/>
          <w:sz w:val="24"/>
        </w:rPr>
        <w:t>, 21:571–574, 1973.</w:t>
      </w:r>
    </w:p>
    <w:p w14:paraId="7178F75A" w14:textId="3A2D1F34" w:rsidR="00224758" w:rsidRPr="00224758" w:rsidRDefault="00224758" w:rsidP="00D4185B">
      <w:pPr>
        <w:pStyle w:val="1"/>
        <w:numPr>
          <w:ilvl w:val="0"/>
          <w:numId w:val="0"/>
        </w:numPr>
        <w:rPr>
          <w:b w:val="0"/>
          <w:sz w:val="24"/>
        </w:rPr>
      </w:pPr>
      <w:r w:rsidRPr="00224758">
        <w:rPr>
          <w:b w:val="0"/>
          <w:sz w:val="24"/>
        </w:rPr>
        <w:t>[30] Xiao T and Liao K. A Nonlinear Pullout Model for Unidirectional Carbon Nanotube-Reinforced Composites.</w:t>
      </w:r>
      <w:r w:rsidR="00D4185B">
        <w:rPr>
          <w:b w:val="0"/>
          <w:sz w:val="24"/>
        </w:rPr>
        <w:t xml:space="preserve"> </w:t>
      </w:r>
      <w:r w:rsidRPr="00D4185B">
        <w:rPr>
          <w:b w:val="0"/>
          <w:i/>
          <w:sz w:val="24"/>
        </w:rPr>
        <w:t>Composites</w:t>
      </w:r>
      <w:r w:rsidRPr="00224758">
        <w:rPr>
          <w:b w:val="0"/>
          <w:sz w:val="24"/>
        </w:rPr>
        <w:t>, Part B, 35:211–217, 2004.</w:t>
      </w:r>
    </w:p>
    <w:p w14:paraId="0E5DC8D4" w14:textId="001FB0B5" w:rsidR="00224758" w:rsidRPr="00224758" w:rsidRDefault="00224758" w:rsidP="00D4185B">
      <w:pPr>
        <w:pStyle w:val="1"/>
        <w:numPr>
          <w:ilvl w:val="0"/>
          <w:numId w:val="0"/>
        </w:numPr>
        <w:rPr>
          <w:b w:val="0"/>
          <w:sz w:val="24"/>
        </w:rPr>
      </w:pPr>
      <w:r w:rsidRPr="00224758">
        <w:rPr>
          <w:b w:val="0"/>
          <w:sz w:val="24"/>
        </w:rPr>
        <w:t xml:space="preserve">[31] </w:t>
      </w:r>
      <w:proofErr w:type="spellStart"/>
      <w:r w:rsidRPr="00224758">
        <w:rPr>
          <w:b w:val="0"/>
          <w:sz w:val="24"/>
        </w:rPr>
        <w:t>Thostenson</w:t>
      </w:r>
      <w:proofErr w:type="spellEnd"/>
      <w:r w:rsidRPr="00224758">
        <w:rPr>
          <w:b w:val="0"/>
          <w:sz w:val="24"/>
        </w:rPr>
        <w:t xml:space="preserve"> TT and Chou TW. On the elastic properties of carbon nanotube</w:t>
      </w:r>
      <w:r w:rsidR="00D4185B">
        <w:rPr>
          <w:b w:val="0"/>
          <w:sz w:val="24"/>
        </w:rPr>
        <w:t xml:space="preserve"> </w:t>
      </w:r>
      <w:r w:rsidRPr="00224758">
        <w:rPr>
          <w:b w:val="0"/>
          <w:sz w:val="24"/>
        </w:rPr>
        <w:t>based composites: modelling and</w:t>
      </w:r>
      <w:r w:rsidR="00D4185B">
        <w:rPr>
          <w:rFonts w:hint="eastAsia"/>
          <w:b w:val="0"/>
          <w:sz w:val="24"/>
        </w:rPr>
        <w:t xml:space="preserve"> </w:t>
      </w:r>
      <w:r w:rsidRPr="00224758">
        <w:rPr>
          <w:b w:val="0"/>
          <w:sz w:val="24"/>
        </w:rPr>
        <w:t xml:space="preserve">characterization. </w:t>
      </w:r>
      <w:r w:rsidRPr="00D4185B">
        <w:rPr>
          <w:b w:val="0"/>
          <w:i/>
          <w:sz w:val="24"/>
        </w:rPr>
        <w:t>Journal of Physics D: Applied Physics</w:t>
      </w:r>
      <w:r w:rsidRPr="00224758">
        <w:rPr>
          <w:b w:val="0"/>
          <w:sz w:val="24"/>
        </w:rPr>
        <w:t>, 47:573–582, 2014.</w:t>
      </w:r>
    </w:p>
    <w:p w14:paraId="3EEE2F67" w14:textId="77777777" w:rsidR="00224758" w:rsidRPr="00224758" w:rsidRDefault="00224758" w:rsidP="00D4185B">
      <w:pPr>
        <w:pStyle w:val="1"/>
        <w:numPr>
          <w:ilvl w:val="0"/>
          <w:numId w:val="0"/>
        </w:numPr>
        <w:jc w:val="left"/>
        <w:rPr>
          <w:b w:val="0"/>
          <w:sz w:val="24"/>
        </w:rPr>
      </w:pPr>
      <w:r w:rsidRPr="00224758">
        <w:rPr>
          <w:b w:val="0"/>
          <w:sz w:val="24"/>
        </w:rPr>
        <w:t xml:space="preserve">[32] Chou TW. Microstructural Design of Fiber Composites. </w:t>
      </w:r>
      <w:r w:rsidRPr="00D4185B">
        <w:rPr>
          <w:b w:val="0"/>
          <w:i/>
          <w:sz w:val="24"/>
        </w:rPr>
        <w:t>Cambridge University Press</w:t>
      </w:r>
      <w:r w:rsidRPr="00224758">
        <w:rPr>
          <w:b w:val="0"/>
          <w:sz w:val="24"/>
        </w:rPr>
        <w:t>, 1992.</w:t>
      </w:r>
    </w:p>
    <w:p w14:paraId="7987660B" w14:textId="487067EE" w:rsidR="00224758" w:rsidRPr="00224758" w:rsidRDefault="00224758" w:rsidP="00D4185B">
      <w:pPr>
        <w:pStyle w:val="1"/>
        <w:numPr>
          <w:ilvl w:val="0"/>
          <w:numId w:val="0"/>
        </w:numPr>
        <w:rPr>
          <w:b w:val="0"/>
          <w:sz w:val="24"/>
        </w:rPr>
      </w:pPr>
      <w:r w:rsidRPr="00224758">
        <w:rPr>
          <w:b w:val="0"/>
          <w:sz w:val="24"/>
        </w:rPr>
        <w:t>[33] Odom TW, Huang JL, Kim P, and Lieber CM. Atomic Structure and Electronic Properties of Single-Walled</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391:62–64, 1998.</w:t>
      </w:r>
    </w:p>
    <w:p w14:paraId="1596F213" w14:textId="44BE7902" w:rsidR="00224758" w:rsidRPr="00224758" w:rsidRDefault="00224758" w:rsidP="00D4185B">
      <w:pPr>
        <w:pStyle w:val="1"/>
        <w:numPr>
          <w:ilvl w:val="0"/>
          <w:numId w:val="0"/>
        </w:numPr>
        <w:rPr>
          <w:b w:val="0"/>
          <w:sz w:val="24"/>
        </w:rPr>
      </w:pPr>
      <w:r w:rsidRPr="00224758">
        <w:rPr>
          <w:b w:val="0"/>
          <w:sz w:val="24"/>
        </w:rPr>
        <w:t xml:space="preserve">[34] Liu TX, </w:t>
      </w:r>
      <w:proofErr w:type="spellStart"/>
      <w:r w:rsidRPr="00224758">
        <w:rPr>
          <w:b w:val="0"/>
          <w:sz w:val="24"/>
        </w:rPr>
        <w:t>Phang</w:t>
      </w:r>
      <w:proofErr w:type="spellEnd"/>
      <w:r w:rsidRPr="00224758">
        <w:rPr>
          <w:b w:val="0"/>
          <w:sz w:val="24"/>
        </w:rPr>
        <w:t xml:space="preserve"> IY, Shen L, Chow SY, and Zhang WD. Morphology and Mechanical Properties of Multiwalled</w:t>
      </w:r>
      <w:r w:rsidR="00D4185B">
        <w:rPr>
          <w:rFonts w:hint="eastAsia"/>
          <w:b w:val="0"/>
          <w:sz w:val="24"/>
        </w:rPr>
        <w:t xml:space="preserve"> </w:t>
      </w:r>
      <w:r w:rsidRPr="00224758">
        <w:rPr>
          <w:b w:val="0"/>
          <w:sz w:val="24"/>
        </w:rPr>
        <w:t xml:space="preserve">Carbon Nanotubes Reinforced Nylon-6 Composites. </w:t>
      </w:r>
      <w:r w:rsidRPr="00D4185B">
        <w:rPr>
          <w:b w:val="0"/>
          <w:i/>
          <w:sz w:val="24"/>
        </w:rPr>
        <w:t>Macromolecules</w:t>
      </w:r>
      <w:r w:rsidRPr="00224758">
        <w:rPr>
          <w:b w:val="0"/>
          <w:sz w:val="24"/>
        </w:rPr>
        <w:t>, 37:7214–7222, 2004.</w:t>
      </w:r>
    </w:p>
    <w:p w14:paraId="30585D2E" w14:textId="19C34809" w:rsidR="00224758" w:rsidRPr="00224758" w:rsidRDefault="00224758" w:rsidP="00D4185B">
      <w:pPr>
        <w:pStyle w:val="1"/>
        <w:numPr>
          <w:ilvl w:val="0"/>
          <w:numId w:val="0"/>
        </w:numPr>
        <w:ind w:leftChars="-2" w:hanging="5"/>
        <w:jc w:val="left"/>
        <w:rPr>
          <w:b w:val="0"/>
          <w:sz w:val="24"/>
        </w:rPr>
      </w:pPr>
      <w:r w:rsidRPr="00224758">
        <w:rPr>
          <w:b w:val="0"/>
          <w:sz w:val="24"/>
        </w:rPr>
        <w:t xml:space="preserve">[35] </w:t>
      </w:r>
      <w:proofErr w:type="spellStart"/>
      <w:r w:rsidRPr="00224758">
        <w:rPr>
          <w:b w:val="0"/>
          <w:sz w:val="24"/>
        </w:rPr>
        <w:t>Lordi</w:t>
      </w:r>
      <w:proofErr w:type="spellEnd"/>
      <w:r w:rsidRPr="00224758">
        <w:rPr>
          <w:b w:val="0"/>
          <w:sz w:val="24"/>
        </w:rPr>
        <w:t xml:space="preserve"> V and Yao N. Molecular Mechanics of Binding in Carbon-Nanotube-Polymer Composites. </w:t>
      </w:r>
      <w:r w:rsidRPr="00D4185B">
        <w:rPr>
          <w:b w:val="0"/>
          <w:i/>
          <w:sz w:val="24"/>
        </w:rPr>
        <w:t>Journal of</w:t>
      </w:r>
      <w:r w:rsidR="00D4185B" w:rsidRPr="00D4185B">
        <w:rPr>
          <w:rFonts w:hint="eastAsia"/>
          <w:b w:val="0"/>
          <w:i/>
          <w:sz w:val="24"/>
        </w:rPr>
        <w:t xml:space="preserve"> </w:t>
      </w:r>
      <w:r w:rsidRPr="00D4185B">
        <w:rPr>
          <w:b w:val="0"/>
          <w:i/>
          <w:sz w:val="24"/>
        </w:rPr>
        <w:t>Materials Research</w:t>
      </w:r>
      <w:r w:rsidRPr="00224758">
        <w:rPr>
          <w:b w:val="0"/>
          <w:sz w:val="24"/>
        </w:rPr>
        <w:t>, 15:2770–2779, 2000.</w:t>
      </w:r>
    </w:p>
    <w:p w14:paraId="6782A2F1" w14:textId="6CE46877" w:rsidR="00224758" w:rsidRDefault="00224758" w:rsidP="00D4185B">
      <w:pPr>
        <w:pStyle w:val="1"/>
        <w:numPr>
          <w:ilvl w:val="0"/>
          <w:numId w:val="0"/>
        </w:numPr>
        <w:jc w:val="left"/>
        <w:rPr>
          <w:b w:val="0"/>
          <w:sz w:val="24"/>
        </w:rPr>
      </w:pPr>
      <w:r w:rsidRPr="00224758">
        <w:rPr>
          <w:b w:val="0"/>
          <w:sz w:val="24"/>
        </w:rPr>
        <w:t>[36] Chen XL and Liu YJ. Square Representative Volume Elements for Evaluating the Effective Material Properties</w:t>
      </w:r>
      <w:r w:rsidR="00D4185B">
        <w:rPr>
          <w:rFonts w:hint="eastAsia"/>
          <w:b w:val="0"/>
          <w:sz w:val="24"/>
        </w:rPr>
        <w:t xml:space="preserve"> </w:t>
      </w:r>
      <w:r w:rsidRPr="00224758">
        <w:rPr>
          <w:b w:val="0"/>
          <w:sz w:val="24"/>
        </w:rPr>
        <w:t xml:space="preserve">of Carbon Nanotube-Based Composites. </w:t>
      </w:r>
      <w:r w:rsidRPr="00D4185B">
        <w:rPr>
          <w:b w:val="0"/>
          <w:i/>
          <w:sz w:val="24"/>
        </w:rPr>
        <w:t>Computational Materials Science</w:t>
      </w:r>
      <w:r w:rsidRPr="00224758">
        <w:rPr>
          <w:b w:val="0"/>
          <w:sz w:val="24"/>
        </w:rPr>
        <w:t>, 29:1–11, 2004.</w:t>
      </w:r>
    </w:p>
    <w:p w14:paraId="39C1C6C2" w14:textId="23DA6C35" w:rsidR="009D1704" w:rsidRDefault="009D1704" w:rsidP="00A045E9">
      <w:pPr>
        <w:pStyle w:val="1"/>
        <w:numPr>
          <w:ilvl w:val="0"/>
          <w:numId w:val="0"/>
        </w:numPr>
        <w:rPr>
          <w:b w:val="0"/>
          <w:sz w:val="24"/>
        </w:rPr>
      </w:pPr>
      <w:r>
        <w:rPr>
          <w:b w:val="0"/>
          <w:sz w:val="24"/>
        </w:rPr>
        <w:t>[3</w:t>
      </w:r>
      <w:r w:rsidR="00A045E9">
        <w:rPr>
          <w:b w:val="0"/>
          <w:sz w:val="24"/>
        </w:rPr>
        <w:t>7</w:t>
      </w:r>
      <w:r>
        <w:rPr>
          <w:b w:val="0"/>
          <w:sz w:val="24"/>
        </w:rPr>
        <w:t>]</w:t>
      </w:r>
      <w:r w:rsidR="00A045E9">
        <w:rPr>
          <w:b w:val="0"/>
          <w:sz w:val="24"/>
        </w:rPr>
        <w:t xml:space="preserve"> </w:t>
      </w:r>
      <w:proofErr w:type="spellStart"/>
      <w:r w:rsidR="00A045E9" w:rsidRPr="00A045E9">
        <w:rPr>
          <w:b w:val="0"/>
          <w:sz w:val="24"/>
        </w:rPr>
        <w:t>Alian</w:t>
      </w:r>
      <w:proofErr w:type="spellEnd"/>
      <w:r w:rsidR="00A045E9">
        <w:rPr>
          <w:b w:val="0"/>
          <w:sz w:val="24"/>
        </w:rPr>
        <w:t xml:space="preserve"> AR, </w:t>
      </w:r>
      <w:proofErr w:type="spellStart"/>
      <w:r w:rsidR="00A045E9">
        <w:rPr>
          <w:b w:val="0"/>
          <w:sz w:val="24"/>
        </w:rPr>
        <w:t>Borgi</w:t>
      </w:r>
      <w:proofErr w:type="spellEnd"/>
      <w:r w:rsidR="00A045E9">
        <w:rPr>
          <w:b w:val="0"/>
          <w:sz w:val="24"/>
        </w:rPr>
        <w:t xml:space="preserve"> SE and</w:t>
      </w:r>
      <w:r w:rsidR="00A045E9" w:rsidRPr="00A045E9">
        <w:rPr>
          <w:b w:val="0"/>
          <w:sz w:val="24"/>
        </w:rPr>
        <w:t xml:space="preserve"> Meguid</w:t>
      </w:r>
      <w:r w:rsidR="00A045E9">
        <w:rPr>
          <w:b w:val="0"/>
          <w:sz w:val="24"/>
        </w:rPr>
        <w:t xml:space="preserve"> SA. </w:t>
      </w:r>
      <w:r w:rsidR="00A045E9" w:rsidRPr="00A045E9">
        <w:rPr>
          <w:b w:val="0"/>
          <w:sz w:val="24"/>
        </w:rPr>
        <w:t>Multiscale modeling of the effect of waviness and agglomeration of CNTs</w:t>
      </w:r>
      <w:r w:rsidR="00A045E9">
        <w:rPr>
          <w:rFonts w:hint="eastAsia"/>
          <w:b w:val="0"/>
          <w:sz w:val="24"/>
        </w:rPr>
        <w:t xml:space="preserve"> </w:t>
      </w:r>
      <w:r w:rsidR="00A045E9" w:rsidRPr="00A045E9">
        <w:rPr>
          <w:b w:val="0"/>
          <w:sz w:val="24"/>
        </w:rPr>
        <w:t>on the elastic properties of nanocomposites</w:t>
      </w:r>
      <w:r w:rsidR="00A045E9">
        <w:rPr>
          <w:b w:val="0"/>
          <w:sz w:val="24"/>
        </w:rPr>
        <w:t xml:space="preserve">. </w:t>
      </w:r>
      <w:r w:rsidR="00A045E9" w:rsidRPr="00D4185B">
        <w:rPr>
          <w:b w:val="0"/>
          <w:i/>
          <w:sz w:val="24"/>
        </w:rPr>
        <w:t>Computational Materials Science</w:t>
      </w:r>
      <w:r w:rsidR="00A045E9" w:rsidRPr="00224758">
        <w:rPr>
          <w:b w:val="0"/>
          <w:sz w:val="24"/>
        </w:rPr>
        <w:t>,</w:t>
      </w:r>
      <w:r w:rsidR="00A045E9">
        <w:rPr>
          <w:b w:val="0"/>
          <w:sz w:val="24"/>
        </w:rPr>
        <w:t xml:space="preserve"> 117: 195-204, 2016.</w:t>
      </w:r>
    </w:p>
    <w:p w14:paraId="0D75F1BE" w14:textId="72A44D83" w:rsidR="00A045E9" w:rsidRPr="00A045E9" w:rsidRDefault="00A045E9" w:rsidP="00A045E9">
      <w:pPr>
        <w:pStyle w:val="1"/>
        <w:numPr>
          <w:ilvl w:val="0"/>
          <w:numId w:val="0"/>
        </w:numPr>
        <w:rPr>
          <w:b w:val="0"/>
          <w:sz w:val="24"/>
        </w:rPr>
      </w:pPr>
      <w:r>
        <w:rPr>
          <w:b w:val="0"/>
          <w:sz w:val="24"/>
        </w:rPr>
        <w:lastRenderedPageBreak/>
        <w:t xml:space="preserve">[38] </w:t>
      </w:r>
      <w:proofErr w:type="spellStart"/>
      <w:r w:rsidRPr="00A045E9">
        <w:rPr>
          <w:b w:val="0"/>
          <w:sz w:val="24"/>
        </w:rPr>
        <w:t>Omidi</w:t>
      </w:r>
      <w:proofErr w:type="spellEnd"/>
      <w:r>
        <w:rPr>
          <w:b w:val="0"/>
          <w:sz w:val="24"/>
        </w:rPr>
        <w:t xml:space="preserve"> M</w:t>
      </w:r>
      <w:r w:rsidRPr="00A045E9">
        <w:rPr>
          <w:b w:val="0"/>
          <w:sz w:val="24"/>
        </w:rPr>
        <w:t>,</w:t>
      </w:r>
      <w:r>
        <w:rPr>
          <w:b w:val="0"/>
          <w:sz w:val="24"/>
        </w:rPr>
        <w:t xml:space="preserve"> </w:t>
      </w:r>
      <w:proofErr w:type="spellStart"/>
      <w:r w:rsidRPr="00A045E9">
        <w:rPr>
          <w:b w:val="0"/>
          <w:sz w:val="24"/>
        </w:rPr>
        <w:t>Rokni</w:t>
      </w:r>
      <w:proofErr w:type="spellEnd"/>
      <w:r>
        <w:rPr>
          <w:b w:val="0"/>
          <w:sz w:val="24"/>
        </w:rPr>
        <w:t xml:space="preserve"> DHT, </w:t>
      </w:r>
      <w:r w:rsidRPr="00A045E9">
        <w:rPr>
          <w:b w:val="0"/>
          <w:sz w:val="24"/>
        </w:rPr>
        <w:t>Milani</w:t>
      </w:r>
      <w:r>
        <w:rPr>
          <w:b w:val="0"/>
          <w:sz w:val="24"/>
        </w:rPr>
        <w:t xml:space="preserve"> AS, </w:t>
      </w:r>
      <w:proofErr w:type="spellStart"/>
      <w:r w:rsidRPr="00A045E9">
        <w:rPr>
          <w:b w:val="0"/>
          <w:sz w:val="24"/>
        </w:rPr>
        <w:t>Seethaler</w:t>
      </w:r>
      <w:proofErr w:type="spellEnd"/>
      <w:r>
        <w:rPr>
          <w:b w:val="0"/>
          <w:sz w:val="24"/>
        </w:rPr>
        <w:t xml:space="preserve"> RJ and </w:t>
      </w:r>
      <w:proofErr w:type="spellStart"/>
      <w:r w:rsidRPr="00A045E9">
        <w:rPr>
          <w:b w:val="0"/>
          <w:sz w:val="24"/>
        </w:rPr>
        <w:t>Arasteh</w:t>
      </w:r>
      <w:proofErr w:type="spellEnd"/>
      <w:r>
        <w:rPr>
          <w:b w:val="0"/>
          <w:sz w:val="24"/>
        </w:rPr>
        <w:t xml:space="preserve"> R. </w:t>
      </w:r>
      <w:r w:rsidRPr="00A045E9">
        <w:rPr>
          <w:b w:val="0"/>
          <w:sz w:val="24"/>
        </w:rPr>
        <w:t>Prediction of the mechanical characteristics of multi-walled carbon nanotube/epoxy composites using a new form of the rule of mixtures</w:t>
      </w:r>
      <w:r>
        <w:rPr>
          <w:b w:val="0"/>
          <w:sz w:val="24"/>
        </w:rPr>
        <w:t>.</w:t>
      </w:r>
      <w:r w:rsidRPr="00A045E9">
        <w:rPr>
          <w:b w:val="0"/>
          <w:i/>
          <w:sz w:val="24"/>
        </w:rPr>
        <w:t xml:space="preserve"> Carbon</w:t>
      </w:r>
      <w:r>
        <w:rPr>
          <w:b w:val="0"/>
          <w:sz w:val="24"/>
        </w:rPr>
        <w:t>, 48: 3218-3228, 2010.</w:t>
      </w:r>
    </w:p>
    <w:sectPr w:rsidR="00A045E9" w:rsidRPr="00A045E9" w:rsidSect="00201CE3">
      <w:pgSz w:w="11906" w:h="16838"/>
      <w:pgMar w:top="1440" w:right="1800" w:bottom="1440" w:left="1800" w:header="851" w:footer="992" w:gutter="0"/>
      <w:cols w:space="425"/>
      <w:docGrid w:type="lines" w:linePitch="326"/>
      <w:sectPrChange w:id="31" w:author="iamthree" w:date="2018-12-04T07:29:00Z">
        <w:sectPr w:rsidR="00A045E9" w:rsidRPr="00A045E9" w:rsidSect="00201CE3">
          <w:pgMar w:top="1134" w:right="1134" w:bottom="1134" w:left="1134" w:header="851" w:footer="992" w:gutter="0"/>
          <w:docGrid w:linePitch="312"/>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haker Meguid" w:date="2018-12-02T11:56:00Z" w:initials="SM">
    <w:p w14:paraId="4594F97B" w14:textId="1D339F1D" w:rsidR="00201CE3" w:rsidRDefault="00201CE3">
      <w:pPr>
        <w:pStyle w:val="ad"/>
      </w:pPr>
      <w:r>
        <w:rPr>
          <w:rStyle w:val="ac"/>
        </w:rPr>
        <w:annotationRef/>
      </w:r>
      <w:r>
        <w:t xml:space="preserve">We need to say that the corresponding traditional FE has this and that </w:t>
      </w:r>
      <w:proofErr w:type="gramStart"/>
      <w:r>
        <w:t>limitations..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4F9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4F97B" w16cid:durableId="1FB0A9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506AC5"/>
    <w:multiLevelType w:val="multilevel"/>
    <w:tmpl w:val="5216A7CA"/>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mthree">
    <w15:presenceInfo w15:providerId="None" w15:userId="iamthree"/>
  </w15:person>
  <w15:person w15:author="Shaker Meguid">
    <w15:presenceInfo w15:providerId="Windows Live" w15:userId="29c55f4d8c943b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E9E"/>
    <w:rsid w:val="0004743B"/>
    <w:rsid w:val="0006712C"/>
    <w:rsid w:val="00082891"/>
    <w:rsid w:val="000D1A4D"/>
    <w:rsid w:val="001728BC"/>
    <w:rsid w:val="0018032A"/>
    <w:rsid w:val="00195CE3"/>
    <w:rsid w:val="001E5646"/>
    <w:rsid w:val="001E5D19"/>
    <w:rsid w:val="00201CCB"/>
    <w:rsid w:val="00201CE3"/>
    <w:rsid w:val="00224758"/>
    <w:rsid w:val="00224D18"/>
    <w:rsid w:val="0022662E"/>
    <w:rsid w:val="00260321"/>
    <w:rsid w:val="00272E9E"/>
    <w:rsid w:val="002C3B60"/>
    <w:rsid w:val="002D1AB8"/>
    <w:rsid w:val="002E54F8"/>
    <w:rsid w:val="003226BE"/>
    <w:rsid w:val="0032381A"/>
    <w:rsid w:val="003D4498"/>
    <w:rsid w:val="003F13E6"/>
    <w:rsid w:val="004058BA"/>
    <w:rsid w:val="004705D3"/>
    <w:rsid w:val="0048443C"/>
    <w:rsid w:val="004A38AD"/>
    <w:rsid w:val="004F4669"/>
    <w:rsid w:val="00507026"/>
    <w:rsid w:val="00527B48"/>
    <w:rsid w:val="0055720D"/>
    <w:rsid w:val="00572AE4"/>
    <w:rsid w:val="005F0C14"/>
    <w:rsid w:val="006062DB"/>
    <w:rsid w:val="0060734C"/>
    <w:rsid w:val="0062107F"/>
    <w:rsid w:val="0063274F"/>
    <w:rsid w:val="00686338"/>
    <w:rsid w:val="006F0201"/>
    <w:rsid w:val="006F466D"/>
    <w:rsid w:val="006F7A2D"/>
    <w:rsid w:val="0070271C"/>
    <w:rsid w:val="00702C3F"/>
    <w:rsid w:val="00775E61"/>
    <w:rsid w:val="00811728"/>
    <w:rsid w:val="0084725E"/>
    <w:rsid w:val="008650AD"/>
    <w:rsid w:val="00872EBF"/>
    <w:rsid w:val="00887DEE"/>
    <w:rsid w:val="008A7F40"/>
    <w:rsid w:val="008B0FB4"/>
    <w:rsid w:val="008B3726"/>
    <w:rsid w:val="0091040D"/>
    <w:rsid w:val="00940491"/>
    <w:rsid w:val="009626A6"/>
    <w:rsid w:val="009B5F33"/>
    <w:rsid w:val="009D1704"/>
    <w:rsid w:val="00A045E9"/>
    <w:rsid w:val="00A11459"/>
    <w:rsid w:val="00A244F3"/>
    <w:rsid w:val="00A555B5"/>
    <w:rsid w:val="00A62F29"/>
    <w:rsid w:val="00A934C2"/>
    <w:rsid w:val="00AC7C7B"/>
    <w:rsid w:val="00B436EC"/>
    <w:rsid w:val="00B61D57"/>
    <w:rsid w:val="00B64F7A"/>
    <w:rsid w:val="00B73388"/>
    <w:rsid w:val="00B85A02"/>
    <w:rsid w:val="00BA3D7C"/>
    <w:rsid w:val="00BC40C3"/>
    <w:rsid w:val="00CA5B77"/>
    <w:rsid w:val="00D3565B"/>
    <w:rsid w:val="00D4185B"/>
    <w:rsid w:val="00E15E5C"/>
    <w:rsid w:val="00E659D9"/>
    <w:rsid w:val="00E65E66"/>
    <w:rsid w:val="00EB0FCE"/>
    <w:rsid w:val="00EB2E80"/>
    <w:rsid w:val="00EC2714"/>
    <w:rsid w:val="00F17BAB"/>
    <w:rsid w:val="00FB175B"/>
    <w:rsid w:val="00FE3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53A12"/>
  <w15:chartTrackingRefBased/>
  <w15:docId w15:val="{7EEDA38D-880E-4791-8EA7-6F9670526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宋体 Std L"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A045E9"/>
    <w:pPr>
      <w:keepNext/>
      <w:keepLines/>
      <w:spacing w:before="340" w:after="330" w:line="578" w:lineRule="auto"/>
      <w:outlineLvl w:val="0"/>
    </w:pPr>
    <w:rPr>
      <w:b/>
      <w:bCs/>
      <w:kern w:val="44"/>
      <w:sz w:val="44"/>
      <w:szCs w:val="44"/>
    </w:rPr>
  </w:style>
  <w:style w:type="paragraph" w:styleId="20">
    <w:name w:val="heading 2"/>
    <w:basedOn w:val="a"/>
    <w:next w:val="a"/>
    <w:link w:val="21"/>
    <w:uiPriority w:val="9"/>
    <w:semiHidden/>
    <w:unhideWhenUsed/>
    <w:qFormat/>
    <w:rsid w:val="006863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C3B60"/>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tractlabel">
    <w:name w:val="abstract_label"/>
    <w:basedOn w:val="a0"/>
    <w:rsid w:val="002C3B60"/>
    <w:rPr>
      <w:b/>
      <w:bCs/>
      <w:sz w:val="36"/>
      <w:szCs w:val="36"/>
    </w:rPr>
  </w:style>
  <w:style w:type="paragraph" w:styleId="a3">
    <w:name w:val="List Paragraph"/>
    <w:basedOn w:val="a"/>
    <w:link w:val="a4"/>
    <w:uiPriority w:val="34"/>
    <w:qFormat/>
    <w:rsid w:val="002C3B60"/>
    <w:pPr>
      <w:ind w:firstLineChars="200" w:firstLine="420"/>
    </w:pPr>
  </w:style>
  <w:style w:type="character" w:styleId="a5">
    <w:name w:val="Hyperlink"/>
    <w:basedOn w:val="a0"/>
    <w:uiPriority w:val="99"/>
    <w:semiHidden/>
    <w:unhideWhenUsed/>
    <w:rsid w:val="002C3B60"/>
    <w:rPr>
      <w:color w:val="0000FF"/>
      <w:u w:val="single"/>
    </w:rPr>
  </w:style>
  <w:style w:type="character" w:customStyle="1" w:styleId="float-caption-standard">
    <w:name w:val="float-caption-standard"/>
    <w:basedOn w:val="a0"/>
    <w:rsid w:val="002C3B60"/>
  </w:style>
  <w:style w:type="character" w:customStyle="1" w:styleId="30">
    <w:name w:val="标题 3 字符"/>
    <w:basedOn w:val="a0"/>
    <w:link w:val="3"/>
    <w:uiPriority w:val="9"/>
    <w:rsid w:val="002C3B60"/>
    <w:rPr>
      <w:rFonts w:ascii="宋体" w:eastAsia="宋体" w:hAnsi="宋体" w:cs="宋体"/>
      <w:b/>
      <w:bCs/>
      <w:kern w:val="0"/>
      <w:sz w:val="27"/>
      <w:szCs w:val="27"/>
    </w:rPr>
  </w:style>
  <w:style w:type="paragraph" w:customStyle="1" w:styleId="msonormal0">
    <w:name w:val="msonormal"/>
    <w:basedOn w:val="a"/>
    <w:rsid w:val="002C3B60"/>
    <w:pPr>
      <w:widowControl/>
      <w:spacing w:before="100" w:beforeAutospacing="1" w:after="100" w:afterAutospacing="1"/>
      <w:jc w:val="left"/>
    </w:pPr>
    <w:rPr>
      <w:rFonts w:ascii="宋体" w:eastAsia="宋体" w:hAnsi="宋体" w:cs="宋体"/>
    </w:rPr>
  </w:style>
  <w:style w:type="character" w:styleId="a6">
    <w:name w:val="FollowedHyperlink"/>
    <w:basedOn w:val="a0"/>
    <w:uiPriority w:val="99"/>
    <w:semiHidden/>
    <w:unhideWhenUsed/>
    <w:rsid w:val="002C3B60"/>
    <w:rPr>
      <w:color w:val="800080"/>
      <w:u w:val="single"/>
    </w:rPr>
  </w:style>
  <w:style w:type="character" w:customStyle="1" w:styleId="subsectionlabel">
    <w:name w:val="subsection_label"/>
    <w:basedOn w:val="a0"/>
    <w:rsid w:val="002C3B60"/>
  </w:style>
  <w:style w:type="character" w:styleId="a7">
    <w:name w:val="Placeholder Text"/>
    <w:basedOn w:val="a0"/>
    <w:uiPriority w:val="99"/>
    <w:semiHidden/>
    <w:rsid w:val="004F4669"/>
    <w:rPr>
      <w:color w:val="808080"/>
    </w:rPr>
  </w:style>
  <w:style w:type="paragraph" w:styleId="a8">
    <w:name w:val="No Spacing"/>
    <w:aliases w:val="2级标题"/>
    <w:basedOn w:val="a"/>
    <w:link w:val="a9"/>
    <w:uiPriority w:val="1"/>
    <w:qFormat/>
    <w:rsid w:val="003226BE"/>
    <w:pPr>
      <w:widowControl/>
      <w:spacing w:before="108" w:after="60" w:line="360" w:lineRule="auto"/>
      <w:jc w:val="left"/>
      <w:outlineLvl w:val="2"/>
    </w:pPr>
    <w:rPr>
      <w:rFonts w:eastAsia="宋体"/>
      <w:b/>
      <w:bCs/>
      <w:sz w:val="36"/>
      <w:szCs w:val="36"/>
    </w:rPr>
  </w:style>
  <w:style w:type="paragraph" w:customStyle="1" w:styleId="2">
    <w:name w:val="2级"/>
    <w:basedOn w:val="a8"/>
    <w:link w:val="22"/>
    <w:qFormat/>
    <w:rsid w:val="0006712C"/>
    <w:pPr>
      <w:numPr>
        <w:ilvl w:val="1"/>
        <w:numId w:val="1"/>
      </w:numPr>
    </w:pPr>
    <w:rPr>
      <w:sz w:val="24"/>
      <w:szCs w:val="24"/>
    </w:rPr>
  </w:style>
  <w:style w:type="paragraph" w:customStyle="1" w:styleId="1">
    <w:name w:val="1级"/>
    <w:basedOn w:val="a3"/>
    <w:link w:val="12"/>
    <w:qFormat/>
    <w:rsid w:val="00686338"/>
    <w:pPr>
      <w:numPr>
        <w:numId w:val="1"/>
      </w:numPr>
      <w:spacing w:line="360" w:lineRule="auto"/>
      <w:ind w:firstLineChars="0" w:firstLine="0"/>
    </w:pPr>
    <w:rPr>
      <w:b/>
      <w:sz w:val="32"/>
    </w:rPr>
  </w:style>
  <w:style w:type="character" w:customStyle="1" w:styleId="a9">
    <w:name w:val="无间隔 字符"/>
    <w:aliases w:val="2级标题 字符"/>
    <w:basedOn w:val="a0"/>
    <w:link w:val="a8"/>
    <w:uiPriority w:val="1"/>
    <w:rsid w:val="0006712C"/>
    <w:rPr>
      <w:rFonts w:ascii="Times New Roman" w:eastAsia="宋体" w:hAnsi="Times New Roman" w:cs="Times New Roman"/>
      <w:b/>
      <w:bCs/>
      <w:kern w:val="0"/>
      <w:sz w:val="36"/>
      <w:szCs w:val="36"/>
    </w:rPr>
  </w:style>
  <w:style w:type="character" w:customStyle="1" w:styleId="22">
    <w:name w:val="2级 字符"/>
    <w:basedOn w:val="a9"/>
    <w:link w:val="2"/>
    <w:rsid w:val="0006712C"/>
    <w:rPr>
      <w:rFonts w:ascii="Times New Roman" w:eastAsia="宋体" w:hAnsi="Times New Roman" w:cs="Times New Roman"/>
      <w:b/>
      <w:bCs/>
      <w:kern w:val="0"/>
      <w:sz w:val="24"/>
      <w:szCs w:val="24"/>
    </w:rPr>
  </w:style>
  <w:style w:type="character" w:customStyle="1" w:styleId="21">
    <w:name w:val="标题 2 字符"/>
    <w:basedOn w:val="a0"/>
    <w:link w:val="20"/>
    <w:uiPriority w:val="9"/>
    <w:semiHidden/>
    <w:rsid w:val="00686338"/>
    <w:rPr>
      <w:rFonts w:asciiTheme="majorHAnsi" w:eastAsiaTheme="majorEastAsia" w:hAnsiTheme="majorHAnsi" w:cstheme="majorBidi"/>
      <w:b/>
      <w:bCs/>
      <w:sz w:val="32"/>
      <w:szCs w:val="32"/>
    </w:rPr>
  </w:style>
  <w:style w:type="character" w:customStyle="1" w:styleId="a4">
    <w:name w:val="列出段落 字符"/>
    <w:basedOn w:val="a0"/>
    <w:link w:val="a3"/>
    <w:uiPriority w:val="34"/>
    <w:rsid w:val="00686338"/>
  </w:style>
  <w:style w:type="character" w:customStyle="1" w:styleId="12">
    <w:name w:val="1级 字符"/>
    <w:basedOn w:val="a4"/>
    <w:link w:val="1"/>
    <w:rsid w:val="00686338"/>
    <w:rPr>
      <w:b/>
      <w:sz w:val="32"/>
    </w:rPr>
  </w:style>
  <w:style w:type="character" w:customStyle="1" w:styleId="sectionlabel">
    <w:name w:val="section_label"/>
    <w:basedOn w:val="a0"/>
    <w:rsid w:val="00686338"/>
  </w:style>
  <w:style w:type="character" w:customStyle="1" w:styleId="11">
    <w:name w:val="标题 1 字符"/>
    <w:basedOn w:val="a0"/>
    <w:link w:val="10"/>
    <w:uiPriority w:val="9"/>
    <w:rsid w:val="00A045E9"/>
    <w:rPr>
      <w:b/>
      <w:bCs/>
      <w:kern w:val="44"/>
      <w:sz w:val="44"/>
      <w:szCs w:val="44"/>
    </w:rPr>
  </w:style>
  <w:style w:type="paragraph" w:styleId="aa">
    <w:name w:val="Balloon Text"/>
    <w:basedOn w:val="a"/>
    <w:link w:val="ab"/>
    <w:uiPriority w:val="99"/>
    <w:semiHidden/>
    <w:unhideWhenUsed/>
    <w:rsid w:val="0062107F"/>
    <w:rPr>
      <w:rFonts w:ascii="Segoe UI" w:hAnsi="Segoe UI" w:cs="Segoe UI"/>
      <w:sz w:val="18"/>
      <w:szCs w:val="18"/>
    </w:rPr>
  </w:style>
  <w:style w:type="character" w:customStyle="1" w:styleId="ab">
    <w:name w:val="批注框文本 字符"/>
    <w:basedOn w:val="a0"/>
    <w:link w:val="aa"/>
    <w:uiPriority w:val="99"/>
    <w:semiHidden/>
    <w:rsid w:val="0062107F"/>
    <w:rPr>
      <w:rFonts w:ascii="Segoe UI" w:hAnsi="Segoe UI" w:cs="Segoe UI"/>
      <w:sz w:val="18"/>
      <w:szCs w:val="18"/>
    </w:rPr>
  </w:style>
  <w:style w:type="character" w:styleId="ac">
    <w:name w:val="annotation reference"/>
    <w:basedOn w:val="a0"/>
    <w:uiPriority w:val="99"/>
    <w:semiHidden/>
    <w:unhideWhenUsed/>
    <w:rsid w:val="00D3565B"/>
    <w:rPr>
      <w:sz w:val="16"/>
      <w:szCs w:val="16"/>
    </w:rPr>
  </w:style>
  <w:style w:type="paragraph" w:styleId="ad">
    <w:name w:val="annotation text"/>
    <w:basedOn w:val="a"/>
    <w:link w:val="ae"/>
    <w:uiPriority w:val="99"/>
    <w:semiHidden/>
    <w:unhideWhenUsed/>
    <w:rsid w:val="00D3565B"/>
    <w:rPr>
      <w:sz w:val="20"/>
      <w:szCs w:val="20"/>
    </w:rPr>
  </w:style>
  <w:style w:type="character" w:customStyle="1" w:styleId="ae">
    <w:name w:val="批注文字 字符"/>
    <w:basedOn w:val="a0"/>
    <w:link w:val="ad"/>
    <w:uiPriority w:val="99"/>
    <w:semiHidden/>
    <w:rsid w:val="00D3565B"/>
    <w:rPr>
      <w:sz w:val="20"/>
      <w:szCs w:val="20"/>
    </w:rPr>
  </w:style>
  <w:style w:type="paragraph" w:styleId="af">
    <w:name w:val="annotation subject"/>
    <w:basedOn w:val="ad"/>
    <w:next w:val="ad"/>
    <w:link w:val="af0"/>
    <w:uiPriority w:val="99"/>
    <w:semiHidden/>
    <w:unhideWhenUsed/>
    <w:rsid w:val="00D3565B"/>
    <w:rPr>
      <w:b/>
      <w:bCs/>
    </w:rPr>
  </w:style>
  <w:style w:type="character" w:customStyle="1" w:styleId="af0">
    <w:name w:val="批注主题 字符"/>
    <w:basedOn w:val="ae"/>
    <w:link w:val="af"/>
    <w:uiPriority w:val="99"/>
    <w:semiHidden/>
    <w:rsid w:val="00D356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926">
      <w:bodyDiv w:val="1"/>
      <w:marLeft w:val="0"/>
      <w:marRight w:val="0"/>
      <w:marTop w:val="0"/>
      <w:marBottom w:val="0"/>
      <w:divBdr>
        <w:top w:val="none" w:sz="0" w:space="0" w:color="auto"/>
        <w:left w:val="none" w:sz="0" w:space="0" w:color="auto"/>
        <w:bottom w:val="none" w:sz="0" w:space="0" w:color="auto"/>
        <w:right w:val="none" w:sz="0" w:space="0" w:color="auto"/>
      </w:divBdr>
      <w:divsChild>
        <w:div w:id="1785071293">
          <w:marLeft w:val="0"/>
          <w:marRight w:val="0"/>
          <w:marTop w:val="156"/>
          <w:marBottom w:val="84"/>
          <w:divBdr>
            <w:top w:val="none" w:sz="0" w:space="0" w:color="auto"/>
            <w:left w:val="none" w:sz="0" w:space="0" w:color="auto"/>
            <w:bottom w:val="none" w:sz="0" w:space="0" w:color="auto"/>
            <w:right w:val="none" w:sz="0" w:space="0" w:color="auto"/>
          </w:divBdr>
        </w:div>
      </w:divsChild>
    </w:div>
    <w:div w:id="224067655">
      <w:bodyDiv w:val="1"/>
      <w:marLeft w:val="0"/>
      <w:marRight w:val="0"/>
      <w:marTop w:val="0"/>
      <w:marBottom w:val="0"/>
      <w:divBdr>
        <w:top w:val="none" w:sz="0" w:space="0" w:color="auto"/>
        <w:left w:val="none" w:sz="0" w:space="0" w:color="auto"/>
        <w:bottom w:val="none" w:sz="0" w:space="0" w:color="auto"/>
        <w:right w:val="none" w:sz="0" w:space="0" w:color="auto"/>
      </w:divBdr>
    </w:div>
    <w:div w:id="250697007">
      <w:bodyDiv w:val="1"/>
      <w:marLeft w:val="0"/>
      <w:marRight w:val="0"/>
      <w:marTop w:val="0"/>
      <w:marBottom w:val="0"/>
      <w:divBdr>
        <w:top w:val="none" w:sz="0" w:space="0" w:color="auto"/>
        <w:left w:val="none" w:sz="0" w:space="0" w:color="auto"/>
        <w:bottom w:val="none" w:sz="0" w:space="0" w:color="auto"/>
        <w:right w:val="none" w:sz="0" w:space="0" w:color="auto"/>
      </w:divBdr>
    </w:div>
    <w:div w:id="435292236">
      <w:bodyDiv w:val="1"/>
      <w:marLeft w:val="0"/>
      <w:marRight w:val="0"/>
      <w:marTop w:val="0"/>
      <w:marBottom w:val="0"/>
      <w:divBdr>
        <w:top w:val="none" w:sz="0" w:space="0" w:color="auto"/>
        <w:left w:val="none" w:sz="0" w:space="0" w:color="auto"/>
        <w:bottom w:val="none" w:sz="0" w:space="0" w:color="auto"/>
        <w:right w:val="none" w:sz="0" w:space="0" w:color="auto"/>
      </w:divBdr>
    </w:div>
    <w:div w:id="666056833">
      <w:bodyDiv w:val="1"/>
      <w:marLeft w:val="0"/>
      <w:marRight w:val="0"/>
      <w:marTop w:val="0"/>
      <w:marBottom w:val="0"/>
      <w:divBdr>
        <w:top w:val="none" w:sz="0" w:space="0" w:color="auto"/>
        <w:left w:val="none" w:sz="0" w:space="0" w:color="auto"/>
        <w:bottom w:val="none" w:sz="0" w:space="0" w:color="auto"/>
        <w:right w:val="none" w:sz="0" w:space="0" w:color="auto"/>
      </w:divBdr>
      <w:divsChild>
        <w:div w:id="89667158">
          <w:marLeft w:val="0"/>
          <w:marRight w:val="0"/>
          <w:marTop w:val="0"/>
          <w:marBottom w:val="120"/>
          <w:divBdr>
            <w:top w:val="none" w:sz="0" w:space="0" w:color="auto"/>
            <w:left w:val="none" w:sz="0" w:space="0" w:color="auto"/>
            <w:bottom w:val="none" w:sz="0" w:space="0" w:color="auto"/>
            <w:right w:val="none" w:sz="0" w:space="0" w:color="auto"/>
          </w:divBdr>
        </w:div>
      </w:divsChild>
    </w:div>
    <w:div w:id="813528249">
      <w:bodyDiv w:val="1"/>
      <w:marLeft w:val="0"/>
      <w:marRight w:val="0"/>
      <w:marTop w:val="0"/>
      <w:marBottom w:val="0"/>
      <w:divBdr>
        <w:top w:val="none" w:sz="0" w:space="0" w:color="auto"/>
        <w:left w:val="none" w:sz="0" w:space="0" w:color="auto"/>
        <w:bottom w:val="none" w:sz="0" w:space="0" w:color="auto"/>
        <w:right w:val="none" w:sz="0" w:space="0" w:color="auto"/>
      </w:divBdr>
    </w:div>
    <w:div w:id="950431492">
      <w:bodyDiv w:val="1"/>
      <w:marLeft w:val="0"/>
      <w:marRight w:val="0"/>
      <w:marTop w:val="0"/>
      <w:marBottom w:val="0"/>
      <w:divBdr>
        <w:top w:val="none" w:sz="0" w:space="0" w:color="auto"/>
        <w:left w:val="none" w:sz="0" w:space="0" w:color="auto"/>
        <w:bottom w:val="none" w:sz="0" w:space="0" w:color="auto"/>
        <w:right w:val="none" w:sz="0" w:space="0" w:color="auto"/>
      </w:divBdr>
      <w:divsChild>
        <w:div w:id="2047559119">
          <w:marLeft w:val="0"/>
          <w:marRight w:val="0"/>
          <w:marTop w:val="0"/>
          <w:marBottom w:val="0"/>
          <w:divBdr>
            <w:top w:val="none" w:sz="0" w:space="0" w:color="auto"/>
            <w:left w:val="none" w:sz="0" w:space="0" w:color="auto"/>
            <w:bottom w:val="none" w:sz="0" w:space="0" w:color="auto"/>
            <w:right w:val="none" w:sz="0" w:space="0" w:color="auto"/>
          </w:divBdr>
        </w:div>
      </w:divsChild>
    </w:div>
    <w:div w:id="1020357939">
      <w:bodyDiv w:val="1"/>
      <w:marLeft w:val="0"/>
      <w:marRight w:val="0"/>
      <w:marTop w:val="0"/>
      <w:marBottom w:val="0"/>
      <w:divBdr>
        <w:top w:val="none" w:sz="0" w:space="0" w:color="auto"/>
        <w:left w:val="none" w:sz="0" w:space="0" w:color="auto"/>
        <w:bottom w:val="none" w:sz="0" w:space="0" w:color="auto"/>
        <w:right w:val="none" w:sz="0" w:space="0" w:color="auto"/>
      </w:divBdr>
    </w:div>
    <w:div w:id="1132208270">
      <w:bodyDiv w:val="1"/>
      <w:marLeft w:val="0"/>
      <w:marRight w:val="0"/>
      <w:marTop w:val="0"/>
      <w:marBottom w:val="0"/>
      <w:divBdr>
        <w:top w:val="none" w:sz="0" w:space="0" w:color="auto"/>
        <w:left w:val="none" w:sz="0" w:space="0" w:color="auto"/>
        <w:bottom w:val="none" w:sz="0" w:space="0" w:color="auto"/>
        <w:right w:val="none" w:sz="0" w:space="0" w:color="auto"/>
      </w:divBdr>
    </w:div>
    <w:div w:id="1191725021">
      <w:bodyDiv w:val="1"/>
      <w:marLeft w:val="0"/>
      <w:marRight w:val="0"/>
      <w:marTop w:val="0"/>
      <w:marBottom w:val="0"/>
      <w:divBdr>
        <w:top w:val="none" w:sz="0" w:space="0" w:color="auto"/>
        <w:left w:val="none" w:sz="0" w:space="0" w:color="auto"/>
        <w:bottom w:val="none" w:sz="0" w:space="0" w:color="auto"/>
        <w:right w:val="none" w:sz="0" w:space="0" w:color="auto"/>
      </w:divBdr>
    </w:div>
    <w:div w:id="1269048361">
      <w:bodyDiv w:val="1"/>
      <w:marLeft w:val="0"/>
      <w:marRight w:val="0"/>
      <w:marTop w:val="0"/>
      <w:marBottom w:val="0"/>
      <w:divBdr>
        <w:top w:val="none" w:sz="0" w:space="0" w:color="auto"/>
        <w:left w:val="none" w:sz="0" w:space="0" w:color="auto"/>
        <w:bottom w:val="none" w:sz="0" w:space="0" w:color="auto"/>
        <w:right w:val="none" w:sz="0" w:space="0" w:color="auto"/>
      </w:divBdr>
    </w:div>
    <w:div w:id="1276524618">
      <w:bodyDiv w:val="1"/>
      <w:marLeft w:val="0"/>
      <w:marRight w:val="0"/>
      <w:marTop w:val="0"/>
      <w:marBottom w:val="0"/>
      <w:divBdr>
        <w:top w:val="none" w:sz="0" w:space="0" w:color="auto"/>
        <w:left w:val="none" w:sz="0" w:space="0" w:color="auto"/>
        <w:bottom w:val="none" w:sz="0" w:space="0" w:color="auto"/>
        <w:right w:val="none" w:sz="0" w:space="0" w:color="auto"/>
      </w:divBdr>
    </w:div>
    <w:div w:id="1399860411">
      <w:bodyDiv w:val="1"/>
      <w:marLeft w:val="0"/>
      <w:marRight w:val="0"/>
      <w:marTop w:val="0"/>
      <w:marBottom w:val="0"/>
      <w:divBdr>
        <w:top w:val="none" w:sz="0" w:space="0" w:color="auto"/>
        <w:left w:val="none" w:sz="0" w:space="0" w:color="auto"/>
        <w:bottom w:val="none" w:sz="0" w:space="0" w:color="auto"/>
        <w:right w:val="none" w:sz="0" w:space="0" w:color="auto"/>
      </w:divBdr>
      <w:divsChild>
        <w:div w:id="635716932">
          <w:marLeft w:val="0"/>
          <w:marRight w:val="0"/>
          <w:marTop w:val="0"/>
          <w:marBottom w:val="0"/>
          <w:divBdr>
            <w:top w:val="none" w:sz="0" w:space="0" w:color="auto"/>
            <w:left w:val="none" w:sz="0" w:space="0" w:color="auto"/>
            <w:bottom w:val="none" w:sz="0" w:space="0" w:color="auto"/>
            <w:right w:val="none" w:sz="0" w:space="0" w:color="auto"/>
          </w:divBdr>
        </w:div>
        <w:div w:id="1267230825">
          <w:marLeft w:val="0"/>
          <w:marRight w:val="0"/>
          <w:marTop w:val="0"/>
          <w:marBottom w:val="0"/>
          <w:divBdr>
            <w:top w:val="none" w:sz="0" w:space="0" w:color="auto"/>
            <w:left w:val="none" w:sz="0" w:space="0" w:color="auto"/>
            <w:bottom w:val="none" w:sz="0" w:space="0" w:color="auto"/>
            <w:right w:val="none" w:sz="0" w:space="0" w:color="auto"/>
          </w:divBdr>
        </w:div>
        <w:div w:id="686638510">
          <w:marLeft w:val="0"/>
          <w:marRight w:val="0"/>
          <w:marTop w:val="0"/>
          <w:marBottom w:val="0"/>
          <w:divBdr>
            <w:top w:val="none" w:sz="0" w:space="0" w:color="auto"/>
            <w:left w:val="none" w:sz="0" w:space="0" w:color="auto"/>
            <w:bottom w:val="none" w:sz="0" w:space="0" w:color="auto"/>
            <w:right w:val="none" w:sz="0" w:space="0" w:color="auto"/>
          </w:divBdr>
        </w:div>
        <w:div w:id="1244680126">
          <w:marLeft w:val="0"/>
          <w:marRight w:val="0"/>
          <w:marTop w:val="0"/>
          <w:marBottom w:val="0"/>
          <w:divBdr>
            <w:top w:val="none" w:sz="0" w:space="0" w:color="auto"/>
            <w:left w:val="none" w:sz="0" w:space="0" w:color="auto"/>
            <w:bottom w:val="none" w:sz="0" w:space="0" w:color="auto"/>
            <w:right w:val="none" w:sz="0" w:space="0" w:color="auto"/>
          </w:divBdr>
        </w:div>
        <w:div w:id="1036613259">
          <w:marLeft w:val="0"/>
          <w:marRight w:val="0"/>
          <w:marTop w:val="0"/>
          <w:marBottom w:val="0"/>
          <w:divBdr>
            <w:top w:val="none" w:sz="0" w:space="0" w:color="auto"/>
            <w:left w:val="none" w:sz="0" w:space="0" w:color="auto"/>
            <w:bottom w:val="none" w:sz="0" w:space="0" w:color="auto"/>
            <w:right w:val="none" w:sz="0" w:space="0" w:color="auto"/>
          </w:divBdr>
        </w:div>
      </w:divsChild>
    </w:div>
    <w:div w:id="1430202391">
      <w:bodyDiv w:val="1"/>
      <w:marLeft w:val="0"/>
      <w:marRight w:val="0"/>
      <w:marTop w:val="0"/>
      <w:marBottom w:val="0"/>
      <w:divBdr>
        <w:top w:val="none" w:sz="0" w:space="0" w:color="auto"/>
        <w:left w:val="none" w:sz="0" w:space="0" w:color="auto"/>
        <w:bottom w:val="none" w:sz="0" w:space="0" w:color="auto"/>
        <w:right w:val="none" w:sz="0" w:space="0" w:color="auto"/>
      </w:divBdr>
    </w:div>
    <w:div w:id="1483038583">
      <w:bodyDiv w:val="1"/>
      <w:marLeft w:val="0"/>
      <w:marRight w:val="0"/>
      <w:marTop w:val="0"/>
      <w:marBottom w:val="0"/>
      <w:divBdr>
        <w:top w:val="none" w:sz="0" w:space="0" w:color="auto"/>
        <w:left w:val="none" w:sz="0" w:space="0" w:color="auto"/>
        <w:bottom w:val="none" w:sz="0" w:space="0" w:color="auto"/>
        <w:right w:val="none" w:sz="0" w:space="0" w:color="auto"/>
      </w:divBdr>
    </w:div>
    <w:div w:id="1655178166">
      <w:bodyDiv w:val="1"/>
      <w:marLeft w:val="0"/>
      <w:marRight w:val="0"/>
      <w:marTop w:val="0"/>
      <w:marBottom w:val="0"/>
      <w:divBdr>
        <w:top w:val="none" w:sz="0" w:space="0" w:color="auto"/>
        <w:left w:val="none" w:sz="0" w:space="0" w:color="auto"/>
        <w:bottom w:val="none" w:sz="0" w:space="0" w:color="auto"/>
        <w:right w:val="none" w:sz="0" w:space="0" w:color="auto"/>
      </w:divBdr>
    </w:div>
    <w:div w:id="1809128468">
      <w:bodyDiv w:val="1"/>
      <w:marLeft w:val="0"/>
      <w:marRight w:val="0"/>
      <w:marTop w:val="0"/>
      <w:marBottom w:val="0"/>
      <w:divBdr>
        <w:top w:val="none" w:sz="0" w:space="0" w:color="auto"/>
        <w:left w:val="none" w:sz="0" w:space="0" w:color="auto"/>
        <w:bottom w:val="none" w:sz="0" w:space="0" w:color="auto"/>
        <w:right w:val="none" w:sz="0" w:space="0" w:color="auto"/>
      </w:divBdr>
    </w:div>
    <w:div w:id="1820341466">
      <w:bodyDiv w:val="1"/>
      <w:marLeft w:val="0"/>
      <w:marRight w:val="0"/>
      <w:marTop w:val="0"/>
      <w:marBottom w:val="0"/>
      <w:divBdr>
        <w:top w:val="none" w:sz="0" w:space="0" w:color="auto"/>
        <w:left w:val="none" w:sz="0" w:space="0" w:color="auto"/>
        <w:bottom w:val="none" w:sz="0" w:space="0" w:color="auto"/>
        <w:right w:val="none" w:sz="0" w:space="0" w:color="auto"/>
      </w:divBdr>
      <w:divsChild>
        <w:div w:id="705179521">
          <w:marLeft w:val="0"/>
          <w:marRight w:val="0"/>
          <w:marTop w:val="156"/>
          <w:marBottom w:val="84"/>
          <w:divBdr>
            <w:top w:val="none" w:sz="0" w:space="0" w:color="auto"/>
            <w:left w:val="none" w:sz="0" w:space="0" w:color="auto"/>
            <w:bottom w:val="none" w:sz="0" w:space="0" w:color="auto"/>
            <w:right w:val="none" w:sz="0" w:space="0" w:color="auto"/>
          </w:divBdr>
        </w:div>
      </w:divsChild>
    </w:div>
    <w:div w:id="1956137700">
      <w:bodyDiv w:val="1"/>
      <w:marLeft w:val="0"/>
      <w:marRight w:val="0"/>
      <w:marTop w:val="0"/>
      <w:marBottom w:val="0"/>
      <w:divBdr>
        <w:top w:val="none" w:sz="0" w:space="0" w:color="auto"/>
        <w:left w:val="none" w:sz="0" w:space="0" w:color="auto"/>
        <w:bottom w:val="none" w:sz="0" w:space="0" w:color="auto"/>
        <w:right w:val="none" w:sz="0" w:space="0" w:color="auto"/>
      </w:divBdr>
    </w:div>
    <w:div w:id="2024160660">
      <w:bodyDiv w:val="1"/>
      <w:marLeft w:val="0"/>
      <w:marRight w:val="0"/>
      <w:marTop w:val="0"/>
      <w:marBottom w:val="0"/>
      <w:divBdr>
        <w:top w:val="none" w:sz="0" w:space="0" w:color="auto"/>
        <w:left w:val="none" w:sz="0" w:space="0" w:color="auto"/>
        <w:bottom w:val="none" w:sz="0" w:space="0" w:color="auto"/>
        <w:right w:val="none" w:sz="0" w:space="0" w:color="auto"/>
      </w:divBdr>
      <w:divsChild>
        <w:div w:id="1054499293">
          <w:marLeft w:val="360"/>
          <w:marRight w:val="360"/>
          <w:marTop w:val="84"/>
          <w:marBottom w:val="84"/>
          <w:divBdr>
            <w:top w:val="none" w:sz="0" w:space="0" w:color="auto"/>
            <w:left w:val="none" w:sz="0" w:space="0" w:color="auto"/>
            <w:bottom w:val="none" w:sz="0" w:space="0" w:color="auto"/>
            <w:right w:val="none" w:sz="0" w:space="0" w:color="auto"/>
          </w:divBdr>
          <w:divsChild>
            <w:div w:id="2976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431">
      <w:bodyDiv w:val="1"/>
      <w:marLeft w:val="0"/>
      <w:marRight w:val="0"/>
      <w:marTop w:val="0"/>
      <w:marBottom w:val="0"/>
      <w:divBdr>
        <w:top w:val="none" w:sz="0" w:space="0" w:color="auto"/>
        <w:left w:val="none" w:sz="0" w:space="0" w:color="auto"/>
        <w:bottom w:val="none" w:sz="0" w:space="0" w:color="auto"/>
        <w:right w:val="none" w:sz="0" w:space="0" w:color="auto"/>
      </w:divBdr>
      <w:divsChild>
        <w:div w:id="789591123">
          <w:marLeft w:val="0"/>
          <w:marRight w:val="0"/>
          <w:marTop w:val="0"/>
          <w:marBottom w:val="0"/>
          <w:divBdr>
            <w:top w:val="none" w:sz="0" w:space="0" w:color="auto"/>
            <w:left w:val="none" w:sz="0" w:space="0" w:color="auto"/>
            <w:bottom w:val="none" w:sz="0" w:space="0" w:color="auto"/>
            <w:right w:val="none" w:sz="0" w:space="0" w:color="auto"/>
          </w:divBdr>
        </w:div>
        <w:div w:id="1952204344">
          <w:marLeft w:val="0"/>
          <w:marRight w:val="0"/>
          <w:marTop w:val="0"/>
          <w:marBottom w:val="0"/>
          <w:divBdr>
            <w:top w:val="none" w:sz="0" w:space="0" w:color="auto"/>
            <w:left w:val="none" w:sz="0" w:space="0" w:color="auto"/>
            <w:bottom w:val="none" w:sz="0" w:space="0" w:color="auto"/>
            <w:right w:val="none" w:sz="0" w:space="0" w:color="auto"/>
          </w:divBdr>
        </w:div>
      </w:divsChild>
    </w:div>
    <w:div w:id="2098397937">
      <w:bodyDiv w:val="1"/>
      <w:marLeft w:val="0"/>
      <w:marRight w:val="0"/>
      <w:marTop w:val="0"/>
      <w:marBottom w:val="0"/>
      <w:divBdr>
        <w:top w:val="none" w:sz="0" w:space="0" w:color="auto"/>
        <w:left w:val="none" w:sz="0" w:space="0" w:color="auto"/>
        <w:bottom w:val="none" w:sz="0" w:space="0" w:color="auto"/>
        <w:right w:val="none" w:sz="0" w:space="0" w:color="auto"/>
      </w:divBdr>
      <w:divsChild>
        <w:div w:id="1448817350">
          <w:marLeft w:val="0"/>
          <w:marRight w:val="0"/>
          <w:marTop w:val="0"/>
          <w:marBottom w:val="0"/>
          <w:divBdr>
            <w:top w:val="none" w:sz="0" w:space="0" w:color="auto"/>
            <w:left w:val="none" w:sz="0" w:space="0" w:color="auto"/>
            <w:bottom w:val="none" w:sz="0" w:space="0" w:color="auto"/>
            <w:right w:val="none" w:sz="0" w:space="0" w:color="auto"/>
          </w:divBdr>
        </w:div>
      </w:divsChild>
    </w:div>
    <w:div w:id="210017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microsoft.com/office/2016/09/relationships/commentsIds" Target="commentsId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21</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iamthree</dc:creator>
  <cp:keywords/>
  <dc:description/>
  <cp:lastModifiedBy>iamthree</cp:lastModifiedBy>
  <cp:revision>5</cp:revision>
  <dcterms:created xsi:type="dcterms:W3CDTF">2018-12-02T16:58:00Z</dcterms:created>
  <dcterms:modified xsi:type="dcterms:W3CDTF">2018-12-04T13:45:00Z</dcterms:modified>
</cp:coreProperties>
</file>